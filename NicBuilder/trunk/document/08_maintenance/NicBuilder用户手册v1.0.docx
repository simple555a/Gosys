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Default Extension="wmf" ContentType="image/x-w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3D1" w:rsidRPr="00187CB3" w:rsidRDefault="00E307F3" w:rsidP="00E91790">
      <w:pPr>
        <w:jc w:val="center"/>
        <w:rPr>
          <w:rFonts w:ascii="Times New Roman" w:eastAsia="宋体" w:hAnsi="Times New Roman" w:cs="Times New Roman"/>
        </w:rPr>
      </w:pPr>
      <w:r w:rsidRPr="00187CB3">
        <w:rPr>
          <w:rFonts w:ascii="Times New Roman" w:eastAsia="宋体" w:hAnsi="Times New Roman" w:cs="Times New Roman"/>
          <w:noProof/>
        </w:rPr>
        <w:drawing>
          <wp:inline distT="0" distB="0" distL="0" distR="0">
            <wp:extent cx="5277345" cy="724850"/>
            <wp:effectExtent l="19050" t="0" r="0" b="0"/>
            <wp:docPr id="3" name="图片 0" descr="中英文全称12-英文标志终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英文全称12-英文标志终版.jpg"/>
                    <pic:cNvPicPr/>
                  </pic:nvPicPr>
                  <pic:blipFill>
                    <a:blip r:embed="rId8" cstate="print"/>
                    <a:stretch>
                      <a:fillRect/>
                    </a:stretch>
                  </pic:blipFill>
                  <pic:spPr>
                    <a:xfrm>
                      <a:off x="0" y="0"/>
                      <a:ext cx="5309718" cy="729296"/>
                    </a:xfrm>
                    <a:prstGeom prst="rect">
                      <a:avLst/>
                    </a:prstGeom>
                  </pic:spPr>
                </pic:pic>
              </a:graphicData>
            </a:graphic>
          </wp:inline>
        </w:drawing>
      </w:r>
    </w:p>
    <w:p w:rsidR="00FB2DB0" w:rsidRPr="00187CB3" w:rsidRDefault="00FB2DB0" w:rsidP="00892886">
      <w:pPr>
        <w:spacing w:beforeLines="50" w:afterLines="50"/>
        <w:ind w:firstLineChars="2" w:firstLine="6"/>
        <w:rPr>
          <w:rFonts w:ascii="Times New Roman" w:eastAsia="黑体" w:hAnsi="Times New Roman" w:cs="Times New Roman"/>
          <w:b/>
          <w:sz w:val="30"/>
          <w:szCs w:val="30"/>
        </w:rPr>
      </w:pPr>
    </w:p>
    <w:p w:rsidR="00FB2DB0" w:rsidRPr="00187CB3" w:rsidRDefault="00FB2DB0" w:rsidP="00892886">
      <w:pPr>
        <w:spacing w:beforeLines="50" w:afterLines="50"/>
        <w:ind w:firstLineChars="2" w:firstLine="6"/>
        <w:rPr>
          <w:rFonts w:ascii="Times New Roman" w:eastAsia="黑体" w:hAnsi="Times New Roman" w:cs="Times New Roman"/>
          <w:b/>
          <w:sz w:val="30"/>
          <w:szCs w:val="30"/>
        </w:rPr>
      </w:pPr>
    </w:p>
    <w:p w:rsidR="00FB2DB0" w:rsidRPr="00187CB3" w:rsidRDefault="00FB2DB0" w:rsidP="00892886">
      <w:pPr>
        <w:spacing w:beforeLines="50" w:afterLines="50"/>
        <w:ind w:right="1200" w:firstLineChars="4450" w:firstLine="8010"/>
        <w:rPr>
          <w:rFonts w:ascii="Times New Roman" w:eastAsia="微软雅黑" w:hAnsi="Times New Roman" w:cs="Times New Roman"/>
          <w:b/>
          <w:sz w:val="18"/>
          <w:szCs w:val="18"/>
        </w:rPr>
      </w:pPr>
    </w:p>
    <w:p w:rsidR="00FB2DB0" w:rsidRPr="00187CB3" w:rsidRDefault="00FB2DB0" w:rsidP="00892886">
      <w:pPr>
        <w:spacing w:beforeLines="50" w:afterLines="50"/>
        <w:ind w:firstLineChars="2" w:firstLine="6"/>
        <w:rPr>
          <w:rFonts w:ascii="Times New Roman" w:eastAsia="黑体" w:hAnsi="Times New Roman" w:cs="Times New Roman"/>
          <w:b/>
          <w:sz w:val="30"/>
          <w:szCs w:val="30"/>
        </w:rPr>
      </w:pPr>
    </w:p>
    <w:p w:rsidR="00FB2DB0" w:rsidRPr="00187CB3" w:rsidRDefault="00FB2DB0" w:rsidP="00FB2DB0">
      <w:pPr>
        <w:rPr>
          <w:rFonts w:ascii="Times New Roman" w:hAnsi="Times New Roman" w:cs="Times New Roman"/>
          <w:b/>
          <w:sz w:val="30"/>
          <w:szCs w:val="30"/>
        </w:rPr>
      </w:pPr>
    </w:p>
    <w:p w:rsidR="00FB2DB0" w:rsidRPr="00187CB3" w:rsidRDefault="00FB2DB0" w:rsidP="00FB2DB0">
      <w:pPr>
        <w:rPr>
          <w:rFonts w:ascii="Times New Roman" w:hAnsi="Times New Roman" w:cs="Times New Roman"/>
          <w:b/>
          <w:sz w:val="30"/>
          <w:szCs w:val="30"/>
        </w:rPr>
      </w:pPr>
    </w:p>
    <w:p w:rsidR="00FB2DB0" w:rsidRPr="00187CB3" w:rsidRDefault="00FB2DB0" w:rsidP="00FB2DB0">
      <w:pPr>
        <w:rPr>
          <w:rFonts w:ascii="Times New Roman" w:hAnsi="Times New Roman" w:cs="Times New Roman"/>
          <w:b/>
          <w:sz w:val="30"/>
          <w:szCs w:val="30"/>
        </w:rPr>
      </w:pPr>
    </w:p>
    <w:p w:rsidR="00FB2DB0" w:rsidRPr="00187CB3" w:rsidRDefault="00FB2DB0" w:rsidP="00FB2DB0">
      <w:pPr>
        <w:rPr>
          <w:rFonts w:ascii="Times New Roman" w:hAnsi="Times New Roman" w:cs="Times New Roman"/>
          <w:b/>
          <w:sz w:val="30"/>
          <w:szCs w:val="30"/>
        </w:rPr>
      </w:pPr>
    </w:p>
    <w:p w:rsidR="00FB2DB0" w:rsidRPr="00187CB3" w:rsidRDefault="00FB2DB0" w:rsidP="00FB2DB0">
      <w:pPr>
        <w:ind w:firstLineChars="2" w:firstLine="6"/>
        <w:rPr>
          <w:rFonts w:ascii="Times New Roman" w:hAnsi="Times New Roman" w:cs="Times New Roman"/>
          <w:b/>
          <w:sz w:val="30"/>
          <w:szCs w:val="30"/>
        </w:rPr>
      </w:pPr>
    </w:p>
    <w:p w:rsidR="00FB2DB0" w:rsidRPr="00187CB3" w:rsidRDefault="00FB2DB0" w:rsidP="00892886">
      <w:pPr>
        <w:spacing w:beforeLines="50" w:afterLines="50"/>
        <w:ind w:firstLineChars="2" w:firstLine="10"/>
        <w:jc w:val="center"/>
        <w:outlineLvl w:val="0"/>
        <w:rPr>
          <w:rFonts w:ascii="Times New Roman" w:eastAsia="黑体" w:hAnsi="Times New Roman" w:cs="Times New Roman"/>
          <w:b/>
          <w:sz w:val="52"/>
          <w:szCs w:val="52"/>
        </w:rPr>
      </w:pPr>
      <w:bookmarkStart w:id="0" w:name="_Toc406074986"/>
      <w:r w:rsidRPr="00187CB3">
        <w:rPr>
          <w:rFonts w:ascii="Times New Roman" w:eastAsia="黑体" w:hAnsi="Times New Roman" w:cs="Times New Roman"/>
          <w:b/>
          <w:sz w:val="52"/>
          <w:szCs w:val="52"/>
        </w:rPr>
        <w:t xml:space="preserve">NicBuilder </w:t>
      </w:r>
      <w:r w:rsidRPr="00187CB3">
        <w:rPr>
          <w:rFonts w:ascii="Times New Roman" w:eastAsia="黑体" w:hAnsi="Times New Roman" w:cs="Times New Roman"/>
          <w:b/>
          <w:sz w:val="52"/>
          <w:szCs w:val="52"/>
        </w:rPr>
        <w:t>用户手册</w:t>
      </w:r>
      <w:bookmarkEnd w:id="0"/>
    </w:p>
    <w:p w:rsidR="00FB2DB0" w:rsidRPr="00187CB3" w:rsidRDefault="00FB2DB0" w:rsidP="002C14AC">
      <w:pPr>
        <w:jc w:val="center"/>
        <w:rPr>
          <w:rFonts w:ascii="Times New Roman" w:eastAsia="黑体" w:hAnsi="Times New Roman" w:cs="Times New Roman"/>
          <w:b/>
          <w:sz w:val="30"/>
          <w:szCs w:val="30"/>
        </w:rPr>
      </w:pPr>
      <w:bookmarkStart w:id="1" w:name="_Toc406074987"/>
      <w:r w:rsidRPr="00187CB3">
        <w:rPr>
          <w:rFonts w:ascii="Times New Roman" w:eastAsia="黑体" w:hAnsi="Times New Roman" w:cs="Times New Roman"/>
          <w:b/>
          <w:sz w:val="30"/>
          <w:szCs w:val="30"/>
        </w:rPr>
        <w:t>版本</w:t>
      </w:r>
      <w:r w:rsidRPr="00187CB3">
        <w:rPr>
          <w:rFonts w:ascii="Times New Roman" w:eastAsia="黑体" w:hAnsi="Times New Roman" w:cs="Times New Roman"/>
          <w:b/>
          <w:sz w:val="30"/>
          <w:szCs w:val="30"/>
        </w:rPr>
        <w:t>1.0</w:t>
      </w:r>
      <w:bookmarkEnd w:id="1"/>
    </w:p>
    <w:p w:rsidR="00FB2DB0" w:rsidRPr="00187CB3" w:rsidRDefault="00FB2DB0" w:rsidP="002C14AC">
      <w:pPr>
        <w:jc w:val="center"/>
        <w:rPr>
          <w:rFonts w:ascii="Times New Roman" w:eastAsia="黑体" w:hAnsi="Times New Roman" w:cs="Times New Roman"/>
          <w:b/>
          <w:sz w:val="30"/>
          <w:szCs w:val="30"/>
        </w:rPr>
      </w:pPr>
      <w:bookmarkStart w:id="2" w:name="_Toc406074988"/>
      <w:r w:rsidRPr="00187CB3">
        <w:rPr>
          <w:rFonts w:ascii="Times New Roman" w:eastAsia="黑体" w:hAnsi="Times New Roman" w:cs="Times New Roman"/>
          <w:b/>
          <w:sz w:val="30"/>
          <w:szCs w:val="30"/>
        </w:rPr>
        <w:t>For Windows NT/2000/XP/7</w:t>
      </w:r>
      <w:bookmarkEnd w:id="2"/>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1334C" w:rsidP="00FB2DB0">
      <w:pPr>
        <w:ind w:firstLineChars="2" w:firstLine="4"/>
        <w:jc w:val="center"/>
        <w:rPr>
          <w:rFonts w:ascii="Times New Roman" w:eastAsia="黑体" w:hAnsi="Times New Roman" w:cs="Times New Roman"/>
          <w:b/>
        </w:rPr>
      </w:pPr>
      <w:r>
        <w:rPr>
          <w:rFonts w:ascii="Times New Roman" w:eastAsia="黑体" w:hAnsi="Times New Roman" w:cs="Times New Roman"/>
          <w:b/>
          <w:noProof/>
        </w:rPr>
        <w:pict>
          <v:shapetype id="_x0000_t109" coordsize="21600,21600" o:spt="109" path="m,l,21600r21600,l21600,xe">
            <v:stroke joinstyle="miter"/>
            <v:path gradientshapeok="t" o:connecttype="rect"/>
          </v:shapetype>
          <v:shape id="_x0000_s2236" type="#_x0000_t109" style="position:absolute;left:0;text-align:left;margin-left:128.55pt;margin-top:10.05pt;width:358.5pt;height:7.15pt;z-index:251672576" fillcolor="black" strokecolor="#f2f2f2" strokeweight="3pt">
            <v:shadow on="t" type="perspective" color="#7f7f7f" opacity=".5" offset="1pt" offset2="-1pt"/>
          </v:shape>
        </w:pict>
      </w: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892886">
      <w:pPr>
        <w:spacing w:beforeLines="50" w:afterLines="50"/>
        <w:ind w:right="450" w:firstLineChars="2" w:firstLine="6"/>
        <w:jc w:val="right"/>
        <w:rPr>
          <w:rFonts w:ascii="Times New Roman" w:eastAsia="黑体" w:hAnsi="Times New Roman" w:cs="Times New Roman"/>
          <w:b/>
          <w:sz w:val="30"/>
          <w:szCs w:val="30"/>
        </w:rPr>
      </w:pPr>
      <w:r w:rsidRPr="00187CB3">
        <w:rPr>
          <w:rFonts w:ascii="Times New Roman" w:eastAsia="黑体" w:hAnsi="Times New Roman" w:cs="Times New Roman"/>
          <w:b/>
          <w:sz w:val="30"/>
          <w:szCs w:val="30"/>
        </w:rPr>
        <w:t>NicSys</w:t>
      </w:r>
      <w:r w:rsidR="00D56381" w:rsidRPr="00187CB3">
        <w:rPr>
          <w:rFonts w:ascii="Times New Roman" w:eastAsia="黑体" w:hAnsi="Times New Roman" w:cs="Times New Roman"/>
          <w:b/>
          <w:sz w:val="30"/>
          <w:szCs w:val="30"/>
          <w:vertAlign w:val="superscript"/>
        </w:rPr>
        <w:t>®</w:t>
      </w:r>
      <w:r w:rsidRPr="00187CB3">
        <w:rPr>
          <w:rFonts w:ascii="Times New Roman" w:eastAsia="黑体" w:hAnsi="Times New Roman" w:cs="Times New Roman"/>
          <w:b/>
          <w:sz w:val="30"/>
          <w:szCs w:val="30"/>
        </w:rPr>
        <w:t>1000</w:t>
      </w:r>
      <w:r w:rsidRPr="00187CB3">
        <w:rPr>
          <w:rFonts w:ascii="Times New Roman" w:eastAsia="黑体" w:hAnsi="Times New Roman" w:cs="Times New Roman"/>
          <w:b/>
          <w:sz w:val="30"/>
          <w:szCs w:val="30"/>
        </w:rPr>
        <w:t>工业控制系统监控软件</w:t>
      </w: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FB2DB0" w:rsidP="00FB2DB0">
      <w:pPr>
        <w:ind w:firstLineChars="2" w:firstLine="4"/>
        <w:jc w:val="center"/>
        <w:rPr>
          <w:rFonts w:ascii="Times New Roman" w:eastAsia="黑体" w:hAnsi="Times New Roman" w:cs="Times New Roman"/>
          <w:b/>
        </w:rPr>
      </w:pPr>
    </w:p>
    <w:p w:rsidR="00FB2DB0" w:rsidRPr="00187CB3" w:rsidRDefault="001D37EE" w:rsidP="00FB2DB0">
      <w:pPr>
        <w:rPr>
          <w:rFonts w:ascii="Times New Roman" w:eastAsia="黑体" w:hAnsi="Times New Roman" w:cs="Times New Roman"/>
          <w:b/>
        </w:rPr>
      </w:pPr>
      <w:r>
        <w:rPr>
          <w:rFonts w:ascii="Times New Roman" w:eastAsia="黑体" w:hAnsi="Times New Roman" w:cs="Times New Roman" w:hint="eastAsia"/>
          <w:b/>
        </w:rPr>
        <w:t xml:space="preserve">   </w:t>
      </w:r>
    </w:p>
    <w:p w:rsidR="00FB2DB0" w:rsidRDefault="00FB2DB0" w:rsidP="00FB2DB0">
      <w:pPr>
        <w:ind w:firstLineChars="2" w:firstLine="4"/>
        <w:jc w:val="center"/>
        <w:rPr>
          <w:rFonts w:ascii="Times New Roman" w:eastAsia="黑体" w:hAnsi="Times New Roman" w:cs="Times New Roman" w:hint="eastAsia"/>
          <w:b/>
        </w:rPr>
      </w:pPr>
    </w:p>
    <w:p w:rsidR="001D37EE" w:rsidRDefault="001D37EE" w:rsidP="00FB2DB0">
      <w:pPr>
        <w:ind w:firstLineChars="2" w:firstLine="4"/>
        <w:jc w:val="center"/>
        <w:rPr>
          <w:rFonts w:ascii="Times New Roman" w:eastAsia="黑体" w:hAnsi="Times New Roman" w:cs="Times New Roman" w:hint="eastAsia"/>
          <w:b/>
        </w:rPr>
      </w:pPr>
    </w:p>
    <w:p w:rsidR="001D37EE" w:rsidRPr="00187CB3" w:rsidRDefault="001D37EE" w:rsidP="00FB2DB0">
      <w:pPr>
        <w:ind w:firstLineChars="2" w:firstLine="4"/>
        <w:jc w:val="center"/>
        <w:rPr>
          <w:rFonts w:ascii="Times New Roman" w:eastAsia="黑体" w:hAnsi="Times New Roman" w:cs="Times New Roman"/>
          <w:b/>
        </w:rPr>
      </w:pPr>
    </w:p>
    <w:p w:rsidR="00FB2DB0" w:rsidRPr="00187CB3" w:rsidRDefault="00FB2DB0" w:rsidP="00C512B1">
      <w:pPr>
        <w:jc w:val="center"/>
        <w:rPr>
          <w:rFonts w:ascii="Times New Roman" w:eastAsia="微软雅黑" w:hAnsi="Times New Roman" w:cs="Times New Roman"/>
          <w:sz w:val="24"/>
        </w:rPr>
      </w:pPr>
      <w:r w:rsidRPr="00187CB3">
        <w:rPr>
          <w:rFonts w:ascii="Times New Roman" w:eastAsia="微软雅黑" w:hAnsi="微软雅黑" w:cs="Times New Roman"/>
          <w:sz w:val="24"/>
        </w:rPr>
        <w:t>中核控制系统工程有限公司</w:t>
      </w:r>
    </w:p>
    <w:p w:rsidR="007035AC" w:rsidRDefault="001D37EE" w:rsidP="00C512B1">
      <w:pPr>
        <w:jc w:val="center"/>
        <w:rPr>
          <w:rFonts w:ascii="Times New Roman" w:eastAsia="微软雅黑" w:hAnsi="Times New Roman" w:cs="Times New Roman"/>
          <w:sz w:val="24"/>
        </w:rPr>
        <w:sectPr w:rsidR="007035AC" w:rsidSect="00A93871">
          <w:headerReference w:type="first" r:id="rId9"/>
          <w:pgSz w:w="11907" w:h="16840" w:code="9"/>
          <w:pgMar w:top="1134" w:right="680" w:bottom="680" w:left="1134" w:header="680" w:footer="680" w:gutter="0"/>
          <w:pgNumType w:start="1"/>
          <w:cols w:space="425"/>
          <w:docGrid w:linePitch="312"/>
        </w:sectPr>
      </w:pPr>
      <w:hyperlink r:id="rId10" w:history="1">
        <w:r w:rsidRPr="002D1CCD">
          <w:rPr>
            <w:rStyle w:val="a8"/>
            <w:rFonts w:ascii="Times New Roman" w:eastAsia="微软雅黑" w:hAnsi="Times New Roman" w:cs="Times New Roman"/>
            <w:sz w:val="24"/>
          </w:rPr>
          <w:t>http://www.cncs.bj.cn</w:t>
        </w:r>
      </w:hyperlink>
    </w:p>
    <w:p w:rsidR="00FB2DB0" w:rsidRDefault="00FB2DB0" w:rsidP="00C512B1">
      <w:pPr>
        <w:jc w:val="center"/>
        <w:rPr>
          <w:rFonts w:ascii="Times New Roman" w:eastAsia="微软雅黑" w:hAnsi="Times New Roman" w:cs="Times New Roman" w:hint="eastAsia"/>
          <w:sz w:val="24"/>
        </w:rPr>
      </w:pPr>
    </w:p>
    <w:p w:rsidR="00413391" w:rsidRPr="00187CB3" w:rsidRDefault="00413391" w:rsidP="00413391">
      <w:pPr>
        <w:pStyle w:val="a9"/>
        <w:tabs>
          <w:tab w:val="left" w:pos="636"/>
        </w:tabs>
        <w:ind w:left="420" w:firstLineChars="0" w:firstLine="0"/>
      </w:pPr>
    </w:p>
    <w:p w:rsidR="00413391" w:rsidRPr="00187CB3" w:rsidRDefault="00413391" w:rsidP="00FB50B3">
      <w:pPr>
        <w:widowControl/>
        <w:jc w:val="left"/>
        <w:rPr>
          <w:rFonts w:ascii="Times New Roman" w:eastAsia="宋体" w:hAnsi="Times New Roman" w:cs="Times New Roman"/>
          <w:szCs w:val="20"/>
        </w:rPr>
      </w:pPr>
    </w:p>
    <w:p w:rsidR="00413391" w:rsidRPr="00187CB3" w:rsidRDefault="00FB50B3" w:rsidP="00FB50B3">
      <w:pPr>
        <w:pStyle w:val="af9"/>
        <w:tabs>
          <w:tab w:val="right" w:leader="dot" w:pos="9344"/>
        </w:tabs>
        <w:ind w:left="1022" w:hanging="602"/>
        <w:jc w:val="center"/>
        <w:rPr>
          <w:rFonts w:ascii="Times New Roman" w:eastAsia="宋体" w:hAnsi="Times New Roman" w:cs="Times New Roman"/>
          <w:b/>
          <w:sz w:val="30"/>
          <w:szCs w:val="30"/>
        </w:rPr>
      </w:pPr>
      <w:r w:rsidRPr="00187CB3">
        <w:rPr>
          <w:rFonts w:ascii="Times New Roman" w:eastAsia="宋体" w:hAnsi="Times New Roman" w:cs="Times New Roman"/>
          <w:b/>
          <w:sz w:val="30"/>
          <w:szCs w:val="30"/>
        </w:rPr>
        <w:lastRenderedPageBreak/>
        <w:t>目录</w:t>
      </w:r>
    </w:p>
    <w:p w:rsidR="007035AC" w:rsidRDefault="00F1334C">
      <w:pPr>
        <w:pStyle w:val="10"/>
        <w:tabs>
          <w:tab w:val="right" w:leader="dot" w:pos="10083"/>
        </w:tabs>
        <w:rPr>
          <w:rFonts w:cstheme="minorBidi"/>
          <w:b w:val="0"/>
          <w:bCs w:val="0"/>
          <w:caps w:val="0"/>
          <w:noProof/>
          <w:sz w:val="21"/>
          <w:szCs w:val="22"/>
        </w:rPr>
      </w:pPr>
      <w:r w:rsidRPr="00F1334C">
        <w:rPr>
          <w:rFonts w:ascii="Times New Roman" w:eastAsia="宋体" w:hAnsi="Times New Roman" w:cs="Times New Roman"/>
          <w:sz w:val="21"/>
          <w:szCs w:val="21"/>
        </w:rPr>
        <w:fldChar w:fldCharType="begin"/>
      </w:r>
      <w:r w:rsidR="00FB50B3" w:rsidRPr="00187CB3">
        <w:rPr>
          <w:rFonts w:ascii="Times New Roman" w:eastAsia="宋体" w:hAnsi="Times New Roman" w:cs="Times New Roman"/>
          <w:sz w:val="21"/>
          <w:szCs w:val="21"/>
        </w:rPr>
        <w:instrText xml:space="preserve"> TOC \o "1-3" \h \z \u </w:instrText>
      </w:r>
      <w:r w:rsidRPr="00F1334C">
        <w:rPr>
          <w:rFonts w:ascii="Times New Roman" w:eastAsia="宋体" w:hAnsi="Times New Roman" w:cs="Times New Roman"/>
          <w:sz w:val="21"/>
          <w:szCs w:val="21"/>
        </w:rPr>
        <w:fldChar w:fldCharType="separate"/>
      </w:r>
      <w:hyperlink w:anchor="_Toc406074986" w:history="1">
        <w:r w:rsidR="007035AC" w:rsidRPr="00124270">
          <w:rPr>
            <w:rStyle w:val="a8"/>
            <w:rFonts w:ascii="Times New Roman" w:eastAsia="黑体" w:hAnsi="Times New Roman" w:cs="Times New Roman"/>
            <w:noProof/>
          </w:rPr>
          <w:t xml:space="preserve">NicBuilder </w:t>
        </w:r>
        <w:r w:rsidR="007035AC" w:rsidRPr="00124270">
          <w:rPr>
            <w:rStyle w:val="a8"/>
            <w:rFonts w:ascii="Times New Roman" w:eastAsia="黑体" w:hAnsi="Times New Roman" w:cs="Times New Roman" w:hint="eastAsia"/>
            <w:noProof/>
          </w:rPr>
          <w:t>用户手册</w:t>
        </w:r>
        <w:r w:rsidR="007035AC">
          <w:rPr>
            <w:noProof/>
            <w:webHidden/>
          </w:rPr>
          <w:tab/>
        </w:r>
        <w:r w:rsidR="007035AC">
          <w:rPr>
            <w:noProof/>
            <w:webHidden/>
          </w:rPr>
          <w:fldChar w:fldCharType="begin"/>
        </w:r>
        <w:r w:rsidR="007035AC">
          <w:rPr>
            <w:noProof/>
            <w:webHidden/>
          </w:rPr>
          <w:instrText xml:space="preserve"> PAGEREF _Toc406074986 \h </w:instrText>
        </w:r>
        <w:r w:rsidR="007035AC">
          <w:rPr>
            <w:noProof/>
            <w:webHidden/>
          </w:rPr>
        </w:r>
        <w:r w:rsidR="007035AC">
          <w:rPr>
            <w:noProof/>
            <w:webHidden/>
          </w:rPr>
          <w:fldChar w:fldCharType="separate"/>
        </w:r>
        <w:r w:rsidR="007035AC">
          <w:rPr>
            <w:noProof/>
            <w:webHidden/>
          </w:rPr>
          <w:t>1</w:t>
        </w:r>
        <w:r w:rsidR="007035AC">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4987" w:history="1">
        <w:r w:rsidRPr="00124270">
          <w:rPr>
            <w:rStyle w:val="a8"/>
            <w:rFonts w:ascii="Times New Roman" w:eastAsia="黑体" w:hAnsi="Times New Roman" w:cs="Times New Roman" w:hint="eastAsia"/>
            <w:noProof/>
          </w:rPr>
          <w:t>版本</w:t>
        </w:r>
        <w:r w:rsidRPr="00124270">
          <w:rPr>
            <w:rStyle w:val="a8"/>
            <w:rFonts w:ascii="Times New Roman" w:eastAsia="黑体" w:hAnsi="Times New Roman" w:cs="Times New Roman"/>
            <w:noProof/>
          </w:rPr>
          <w:t>1.0</w:t>
        </w:r>
        <w:r>
          <w:rPr>
            <w:noProof/>
            <w:webHidden/>
          </w:rPr>
          <w:tab/>
        </w:r>
        <w:r>
          <w:rPr>
            <w:noProof/>
            <w:webHidden/>
          </w:rPr>
          <w:fldChar w:fldCharType="begin"/>
        </w:r>
        <w:r>
          <w:rPr>
            <w:noProof/>
            <w:webHidden/>
          </w:rPr>
          <w:instrText xml:space="preserve"> PAGEREF _Toc406074987 \h </w:instrText>
        </w:r>
        <w:r>
          <w:rPr>
            <w:noProof/>
            <w:webHidden/>
          </w:rPr>
        </w:r>
        <w:r>
          <w:rPr>
            <w:noProof/>
            <w:webHidden/>
          </w:rPr>
          <w:fldChar w:fldCharType="separate"/>
        </w:r>
        <w:r>
          <w:rPr>
            <w:noProof/>
            <w:webHidden/>
          </w:rPr>
          <w:t>1</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4988" w:history="1">
        <w:r w:rsidRPr="00124270">
          <w:rPr>
            <w:rStyle w:val="a8"/>
            <w:rFonts w:ascii="Times New Roman" w:eastAsia="黑体" w:hAnsi="Times New Roman" w:cs="Times New Roman"/>
            <w:noProof/>
          </w:rPr>
          <w:t>For Windows NT/2000/XP/7</w:t>
        </w:r>
        <w:r>
          <w:rPr>
            <w:noProof/>
            <w:webHidden/>
          </w:rPr>
          <w:tab/>
        </w:r>
        <w:r>
          <w:rPr>
            <w:noProof/>
            <w:webHidden/>
          </w:rPr>
          <w:fldChar w:fldCharType="begin"/>
        </w:r>
        <w:r>
          <w:rPr>
            <w:noProof/>
            <w:webHidden/>
          </w:rPr>
          <w:instrText xml:space="preserve"> PAGEREF _Toc406074988 \h </w:instrText>
        </w:r>
        <w:r>
          <w:rPr>
            <w:noProof/>
            <w:webHidden/>
          </w:rPr>
        </w:r>
        <w:r>
          <w:rPr>
            <w:noProof/>
            <w:webHidden/>
          </w:rPr>
          <w:fldChar w:fldCharType="separate"/>
        </w:r>
        <w:r>
          <w:rPr>
            <w:noProof/>
            <w:webHidden/>
          </w:rPr>
          <w:t>1</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4989" w:history="1">
        <w:r w:rsidRPr="00124270">
          <w:rPr>
            <w:rStyle w:val="a8"/>
            <w:rFonts w:ascii="Times New Roman" w:hint="eastAsia"/>
            <w:noProof/>
          </w:rPr>
          <w:t>第一篇</w:t>
        </w:r>
        <w:r w:rsidRPr="00124270">
          <w:rPr>
            <w:rStyle w:val="a8"/>
            <w:rFonts w:ascii="Times New Roman" w:hAnsi="Times New Roman"/>
            <w:noProof/>
          </w:rPr>
          <w:t xml:space="preserve"> NicBuilder</w:t>
        </w:r>
        <w:r w:rsidRPr="00124270">
          <w:rPr>
            <w:rStyle w:val="a8"/>
            <w:rFonts w:ascii="Times New Roman" w:hint="eastAsia"/>
            <w:noProof/>
          </w:rPr>
          <w:t>系统的安装及运行环境</w:t>
        </w:r>
        <w:r>
          <w:rPr>
            <w:noProof/>
            <w:webHidden/>
          </w:rPr>
          <w:tab/>
        </w:r>
        <w:r>
          <w:rPr>
            <w:noProof/>
            <w:webHidden/>
          </w:rPr>
          <w:fldChar w:fldCharType="begin"/>
        </w:r>
        <w:r>
          <w:rPr>
            <w:noProof/>
            <w:webHidden/>
          </w:rPr>
          <w:instrText xml:space="preserve"> PAGEREF _Toc406074989 \h </w:instrText>
        </w:r>
        <w:r>
          <w:rPr>
            <w:noProof/>
            <w:webHidden/>
          </w:rPr>
        </w:r>
        <w:r>
          <w:rPr>
            <w:noProof/>
            <w:webHidden/>
          </w:rPr>
          <w:fldChar w:fldCharType="separate"/>
        </w:r>
        <w:r>
          <w:rPr>
            <w:noProof/>
            <w:webHidden/>
          </w:rPr>
          <w:t>1</w:t>
        </w:r>
        <w:r>
          <w:rPr>
            <w:noProof/>
            <w:webHidden/>
          </w:rPr>
          <w:fldChar w:fldCharType="end"/>
        </w:r>
      </w:hyperlink>
    </w:p>
    <w:p w:rsidR="007035AC" w:rsidRDefault="007035AC">
      <w:pPr>
        <w:pStyle w:val="10"/>
        <w:tabs>
          <w:tab w:val="left" w:pos="420"/>
          <w:tab w:val="right" w:leader="dot" w:pos="10083"/>
        </w:tabs>
        <w:rPr>
          <w:rFonts w:cstheme="minorBidi"/>
          <w:b w:val="0"/>
          <w:bCs w:val="0"/>
          <w:caps w:val="0"/>
          <w:noProof/>
          <w:sz w:val="21"/>
          <w:szCs w:val="22"/>
        </w:rPr>
      </w:pPr>
      <w:hyperlink w:anchor="_Toc406074990" w:history="1">
        <w:r w:rsidRPr="00124270">
          <w:rPr>
            <w:rStyle w:val="a8"/>
            <w:rFonts w:ascii="Times New Roman" w:hAnsi="Times New Roman"/>
            <w:noProof/>
          </w:rPr>
          <w:t>1</w:t>
        </w:r>
        <w:r>
          <w:rPr>
            <w:rFonts w:cstheme="minorBidi"/>
            <w:b w:val="0"/>
            <w:bCs w:val="0"/>
            <w:caps w:val="0"/>
            <w:noProof/>
            <w:sz w:val="21"/>
            <w:szCs w:val="22"/>
          </w:rPr>
          <w:tab/>
        </w:r>
        <w:r w:rsidRPr="00124270">
          <w:rPr>
            <w:rStyle w:val="a8"/>
            <w:rFonts w:ascii="Times New Roman" w:hint="eastAsia"/>
            <w:noProof/>
          </w:rPr>
          <w:t>欢迎使用</w:t>
        </w:r>
        <w:r w:rsidRPr="00124270">
          <w:rPr>
            <w:rStyle w:val="a8"/>
            <w:rFonts w:ascii="Times New Roman" w:hAnsi="Times New Roman"/>
            <w:noProof/>
          </w:rPr>
          <w:t>NicBuilder</w:t>
        </w:r>
        <w:r>
          <w:rPr>
            <w:noProof/>
            <w:webHidden/>
          </w:rPr>
          <w:tab/>
        </w:r>
        <w:r>
          <w:rPr>
            <w:noProof/>
            <w:webHidden/>
          </w:rPr>
          <w:fldChar w:fldCharType="begin"/>
        </w:r>
        <w:r>
          <w:rPr>
            <w:noProof/>
            <w:webHidden/>
          </w:rPr>
          <w:instrText xml:space="preserve"> PAGEREF _Toc406074990 \h </w:instrText>
        </w:r>
        <w:r>
          <w:rPr>
            <w:noProof/>
            <w:webHidden/>
          </w:rPr>
        </w:r>
        <w:r>
          <w:rPr>
            <w:noProof/>
            <w:webHidden/>
          </w:rPr>
          <w:fldChar w:fldCharType="separate"/>
        </w:r>
        <w:r>
          <w:rPr>
            <w:noProof/>
            <w:webHidden/>
          </w:rPr>
          <w:t>1</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4991" w:history="1">
        <w:r w:rsidRPr="00124270">
          <w:rPr>
            <w:rStyle w:val="a8"/>
            <w:rFonts w:ascii="Times New Roman" w:hAnsi="Times New Roman"/>
            <w:noProof/>
          </w:rPr>
          <w:t>1.1</w:t>
        </w:r>
        <w:r>
          <w:rPr>
            <w:rFonts w:cstheme="minorBidi"/>
            <w:smallCaps w:val="0"/>
            <w:noProof/>
            <w:sz w:val="21"/>
            <w:szCs w:val="22"/>
          </w:rPr>
          <w:tab/>
        </w:r>
        <w:r w:rsidRPr="00124270">
          <w:rPr>
            <w:rStyle w:val="a8"/>
            <w:rFonts w:ascii="Times New Roman" w:hint="eastAsia"/>
            <w:noProof/>
          </w:rPr>
          <w:t>系统特点</w:t>
        </w:r>
        <w:r>
          <w:rPr>
            <w:noProof/>
            <w:webHidden/>
          </w:rPr>
          <w:tab/>
        </w:r>
        <w:r>
          <w:rPr>
            <w:noProof/>
            <w:webHidden/>
          </w:rPr>
          <w:fldChar w:fldCharType="begin"/>
        </w:r>
        <w:r>
          <w:rPr>
            <w:noProof/>
            <w:webHidden/>
          </w:rPr>
          <w:instrText xml:space="preserve"> PAGEREF _Toc406074991 \h </w:instrText>
        </w:r>
        <w:r>
          <w:rPr>
            <w:noProof/>
            <w:webHidden/>
          </w:rPr>
        </w:r>
        <w:r>
          <w:rPr>
            <w:noProof/>
            <w:webHidden/>
          </w:rPr>
          <w:fldChar w:fldCharType="separate"/>
        </w:r>
        <w:r>
          <w:rPr>
            <w:noProof/>
            <w:webHidden/>
          </w:rPr>
          <w:t>1</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4992" w:history="1">
        <w:r w:rsidRPr="00124270">
          <w:rPr>
            <w:rStyle w:val="a8"/>
            <w:rFonts w:ascii="Times New Roman" w:hAnsi="Times New Roman"/>
            <w:noProof/>
          </w:rPr>
          <w:t>1.2</w:t>
        </w:r>
        <w:r>
          <w:rPr>
            <w:rFonts w:cstheme="minorBidi"/>
            <w:smallCaps w:val="0"/>
            <w:noProof/>
            <w:sz w:val="21"/>
            <w:szCs w:val="22"/>
          </w:rPr>
          <w:tab/>
        </w:r>
        <w:r w:rsidRPr="00124270">
          <w:rPr>
            <w:rStyle w:val="a8"/>
            <w:rFonts w:ascii="Times New Roman" w:hAnsi="Times New Roman" w:hint="eastAsia"/>
            <w:noProof/>
          </w:rPr>
          <w:t>系统运行环境</w:t>
        </w:r>
        <w:r>
          <w:rPr>
            <w:noProof/>
            <w:webHidden/>
          </w:rPr>
          <w:tab/>
        </w:r>
        <w:r>
          <w:rPr>
            <w:noProof/>
            <w:webHidden/>
          </w:rPr>
          <w:fldChar w:fldCharType="begin"/>
        </w:r>
        <w:r>
          <w:rPr>
            <w:noProof/>
            <w:webHidden/>
          </w:rPr>
          <w:instrText xml:space="preserve"> PAGEREF _Toc406074992 \h </w:instrText>
        </w:r>
        <w:r>
          <w:rPr>
            <w:noProof/>
            <w:webHidden/>
          </w:rPr>
        </w:r>
        <w:r>
          <w:rPr>
            <w:noProof/>
            <w:webHidden/>
          </w:rPr>
          <w:fldChar w:fldCharType="separate"/>
        </w:r>
        <w:r>
          <w:rPr>
            <w:noProof/>
            <w:webHidden/>
          </w:rPr>
          <w:t>1</w:t>
        </w:r>
        <w:r>
          <w:rPr>
            <w:noProof/>
            <w:webHidden/>
          </w:rPr>
          <w:fldChar w:fldCharType="end"/>
        </w:r>
      </w:hyperlink>
    </w:p>
    <w:p w:rsidR="007035AC" w:rsidRDefault="007035AC">
      <w:pPr>
        <w:pStyle w:val="10"/>
        <w:tabs>
          <w:tab w:val="left" w:pos="420"/>
          <w:tab w:val="right" w:leader="dot" w:pos="10083"/>
        </w:tabs>
        <w:rPr>
          <w:rFonts w:cstheme="minorBidi"/>
          <w:b w:val="0"/>
          <w:bCs w:val="0"/>
          <w:caps w:val="0"/>
          <w:noProof/>
          <w:sz w:val="21"/>
          <w:szCs w:val="22"/>
        </w:rPr>
      </w:pPr>
      <w:hyperlink w:anchor="_Toc406074993" w:history="1">
        <w:r w:rsidRPr="00124270">
          <w:rPr>
            <w:rStyle w:val="a8"/>
            <w:rFonts w:ascii="Times New Roman" w:hAnsi="Times New Roman"/>
            <w:noProof/>
          </w:rPr>
          <w:t>2</w:t>
        </w:r>
        <w:r>
          <w:rPr>
            <w:rFonts w:cstheme="minorBidi"/>
            <w:b w:val="0"/>
            <w:bCs w:val="0"/>
            <w:caps w:val="0"/>
            <w:noProof/>
            <w:sz w:val="21"/>
            <w:szCs w:val="22"/>
          </w:rPr>
          <w:tab/>
        </w:r>
        <w:r w:rsidRPr="00124270">
          <w:rPr>
            <w:rStyle w:val="a8"/>
            <w:rFonts w:ascii="Times New Roman" w:hAnsi="Times New Roman" w:hint="eastAsia"/>
            <w:noProof/>
          </w:rPr>
          <w:t>安装</w:t>
        </w:r>
        <w:r w:rsidRPr="00124270">
          <w:rPr>
            <w:rStyle w:val="a8"/>
            <w:rFonts w:ascii="Times New Roman" w:hAnsi="Times New Roman"/>
            <w:noProof/>
          </w:rPr>
          <w:t>NicBuilder</w:t>
        </w:r>
        <w:r w:rsidRPr="00124270">
          <w:rPr>
            <w:rStyle w:val="a8"/>
            <w:rFonts w:ascii="Times New Roman" w:hAnsi="Times New Roman" w:hint="eastAsia"/>
            <w:noProof/>
          </w:rPr>
          <w:t>系统</w:t>
        </w:r>
        <w:r>
          <w:rPr>
            <w:noProof/>
            <w:webHidden/>
          </w:rPr>
          <w:tab/>
        </w:r>
        <w:r>
          <w:rPr>
            <w:noProof/>
            <w:webHidden/>
          </w:rPr>
          <w:fldChar w:fldCharType="begin"/>
        </w:r>
        <w:r>
          <w:rPr>
            <w:noProof/>
            <w:webHidden/>
          </w:rPr>
          <w:instrText xml:space="preserve"> PAGEREF _Toc406074993 \h </w:instrText>
        </w:r>
        <w:r>
          <w:rPr>
            <w:noProof/>
            <w:webHidden/>
          </w:rPr>
        </w:r>
        <w:r>
          <w:rPr>
            <w:noProof/>
            <w:webHidden/>
          </w:rPr>
          <w:fldChar w:fldCharType="separate"/>
        </w:r>
        <w:r>
          <w:rPr>
            <w:noProof/>
            <w:webHidden/>
          </w:rPr>
          <w:t>1</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4994" w:history="1">
        <w:r w:rsidRPr="00124270">
          <w:rPr>
            <w:rStyle w:val="a8"/>
            <w:rFonts w:ascii="Times New Roman" w:hAnsi="Times New Roman"/>
            <w:noProof/>
          </w:rPr>
          <w:t>2.1</w:t>
        </w:r>
        <w:r>
          <w:rPr>
            <w:rFonts w:cstheme="minorBidi"/>
            <w:smallCaps w:val="0"/>
            <w:noProof/>
            <w:sz w:val="21"/>
            <w:szCs w:val="22"/>
          </w:rPr>
          <w:tab/>
        </w:r>
        <w:r w:rsidRPr="00124270">
          <w:rPr>
            <w:rStyle w:val="a8"/>
            <w:rFonts w:ascii="Times New Roman" w:hAnsi="Times New Roman" w:hint="eastAsia"/>
            <w:noProof/>
          </w:rPr>
          <w:t>系统中的主要程序</w:t>
        </w:r>
        <w:r>
          <w:rPr>
            <w:noProof/>
            <w:webHidden/>
          </w:rPr>
          <w:tab/>
        </w:r>
        <w:r>
          <w:rPr>
            <w:noProof/>
            <w:webHidden/>
          </w:rPr>
          <w:fldChar w:fldCharType="begin"/>
        </w:r>
        <w:r>
          <w:rPr>
            <w:noProof/>
            <w:webHidden/>
          </w:rPr>
          <w:instrText xml:space="preserve"> PAGEREF _Toc406074994 \h </w:instrText>
        </w:r>
        <w:r>
          <w:rPr>
            <w:noProof/>
            <w:webHidden/>
          </w:rPr>
        </w:r>
        <w:r>
          <w:rPr>
            <w:noProof/>
            <w:webHidden/>
          </w:rPr>
          <w:fldChar w:fldCharType="separate"/>
        </w:r>
        <w:r>
          <w:rPr>
            <w:noProof/>
            <w:webHidden/>
          </w:rPr>
          <w:t>1</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4995" w:history="1">
        <w:r w:rsidRPr="00124270">
          <w:rPr>
            <w:rStyle w:val="a8"/>
            <w:rFonts w:ascii="Times New Roman" w:hAnsi="Times New Roman"/>
            <w:noProof/>
          </w:rPr>
          <w:t>2.2</w:t>
        </w:r>
        <w:r>
          <w:rPr>
            <w:rFonts w:cstheme="minorBidi"/>
            <w:smallCaps w:val="0"/>
            <w:noProof/>
            <w:sz w:val="21"/>
            <w:szCs w:val="22"/>
          </w:rPr>
          <w:tab/>
        </w:r>
        <w:r w:rsidRPr="00124270">
          <w:rPr>
            <w:rStyle w:val="a8"/>
            <w:rFonts w:ascii="Times New Roman" w:hAnsi="Times New Roman" w:hint="eastAsia"/>
            <w:noProof/>
          </w:rPr>
          <w:t>系统安装</w:t>
        </w:r>
        <w:r>
          <w:rPr>
            <w:noProof/>
            <w:webHidden/>
          </w:rPr>
          <w:tab/>
        </w:r>
        <w:r>
          <w:rPr>
            <w:noProof/>
            <w:webHidden/>
          </w:rPr>
          <w:fldChar w:fldCharType="begin"/>
        </w:r>
        <w:r>
          <w:rPr>
            <w:noProof/>
            <w:webHidden/>
          </w:rPr>
          <w:instrText xml:space="preserve"> PAGEREF _Toc406074995 \h </w:instrText>
        </w:r>
        <w:r>
          <w:rPr>
            <w:noProof/>
            <w:webHidden/>
          </w:rPr>
        </w:r>
        <w:r>
          <w:rPr>
            <w:noProof/>
            <w:webHidden/>
          </w:rPr>
          <w:fldChar w:fldCharType="separate"/>
        </w:r>
        <w:r>
          <w:rPr>
            <w:noProof/>
            <w:webHidden/>
          </w:rPr>
          <w:t>1</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4996" w:history="1">
        <w:r w:rsidRPr="00124270">
          <w:rPr>
            <w:rStyle w:val="a8"/>
            <w:rFonts w:ascii="Times New Roman" w:hAnsi="Times New Roman"/>
            <w:noProof/>
          </w:rPr>
          <w:t>2.3</w:t>
        </w:r>
        <w:r>
          <w:rPr>
            <w:rFonts w:cstheme="minorBidi"/>
            <w:smallCaps w:val="0"/>
            <w:noProof/>
            <w:sz w:val="21"/>
            <w:szCs w:val="22"/>
          </w:rPr>
          <w:tab/>
        </w:r>
        <w:r w:rsidRPr="00124270">
          <w:rPr>
            <w:rStyle w:val="a8"/>
            <w:rFonts w:ascii="Times New Roman" w:hAnsi="Times New Roman" w:hint="eastAsia"/>
            <w:noProof/>
          </w:rPr>
          <w:t>程序间数据通讯</w:t>
        </w:r>
        <w:r>
          <w:rPr>
            <w:noProof/>
            <w:webHidden/>
          </w:rPr>
          <w:tab/>
        </w:r>
        <w:r>
          <w:rPr>
            <w:noProof/>
            <w:webHidden/>
          </w:rPr>
          <w:fldChar w:fldCharType="begin"/>
        </w:r>
        <w:r>
          <w:rPr>
            <w:noProof/>
            <w:webHidden/>
          </w:rPr>
          <w:instrText xml:space="preserve"> PAGEREF _Toc406074996 \h </w:instrText>
        </w:r>
        <w:r>
          <w:rPr>
            <w:noProof/>
            <w:webHidden/>
          </w:rPr>
        </w:r>
        <w:r>
          <w:rPr>
            <w:noProof/>
            <w:webHidden/>
          </w:rPr>
          <w:fldChar w:fldCharType="separate"/>
        </w:r>
        <w:r>
          <w:rPr>
            <w:noProof/>
            <w:webHidden/>
          </w:rPr>
          <w:t>1</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4997" w:history="1">
        <w:r w:rsidRPr="00124270">
          <w:rPr>
            <w:rStyle w:val="a8"/>
            <w:rFonts w:ascii="Times New Roman" w:hAnsi="Times New Roman"/>
            <w:noProof/>
          </w:rPr>
          <w:t>2.4</w:t>
        </w:r>
        <w:r>
          <w:rPr>
            <w:rFonts w:cstheme="minorBidi"/>
            <w:smallCaps w:val="0"/>
            <w:noProof/>
            <w:sz w:val="21"/>
            <w:szCs w:val="22"/>
          </w:rPr>
          <w:tab/>
        </w:r>
        <w:r w:rsidRPr="00124270">
          <w:rPr>
            <w:rStyle w:val="a8"/>
            <w:rFonts w:ascii="Times New Roman" w:hAnsi="Times New Roman" w:hint="eastAsia"/>
            <w:noProof/>
          </w:rPr>
          <w:t>系统配置</w:t>
        </w:r>
        <w:r>
          <w:rPr>
            <w:noProof/>
            <w:webHidden/>
          </w:rPr>
          <w:tab/>
        </w:r>
        <w:r>
          <w:rPr>
            <w:noProof/>
            <w:webHidden/>
          </w:rPr>
          <w:fldChar w:fldCharType="begin"/>
        </w:r>
        <w:r>
          <w:rPr>
            <w:noProof/>
            <w:webHidden/>
          </w:rPr>
          <w:instrText xml:space="preserve"> PAGEREF _Toc406074997 \h </w:instrText>
        </w:r>
        <w:r>
          <w:rPr>
            <w:noProof/>
            <w:webHidden/>
          </w:rPr>
        </w:r>
        <w:r>
          <w:rPr>
            <w:noProof/>
            <w:webHidden/>
          </w:rPr>
          <w:fldChar w:fldCharType="separate"/>
        </w:r>
        <w:r>
          <w:rPr>
            <w:noProof/>
            <w:webHidden/>
          </w:rPr>
          <w:t>1</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4998" w:history="1">
        <w:r w:rsidRPr="00124270">
          <w:rPr>
            <w:rStyle w:val="a8"/>
            <w:rFonts w:ascii="Times New Roman" w:hAnsi="Times New Roman" w:hint="eastAsia"/>
            <w:noProof/>
          </w:rPr>
          <w:t>第二篇</w:t>
        </w:r>
        <w:r w:rsidRPr="00124270">
          <w:rPr>
            <w:rStyle w:val="a8"/>
            <w:rFonts w:ascii="Times New Roman" w:hAnsi="Times New Roman"/>
            <w:noProof/>
          </w:rPr>
          <w:t xml:space="preserve"> </w:t>
        </w:r>
        <w:r w:rsidRPr="00124270">
          <w:rPr>
            <w:rStyle w:val="a8"/>
            <w:rFonts w:ascii="Times New Roman" w:hAnsi="Times New Roman" w:hint="eastAsia"/>
            <w:noProof/>
          </w:rPr>
          <w:t>系统组态</w:t>
        </w:r>
        <w:r>
          <w:rPr>
            <w:noProof/>
            <w:webHidden/>
          </w:rPr>
          <w:tab/>
        </w:r>
        <w:r>
          <w:rPr>
            <w:noProof/>
            <w:webHidden/>
          </w:rPr>
          <w:fldChar w:fldCharType="begin"/>
        </w:r>
        <w:r>
          <w:rPr>
            <w:noProof/>
            <w:webHidden/>
          </w:rPr>
          <w:instrText xml:space="preserve"> PAGEREF _Toc406074998 \h </w:instrText>
        </w:r>
        <w:r>
          <w:rPr>
            <w:noProof/>
            <w:webHidden/>
          </w:rPr>
        </w:r>
        <w:r>
          <w:rPr>
            <w:noProof/>
            <w:webHidden/>
          </w:rPr>
          <w:fldChar w:fldCharType="separate"/>
        </w:r>
        <w:r>
          <w:rPr>
            <w:noProof/>
            <w:webHidden/>
          </w:rPr>
          <w:t>3</w:t>
        </w:r>
        <w:r>
          <w:rPr>
            <w:noProof/>
            <w:webHidden/>
          </w:rPr>
          <w:fldChar w:fldCharType="end"/>
        </w:r>
      </w:hyperlink>
    </w:p>
    <w:p w:rsidR="007035AC" w:rsidRDefault="007035AC">
      <w:pPr>
        <w:pStyle w:val="10"/>
        <w:tabs>
          <w:tab w:val="left" w:pos="420"/>
          <w:tab w:val="right" w:leader="dot" w:pos="10083"/>
        </w:tabs>
        <w:rPr>
          <w:rFonts w:cstheme="minorBidi"/>
          <w:b w:val="0"/>
          <w:bCs w:val="0"/>
          <w:caps w:val="0"/>
          <w:noProof/>
          <w:sz w:val="21"/>
          <w:szCs w:val="22"/>
        </w:rPr>
      </w:pPr>
      <w:hyperlink w:anchor="_Toc406074999" w:history="1">
        <w:r w:rsidRPr="00124270">
          <w:rPr>
            <w:rStyle w:val="a8"/>
            <w:rFonts w:ascii="Times New Roman" w:hAnsi="Times New Roman"/>
            <w:noProof/>
          </w:rPr>
          <w:t>3</w:t>
        </w:r>
        <w:r>
          <w:rPr>
            <w:rFonts w:cstheme="minorBidi"/>
            <w:b w:val="0"/>
            <w:bCs w:val="0"/>
            <w:caps w:val="0"/>
            <w:noProof/>
            <w:sz w:val="21"/>
            <w:szCs w:val="22"/>
          </w:rPr>
          <w:tab/>
        </w:r>
        <w:r w:rsidRPr="00124270">
          <w:rPr>
            <w:rStyle w:val="a8"/>
            <w:rFonts w:ascii="Times New Roman" w:hAnsi="Times New Roman"/>
            <w:noProof/>
          </w:rPr>
          <w:t>NicBuilder</w:t>
        </w:r>
        <w:r w:rsidRPr="00124270">
          <w:rPr>
            <w:rStyle w:val="a8"/>
            <w:rFonts w:ascii="Times New Roman" w:hAnsi="Times New Roman" w:hint="eastAsia"/>
            <w:noProof/>
          </w:rPr>
          <w:t>系统组态</w:t>
        </w:r>
        <w:r>
          <w:rPr>
            <w:noProof/>
            <w:webHidden/>
          </w:rPr>
          <w:tab/>
        </w:r>
        <w:r>
          <w:rPr>
            <w:noProof/>
            <w:webHidden/>
          </w:rPr>
          <w:fldChar w:fldCharType="begin"/>
        </w:r>
        <w:r>
          <w:rPr>
            <w:noProof/>
            <w:webHidden/>
          </w:rPr>
          <w:instrText xml:space="preserve"> PAGEREF _Toc406074999 \h </w:instrText>
        </w:r>
        <w:r>
          <w:rPr>
            <w:noProof/>
            <w:webHidden/>
          </w:rPr>
        </w:r>
        <w:r>
          <w:rPr>
            <w:noProof/>
            <w:webHidden/>
          </w:rPr>
          <w:fldChar w:fldCharType="separate"/>
        </w:r>
        <w:r>
          <w:rPr>
            <w:noProof/>
            <w:webHidden/>
          </w:rPr>
          <w:t>3</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00" w:history="1">
        <w:r w:rsidRPr="00124270">
          <w:rPr>
            <w:rStyle w:val="a8"/>
            <w:rFonts w:ascii="Times New Roman" w:hAnsi="Times New Roman"/>
            <w:noProof/>
          </w:rPr>
          <w:t>3.1</w:t>
        </w:r>
        <w:r>
          <w:rPr>
            <w:rFonts w:cstheme="minorBidi"/>
            <w:smallCaps w:val="0"/>
            <w:noProof/>
            <w:sz w:val="21"/>
            <w:szCs w:val="22"/>
          </w:rPr>
          <w:tab/>
        </w:r>
        <w:r w:rsidRPr="00124270">
          <w:rPr>
            <w:rStyle w:val="a8"/>
            <w:rFonts w:ascii="Times New Roman" w:hAnsi="Times New Roman" w:hint="eastAsia"/>
            <w:noProof/>
          </w:rPr>
          <w:t>系统结构</w:t>
        </w:r>
        <w:r>
          <w:rPr>
            <w:noProof/>
            <w:webHidden/>
          </w:rPr>
          <w:tab/>
        </w:r>
        <w:r>
          <w:rPr>
            <w:noProof/>
            <w:webHidden/>
          </w:rPr>
          <w:fldChar w:fldCharType="begin"/>
        </w:r>
        <w:r>
          <w:rPr>
            <w:noProof/>
            <w:webHidden/>
          </w:rPr>
          <w:instrText xml:space="preserve"> PAGEREF _Toc406075000 \h </w:instrText>
        </w:r>
        <w:r>
          <w:rPr>
            <w:noProof/>
            <w:webHidden/>
          </w:rPr>
        </w:r>
        <w:r>
          <w:rPr>
            <w:noProof/>
            <w:webHidden/>
          </w:rPr>
          <w:fldChar w:fldCharType="separate"/>
        </w:r>
        <w:r>
          <w:rPr>
            <w:noProof/>
            <w:webHidden/>
          </w:rPr>
          <w:t>3</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01" w:history="1">
        <w:r w:rsidRPr="00124270">
          <w:rPr>
            <w:rStyle w:val="a8"/>
            <w:rFonts w:ascii="Times New Roman" w:hAnsi="Times New Roman"/>
            <w:noProof/>
          </w:rPr>
          <w:t>3.2</w:t>
        </w:r>
        <w:r>
          <w:rPr>
            <w:rFonts w:cstheme="minorBidi"/>
            <w:smallCaps w:val="0"/>
            <w:noProof/>
            <w:sz w:val="21"/>
            <w:szCs w:val="22"/>
          </w:rPr>
          <w:tab/>
        </w:r>
        <w:r w:rsidRPr="00124270">
          <w:rPr>
            <w:rStyle w:val="a8"/>
            <w:rFonts w:ascii="Times New Roman" w:hAnsi="Times New Roman" w:hint="eastAsia"/>
            <w:noProof/>
          </w:rPr>
          <w:t>单机版和网络版</w:t>
        </w:r>
        <w:r>
          <w:rPr>
            <w:noProof/>
            <w:webHidden/>
          </w:rPr>
          <w:tab/>
        </w:r>
        <w:r>
          <w:rPr>
            <w:noProof/>
            <w:webHidden/>
          </w:rPr>
          <w:fldChar w:fldCharType="begin"/>
        </w:r>
        <w:r>
          <w:rPr>
            <w:noProof/>
            <w:webHidden/>
          </w:rPr>
          <w:instrText xml:space="preserve"> PAGEREF _Toc406075001 \h </w:instrText>
        </w:r>
        <w:r>
          <w:rPr>
            <w:noProof/>
            <w:webHidden/>
          </w:rPr>
        </w:r>
        <w:r>
          <w:rPr>
            <w:noProof/>
            <w:webHidden/>
          </w:rPr>
          <w:fldChar w:fldCharType="separate"/>
        </w:r>
        <w:r>
          <w:rPr>
            <w:noProof/>
            <w:webHidden/>
          </w:rPr>
          <w:t>4</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02" w:history="1">
        <w:r w:rsidRPr="00124270">
          <w:rPr>
            <w:rStyle w:val="a8"/>
            <w:rFonts w:ascii="Times New Roman" w:hAnsi="Times New Roman"/>
            <w:noProof/>
          </w:rPr>
          <w:t>3.3</w:t>
        </w:r>
        <w:r>
          <w:rPr>
            <w:rFonts w:cstheme="minorBidi"/>
            <w:smallCaps w:val="0"/>
            <w:noProof/>
            <w:sz w:val="21"/>
            <w:szCs w:val="22"/>
          </w:rPr>
          <w:tab/>
        </w:r>
        <w:r w:rsidRPr="00124270">
          <w:rPr>
            <w:rStyle w:val="a8"/>
            <w:rFonts w:ascii="Times New Roman" w:hAnsi="Times New Roman" w:hint="eastAsia"/>
            <w:noProof/>
          </w:rPr>
          <w:t>定义本地的节点名称</w:t>
        </w:r>
        <w:r>
          <w:rPr>
            <w:noProof/>
            <w:webHidden/>
          </w:rPr>
          <w:tab/>
        </w:r>
        <w:r>
          <w:rPr>
            <w:noProof/>
            <w:webHidden/>
          </w:rPr>
          <w:fldChar w:fldCharType="begin"/>
        </w:r>
        <w:r>
          <w:rPr>
            <w:noProof/>
            <w:webHidden/>
          </w:rPr>
          <w:instrText xml:space="preserve"> PAGEREF _Toc406075002 \h </w:instrText>
        </w:r>
        <w:r>
          <w:rPr>
            <w:noProof/>
            <w:webHidden/>
          </w:rPr>
        </w:r>
        <w:r>
          <w:rPr>
            <w:noProof/>
            <w:webHidden/>
          </w:rPr>
          <w:fldChar w:fldCharType="separate"/>
        </w:r>
        <w:r>
          <w:rPr>
            <w:noProof/>
            <w:webHidden/>
          </w:rPr>
          <w:t>4</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03" w:history="1">
        <w:r w:rsidRPr="00124270">
          <w:rPr>
            <w:rStyle w:val="a8"/>
            <w:rFonts w:ascii="Times New Roman" w:hAnsi="Times New Roman"/>
            <w:noProof/>
          </w:rPr>
          <w:t>3.4</w:t>
        </w:r>
        <w:r>
          <w:rPr>
            <w:rFonts w:cstheme="minorBidi"/>
            <w:smallCaps w:val="0"/>
            <w:noProof/>
            <w:sz w:val="21"/>
            <w:szCs w:val="22"/>
          </w:rPr>
          <w:tab/>
        </w:r>
        <w:r w:rsidRPr="00124270">
          <w:rPr>
            <w:rStyle w:val="a8"/>
            <w:rFonts w:ascii="Times New Roman" w:hAnsi="Times New Roman" w:hint="eastAsia"/>
            <w:noProof/>
          </w:rPr>
          <w:t>启动</w:t>
        </w:r>
        <w:r w:rsidRPr="00124270">
          <w:rPr>
            <w:rStyle w:val="a8"/>
            <w:rFonts w:ascii="Times New Roman" w:hAnsi="Times New Roman"/>
            <w:noProof/>
          </w:rPr>
          <w:t>NicBuilder</w:t>
        </w:r>
        <w:r w:rsidRPr="00124270">
          <w:rPr>
            <w:rStyle w:val="a8"/>
            <w:rFonts w:ascii="Times New Roman" w:hAnsi="Times New Roman" w:hint="eastAsia"/>
            <w:noProof/>
          </w:rPr>
          <w:t>系统组态程序</w:t>
        </w:r>
        <w:r>
          <w:rPr>
            <w:noProof/>
            <w:webHidden/>
          </w:rPr>
          <w:tab/>
        </w:r>
        <w:r>
          <w:rPr>
            <w:noProof/>
            <w:webHidden/>
          </w:rPr>
          <w:fldChar w:fldCharType="begin"/>
        </w:r>
        <w:r>
          <w:rPr>
            <w:noProof/>
            <w:webHidden/>
          </w:rPr>
          <w:instrText xml:space="preserve"> PAGEREF _Toc406075003 \h </w:instrText>
        </w:r>
        <w:r>
          <w:rPr>
            <w:noProof/>
            <w:webHidden/>
          </w:rPr>
        </w:r>
        <w:r>
          <w:rPr>
            <w:noProof/>
            <w:webHidden/>
          </w:rPr>
          <w:fldChar w:fldCharType="separate"/>
        </w:r>
        <w:r>
          <w:rPr>
            <w:noProof/>
            <w:webHidden/>
          </w:rPr>
          <w:t>4</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04" w:history="1">
        <w:r w:rsidRPr="00124270">
          <w:rPr>
            <w:rStyle w:val="a8"/>
            <w:rFonts w:ascii="Times New Roman" w:hAnsi="Times New Roman"/>
            <w:noProof/>
          </w:rPr>
          <w:t>3.5</w:t>
        </w:r>
        <w:r>
          <w:rPr>
            <w:rFonts w:cstheme="minorBidi"/>
            <w:smallCaps w:val="0"/>
            <w:noProof/>
            <w:sz w:val="21"/>
            <w:szCs w:val="22"/>
          </w:rPr>
          <w:tab/>
        </w:r>
        <w:r w:rsidRPr="00124270">
          <w:rPr>
            <w:rStyle w:val="a8"/>
            <w:rFonts w:ascii="Times New Roman" w:hAnsi="Times New Roman" w:hint="eastAsia"/>
            <w:noProof/>
          </w:rPr>
          <w:t>数据库组态</w:t>
        </w:r>
        <w:r>
          <w:rPr>
            <w:noProof/>
            <w:webHidden/>
          </w:rPr>
          <w:tab/>
        </w:r>
        <w:r>
          <w:rPr>
            <w:noProof/>
            <w:webHidden/>
          </w:rPr>
          <w:fldChar w:fldCharType="begin"/>
        </w:r>
        <w:r>
          <w:rPr>
            <w:noProof/>
            <w:webHidden/>
          </w:rPr>
          <w:instrText xml:space="preserve"> PAGEREF _Toc406075004 \h </w:instrText>
        </w:r>
        <w:r>
          <w:rPr>
            <w:noProof/>
            <w:webHidden/>
          </w:rPr>
        </w:r>
        <w:r>
          <w:rPr>
            <w:noProof/>
            <w:webHidden/>
          </w:rPr>
          <w:fldChar w:fldCharType="separate"/>
        </w:r>
        <w:r>
          <w:rPr>
            <w:noProof/>
            <w:webHidden/>
          </w:rPr>
          <w:t>5</w:t>
        </w:r>
        <w:r>
          <w:rPr>
            <w:noProof/>
            <w:webHidden/>
          </w:rPr>
          <w:fldChar w:fldCharType="end"/>
        </w:r>
      </w:hyperlink>
    </w:p>
    <w:p w:rsidR="007035AC" w:rsidRDefault="007035AC">
      <w:pPr>
        <w:pStyle w:val="30"/>
        <w:rPr>
          <w:rFonts w:cstheme="minorBidi"/>
          <w:i w:val="0"/>
          <w:iCs w:val="0"/>
          <w:noProof/>
          <w:sz w:val="21"/>
          <w:szCs w:val="22"/>
        </w:rPr>
      </w:pPr>
      <w:hyperlink w:anchor="_Toc406075005" w:history="1">
        <w:r w:rsidRPr="00124270">
          <w:rPr>
            <w:rStyle w:val="a8"/>
            <w:noProof/>
          </w:rPr>
          <w:t>3.5.1</w:t>
        </w:r>
        <w:r>
          <w:rPr>
            <w:rFonts w:cstheme="minorBidi"/>
            <w:i w:val="0"/>
            <w:iCs w:val="0"/>
            <w:noProof/>
            <w:sz w:val="21"/>
            <w:szCs w:val="22"/>
          </w:rPr>
          <w:tab/>
        </w:r>
        <w:r w:rsidRPr="00124270">
          <w:rPr>
            <w:rStyle w:val="a8"/>
            <w:rFonts w:hint="eastAsia"/>
            <w:noProof/>
          </w:rPr>
          <w:t>三段式数据点名称</w:t>
        </w:r>
        <w:r>
          <w:rPr>
            <w:noProof/>
            <w:webHidden/>
          </w:rPr>
          <w:tab/>
        </w:r>
        <w:r>
          <w:rPr>
            <w:noProof/>
            <w:webHidden/>
          </w:rPr>
          <w:fldChar w:fldCharType="begin"/>
        </w:r>
        <w:r>
          <w:rPr>
            <w:noProof/>
            <w:webHidden/>
          </w:rPr>
          <w:instrText xml:space="preserve"> PAGEREF _Toc406075005 \h </w:instrText>
        </w:r>
        <w:r>
          <w:rPr>
            <w:noProof/>
            <w:webHidden/>
          </w:rPr>
        </w:r>
        <w:r>
          <w:rPr>
            <w:noProof/>
            <w:webHidden/>
          </w:rPr>
          <w:fldChar w:fldCharType="separate"/>
        </w:r>
        <w:r>
          <w:rPr>
            <w:noProof/>
            <w:webHidden/>
          </w:rPr>
          <w:t>6</w:t>
        </w:r>
        <w:r>
          <w:rPr>
            <w:noProof/>
            <w:webHidden/>
          </w:rPr>
          <w:fldChar w:fldCharType="end"/>
        </w:r>
      </w:hyperlink>
    </w:p>
    <w:p w:rsidR="007035AC" w:rsidRDefault="007035AC">
      <w:pPr>
        <w:pStyle w:val="30"/>
        <w:rPr>
          <w:rFonts w:cstheme="minorBidi"/>
          <w:i w:val="0"/>
          <w:iCs w:val="0"/>
          <w:noProof/>
          <w:sz w:val="21"/>
          <w:szCs w:val="22"/>
        </w:rPr>
      </w:pPr>
      <w:hyperlink w:anchor="_Toc406075006" w:history="1">
        <w:r w:rsidRPr="00124270">
          <w:rPr>
            <w:rStyle w:val="a8"/>
            <w:noProof/>
          </w:rPr>
          <w:t>3.5.2</w:t>
        </w:r>
        <w:r>
          <w:rPr>
            <w:rFonts w:cstheme="minorBidi"/>
            <w:i w:val="0"/>
            <w:iCs w:val="0"/>
            <w:noProof/>
            <w:sz w:val="21"/>
            <w:szCs w:val="22"/>
          </w:rPr>
          <w:tab/>
        </w:r>
        <w:r w:rsidRPr="00124270">
          <w:rPr>
            <w:rStyle w:val="a8"/>
            <w:rFonts w:hint="eastAsia"/>
            <w:noProof/>
          </w:rPr>
          <w:t>创建数据库分组</w:t>
        </w:r>
        <w:r>
          <w:rPr>
            <w:noProof/>
            <w:webHidden/>
          </w:rPr>
          <w:tab/>
        </w:r>
        <w:r>
          <w:rPr>
            <w:noProof/>
            <w:webHidden/>
          </w:rPr>
          <w:fldChar w:fldCharType="begin"/>
        </w:r>
        <w:r>
          <w:rPr>
            <w:noProof/>
            <w:webHidden/>
          </w:rPr>
          <w:instrText xml:space="preserve"> PAGEREF _Toc406075006 \h </w:instrText>
        </w:r>
        <w:r>
          <w:rPr>
            <w:noProof/>
            <w:webHidden/>
          </w:rPr>
        </w:r>
        <w:r>
          <w:rPr>
            <w:noProof/>
            <w:webHidden/>
          </w:rPr>
          <w:fldChar w:fldCharType="separate"/>
        </w:r>
        <w:r>
          <w:rPr>
            <w:noProof/>
            <w:webHidden/>
          </w:rPr>
          <w:t>6</w:t>
        </w:r>
        <w:r>
          <w:rPr>
            <w:noProof/>
            <w:webHidden/>
          </w:rPr>
          <w:fldChar w:fldCharType="end"/>
        </w:r>
      </w:hyperlink>
    </w:p>
    <w:p w:rsidR="007035AC" w:rsidRDefault="007035AC">
      <w:pPr>
        <w:pStyle w:val="30"/>
        <w:rPr>
          <w:rFonts w:cstheme="minorBidi"/>
          <w:i w:val="0"/>
          <w:iCs w:val="0"/>
          <w:noProof/>
          <w:sz w:val="21"/>
          <w:szCs w:val="22"/>
        </w:rPr>
      </w:pPr>
      <w:hyperlink w:anchor="_Toc406075007" w:history="1">
        <w:r w:rsidRPr="00124270">
          <w:rPr>
            <w:rStyle w:val="a8"/>
            <w:noProof/>
          </w:rPr>
          <w:t>3.5.3</w:t>
        </w:r>
        <w:r>
          <w:rPr>
            <w:rFonts w:cstheme="minorBidi"/>
            <w:i w:val="0"/>
            <w:iCs w:val="0"/>
            <w:noProof/>
            <w:sz w:val="21"/>
            <w:szCs w:val="22"/>
          </w:rPr>
          <w:tab/>
        </w:r>
        <w:r w:rsidRPr="00124270">
          <w:rPr>
            <w:rStyle w:val="a8"/>
            <w:rFonts w:hint="eastAsia"/>
            <w:noProof/>
          </w:rPr>
          <w:t>创建变量</w:t>
        </w:r>
        <w:r>
          <w:rPr>
            <w:noProof/>
            <w:webHidden/>
          </w:rPr>
          <w:tab/>
        </w:r>
        <w:r>
          <w:rPr>
            <w:noProof/>
            <w:webHidden/>
          </w:rPr>
          <w:fldChar w:fldCharType="begin"/>
        </w:r>
        <w:r>
          <w:rPr>
            <w:noProof/>
            <w:webHidden/>
          </w:rPr>
          <w:instrText xml:space="preserve"> PAGEREF _Toc406075007 \h </w:instrText>
        </w:r>
        <w:r>
          <w:rPr>
            <w:noProof/>
            <w:webHidden/>
          </w:rPr>
        </w:r>
        <w:r>
          <w:rPr>
            <w:noProof/>
            <w:webHidden/>
          </w:rPr>
          <w:fldChar w:fldCharType="separate"/>
        </w:r>
        <w:r>
          <w:rPr>
            <w:noProof/>
            <w:webHidden/>
          </w:rPr>
          <w:t>7</w:t>
        </w:r>
        <w:r>
          <w:rPr>
            <w:noProof/>
            <w:webHidden/>
          </w:rPr>
          <w:fldChar w:fldCharType="end"/>
        </w:r>
      </w:hyperlink>
    </w:p>
    <w:p w:rsidR="007035AC" w:rsidRDefault="007035AC">
      <w:pPr>
        <w:pStyle w:val="30"/>
        <w:rPr>
          <w:rFonts w:cstheme="minorBidi"/>
          <w:i w:val="0"/>
          <w:iCs w:val="0"/>
          <w:noProof/>
          <w:sz w:val="21"/>
          <w:szCs w:val="22"/>
        </w:rPr>
      </w:pPr>
      <w:hyperlink w:anchor="_Toc406075008" w:history="1">
        <w:r w:rsidRPr="00124270">
          <w:rPr>
            <w:rStyle w:val="a8"/>
            <w:noProof/>
          </w:rPr>
          <w:t>3.5.4</w:t>
        </w:r>
        <w:r>
          <w:rPr>
            <w:rFonts w:cstheme="minorBidi"/>
            <w:i w:val="0"/>
            <w:iCs w:val="0"/>
            <w:noProof/>
            <w:sz w:val="21"/>
            <w:szCs w:val="22"/>
          </w:rPr>
          <w:tab/>
        </w:r>
        <w:r w:rsidRPr="00124270">
          <w:rPr>
            <w:rStyle w:val="a8"/>
            <w:rFonts w:hint="eastAsia"/>
            <w:noProof/>
          </w:rPr>
          <w:t>修改数据分组和变量</w:t>
        </w:r>
        <w:r>
          <w:rPr>
            <w:noProof/>
            <w:webHidden/>
          </w:rPr>
          <w:tab/>
        </w:r>
        <w:r>
          <w:rPr>
            <w:noProof/>
            <w:webHidden/>
          </w:rPr>
          <w:fldChar w:fldCharType="begin"/>
        </w:r>
        <w:r>
          <w:rPr>
            <w:noProof/>
            <w:webHidden/>
          </w:rPr>
          <w:instrText xml:space="preserve"> PAGEREF _Toc406075008 \h </w:instrText>
        </w:r>
        <w:r>
          <w:rPr>
            <w:noProof/>
            <w:webHidden/>
          </w:rPr>
        </w:r>
        <w:r>
          <w:rPr>
            <w:noProof/>
            <w:webHidden/>
          </w:rPr>
          <w:fldChar w:fldCharType="separate"/>
        </w:r>
        <w:r>
          <w:rPr>
            <w:noProof/>
            <w:webHidden/>
          </w:rPr>
          <w:t>8</w:t>
        </w:r>
        <w:r>
          <w:rPr>
            <w:noProof/>
            <w:webHidden/>
          </w:rPr>
          <w:fldChar w:fldCharType="end"/>
        </w:r>
      </w:hyperlink>
    </w:p>
    <w:p w:rsidR="007035AC" w:rsidRDefault="007035AC">
      <w:pPr>
        <w:pStyle w:val="30"/>
        <w:rPr>
          <w:rFonts w:cstheme="minorBidi"/>
          <w:i w:val="0"/>
          <w:iCs w:val="0"/>
          <w:noProof/>
          <w:sz w:val="21"/>
          <w:szCs w:val="22"/>
        </w:rPr>
      </w:pPr>
      <w:hyperlink w:anchor="_Toc406075009" w:history="1">
        <w:r w:rsidRPr="00124270">
          <w:rPr>
            <w:rStyle w:val="a8"/>
            <w:noProof/>
          </w:rPr>
          <w:t>3.5.5</w:t>
        </w:r>
        <w:r>
          <w:rPr>
            <w:rFonts w:cstheme="minorBidi"/>
            <w:i w:val="0"/>
            <w:iCs w:val="0"/>
            <w:noProof/>
            <w:sz w:val="21"/>
            <w:szCs w:val="22"/>
          </w:rPr>
          <w:tab/>
        </w:r>
        <w:r w:rsidRPr="00124270">
          <w:rPr>
            <w:rStyle w:val="a8"/>
            <w:rFonts w:hint="eastAsia"/>
            <w:noProof/>
          </w:rPr>
          <w:t>直接修改</w:t>
        </w:r>
        <w:r w:rsidRPr="00124270">
          <w:rPr>
            <w:rStyle w:val="a8"/>
            <w:noProof/>
          </w:rPr>
          <w:t>NicBuilder.ini</w:t>
        </w:r>
        <w:r w:rsidRPr="00124270">
          <w:rPr>
            <w:rStyle w:val="a8"/>
            <w:rFonts w:hint="eastAsia"/>
            <w:noProof/>
          </w:rPr>
          <w:t>组态数据库</w:t>
        </w:r>
        <w:r>
          <w:rPr>
            <w:noProof/>
            <w:webHidden/>
          </w:rPr>
          <w:tab/>
        </w:r>
        <w:r>
          <w:rPr>
            <w:noProof/>
            <w:webHidden/>
          </w:rPr>
          <w:fldChar w:fldCharType="begin"/>
        </w:r>
        <w:r>
          <w:rPr>
            <w:noProof/>
            <w:webHidden/>
          </w:rPr>
          <w:instrText xml:space="preserve"> PAGEREF _Toc406075009 \h </w:instrText>
        </w:r>
        <w:r>
          <w:rPr>
            <w:noProof/>
            <w:webHidden/>
          </w:rPr>
        </w:r>
        <w:r>
          <w:rPr>
            <w:noProof/>
            <w:webHidden/>
          </w:rPr>
          <w:fldChar w:fldCharType="separate"/>
        </w:r>
        <w:r>
          <w:rPr>
            <w:noProof/>
            <w:webHidden/>
          </w:rPr>
          <w:t>8</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10" w:history="1">
        <w:r w:rsidRPr="00124270">
          <w:rPr>
            <w:rStyle w:val="a8"/>
            <w:rFonts w:ascii="Times New Roman" w:hAnsi="Times New Roman"/>
            <w:noProof/>
          </w:rPr>
          <w:t>3.6</w:t>
        </w:r>
        <w:r>
          <w:rPr>
            <w:rFonts w:cstheme="minorBidi"/>
            <w:smallCaps w:val="0"/>
            <w:noProof/>
            <w:sz w:val="21"/>
            <w:szCs w:val="22"/>
          </w:rPr>
          <w:tab/>
        </w:r>
        <w:r w:rsidRPr="00124270">
          <w:rPr>
            <w:rStyle w:val="a8"/>
            <w:rFonts w:ascii="Times New Roman" w:hAnsi="Times New Roman" w:hint="eastAsia"/>
            <w:noProof/>
          </w:rPr>
          <w:t>添加设备</w:t>
        </w:r>
        <w:r>
          <w:rPr>
            <w:noProof/>
            <w:webHidden/>
          </w:rPr>
          <w:tab/>
        </w:r>
        <w:r>
          <w:rPr>
            <w:noProof/>
            <w:webHidden/>
          </w:rPr>
          <w:fldChar w:fldCharType="begin"/>
        </w:r>
        <w:r>
          <w:rPr>
            <w:noProof/>
            <w:webHidden/>
          </w:rPr>
          <w:instrText xml:space="preserve"> PAGEREF _Toc406075010 \h </w:instrText>
        </w:r>
        <w:r>
          <w:rPr>
            <w:noProof/>
            <w:webHidden/>
          </w:rPr>
        </w:r>
        <w:r>
          <w:rPr>
            <w:noProof/>
            <w:webHidden/>
          </w:rPr>
          <w:fldChar w:fldCharType="separate"/>
        </w:r>
        <w:r>
          <w:rPr>
            <w:noProof/>
            <w:webHidden/>
          </w:rPr>
          <w:t>10</w:t>
        </w:r>
        <w:r>
          <w:rPr>
            <w:noProof/>
            <w:webHidden/>
          </w:rPr>
          <w:fldChar w:fldCharType="end"/>
        </w:r>
      </w:hyperlink>
    </w:p>
    <w:p w:rsidR="007035AC" w:rsidRDefault="007035AC">
      <w:pPr>
        <w:pStyle w:val="30"/>
        <w:rPr>
          <w:rFonts w:cstheme="minorBidi"/>
          <w:i w:val="0"/>
          <w:iCs w:val="0"/>
          <w:noProof/>
          <w:sz w:val="21"/>
          <w:szCs w:val="22"/>
        </w:rPr>
      </w:pPr>
      <w:hyperlink w:anchor="_Toc406075011" w:history="1">
        <w:r w:rsidRPr="00124270">
          <w:rPr>
            <w:rStyle w:val="a8"/>
            <w:noProof/>
          </w:rPr>
          <w:t>3.6.1</w:t>
        </w:r>
        <w:r>
          <w:rPr>
            <w:rFonts w:cstheme="minorBidi"/>
            <w:i w:val="0"/>
            <w:iCs w:val="0"/>
            <w:noProof/>
            <w:sz w:val="21"/>
            <w:szCs w:val="22"/>
          </w:rPr>
          <w:tab/>
        </w:r>
        <w:r w:rsidRPr="00124270">
          <w:rPr>
            <w:rStyle w:val="a8"/>
            <w:rFonts w:hint="eastAsia"/>
            <w:noProof/>
          </w:rPr>
          <w:t>配置数值计算设备</w:t>
        </w:r>
        <w:r>
          <w:rPr>
            <w:noProof/>
            <w:webHidden/>
          </w:rPr>
          <w:tab/>
        </w:r>
        <w:r>
          <w:rPr>
            <w:noProof/>
            <w:webHidden/>
          </w:rPr>
          <w:fldChar w:fldCharType="begin"/>
        </w:r>
        <w:r>
          <w:rPr>
            <w:noProof/>
            <w:webHidden/>
          </w:rPr>
          <w:instrText xml:space="preserve"> PAGEREF _Toc406075011 \h </w:instrText>
        </w:r>
        <w:r>
          <w:rPr>
            <w:noProof/>
            <w:webHidden/>
          </w:rPr>
        </w:r>
        <w:r>
          <w:rPr>
            <w:noProof/>
            <w:webHidden/>
          </w:rPr>
          <w:fldChar w:fldCharType="separate"/>
        </w:r>
        <w:r>
          <w:rPr>
            <w:noProof/>
            <w:webHidden/>
          </w:rPr>
          <w:t>11</w:t>
        </w:r>
        <w:r>
          <w:rPr>
            <w:noProof/>
            <w:webHidden/>
          </w:rPr>
          <w:fldChar w:fldCharType="end"/>
        </w:r>
      </w:hyperlink>
    </w:p>
    <w:p w:rsidR="007035AC" w:rsidRDefault="007035AC">
      <w:pPr>
        <w:pStyle w:val="30"/>
        <w:rPr>
          <w:rFonts w:cstheme="minorBidi"/>
          <w:i w:val="0"/>
          <w:iCs w:val="0"/>
          <w:noProof/>
          <w:sz w:val="21"/>
          <w:szCs w:val="22"/>
        </w:rPr>
      </w:pPr>
      <w:hyperlink w:anchor="_Toc406075012" w:history="1">
        <w:r w:rsidRPr="00124270">
          <w:rPr>
            <w:rStyle w:val="a8"/>
            <w:noProof/>
          </w:rPr>
          <w:t>3.6.2</w:t>
        </w:r>
        <w:r>
          <w:rPr>
            <w:rFonts w:cstheme="minorBidi"/>
            <w:i w:val="0"/>
            <w:iCs w:val="0"/>
            <w:noProof/>
            <w:sz w:val="21"/>
            <w:szCs w:val="22"/>
          </w:rPr>
          <w:tab/>
        </w:r>
        <w:r w:rsidRPr="00124270">
          <w:rPr>
            <w:rStyle w:val="a8"/>
            <w:rFonts w:hint="eastAsia"/>
            <w:noProof/>
          </w:rPr>
          <w:t>配置数据回写设备</w:t>
        </w:r>
        <w:r>
          <w:rPr>
            <w:noProof/>
            <w:webHidden/>
          </w:rPr>
          <w:tab/>
        </w:r>
        <w:r>
          <w:rPr>
            <w:noProof/>
            <w:webHidden/>
          </w:rPr>
          <w:fldChar w:fldCharType="begin"/>
        </w:r>
        <w:r>
          <w:rPr>
            <w:noProof/>
            <w:webHidden/>
          </w:rPr>
          <w:instrText xml:space="preserve"> PAGEREF _Toc406075012 \h </w:instrText>
        </w:r>
        <w:r>
          <w:rPr>
            <w:noProof/>
            <w:webHidden/>
          </w:rPr>
        </w:r>
        <w:r>
          <w:rPr>
            <w:noProof/>
            <w:webHidden/>
          </w:rPr>
          <w:fldChar w:fldCharType="separate"/>
        </w:r>
        <w:r>
          <w:rPr>
            <w:noProof/>
            <w:webHidden/>
          </w:rPr>
          <w:t>13</w:t>
        </w:r>
        <w:r>
          <w:rPr>
            <w:noProof/>
            <w:webHidden/>
          </w:rPr>
          <w:fldChar w:fldCharType="end"/>
        </w:r>
      </w:hyperlink>
    </w:p>
    <w:p w:rsidR="007035AC" w:rsidRDefault="007035AC">
      <w:pPr>
        <w:pStyle w:val="30"/>
        <w:rPr>
          <w:rFonts w:cstheme="minorBidi"/>
          <w:i w:val="0"/>
          <w:iCs w:val="0"/>
          <w:noProof/>
          <w:sz w:val="21"/>
          <w:szCs w:val="22"/>
        </w:rPr>
      </w:pPr>
      <w:hyperlink w:anchor="_Toc406075013" w:history="1">
        <w:r w:rsidRPr="00124270">
          <w:rPr>
            <w:rStyle w:val="a8"/>
            <w:noProof/>
          </w:rPr>
          <w:t>3.6.3</w:t>
        </w:r>
        <w:r>
          <w:rPr>
            <w:rFonts w:cstheme="minorBidi"/>
            <w:i w:val="0"/>
            <w:iCs w:val="0"/>
            <w:noProof/>
            <w:sz w:val="21"/>
            <w:szCs w:val="22"/>
          </w:rPr>
          <w:tab/>
        </w:r>
        <w:r w:rsidRPr="00124270">
          <w:rPr>
            <w:rStyle w:val="a8"/>
            <w:rFonts w:hint="eastAsia"/>
            <w:noProof/>
          </w:rPr>
          <w:t>配置</w:t>
        </w:r>
        <w:r w:rsidRPr="00124270">
          <w:rPr>
            <w:rStyle w:val="a8"/>
            <w:noProof/>
          </w:rPr>
          <w:t>S960</w:t>
        </w:r>
        <w:r w:rsidRPr="00124270">
          <w:rPr>
            <w:rStyle w:val="a8"/>
            <w:rFonts w:hint="eastAsia"/>
            <w:noProof/>
          </w:rPr>
          <w:t>数据采集设备</w:t>
        </w:r>
        <w:r>
          <w:rPr>
            <w:noProof/>
            <w:webHidden/>
          </w:rPr>
          <w:tab/>
        </w:r>
        <w:r>
          <w:rPr>
            <w:noProof/>
            <w:webHidden/>
          </w:rPr>
          <w:fldChar w:fldCharType="begin"/>
        </w:r>
        <w:r>
          <w:rPr>
            <w:noProof/>
            <w:webHidden/>
          </w:rPr>
          <w:instrText xml:space="preserve"> PAGEREF _Toc406075013 \h </w:instrText>
        </w:r>
        <w:r>
          <w:rPr>
            <w:noProof/>
            <w:webHidden/>
          </w:rPr>
        </w:r>
        <w:r>
          <w:rPr>
            <w:noProof/>
            <w:webHidden/>
          </w:rPr>
          <w:fldChar w:fldCharType="separate"/>
        </w:r>
        <w:r>
          <w:rPr>
            <w:noProof/>
            <w:webHidden/>
          </w:rPr>
          <w:t>17</w:t>
        </w:r>
        <w:r>
          <w:rPr>
            <w:noProof/>
            <w:webHidden/>
          </w:rPr>
          <w:fldChar w:fldCharType="end"/>
        </w:r>
      </w:hyperlink>
    </w:p>
    <w:p w:rsidR="007035AC" w:rsidRDefault="007035AC">
      <w:pPr>
        <w:pStyle w:val="30"/>
        <w:rPr>
          <w:rFonts w:cstheme="minorBidi"/>
          <w:i w:val="0"/>
          <w:iCs w:val="0"/>
          <w:noProof/>
          <w:sz w:val="21"/>
          <w:szCs w:val="22"/>
        </w:rPr>
      </w:pPr>
      <w:hyperlink w:anchor="_Toc406075014" w:history="1">
        <w:r w:rsidRPr="00124270">
          <w:rPr>
            <w:rStyle w:val="a8"/>
            <w:noProof/>
          </w:rPr>
          <w:t>3.6.4</w:t>
        </w:r>
        <w:r>
          <w:rPr>
            <w:rFonts w:cstheme="minorBidi"/>
            <w:i w:val="0"/>
            <w:iCs w:val="0"/>
            <w:noProof/>
            <w:sz w:val="21"/>
            <w:szCs w:val="22"/>
          </w:rPr>
          <w:tab/>
        </w:r>
        <w:r w:rsidRPr="00124270">
          <w:rPr>
            <w:rStyle w:val="a8"/>
            <w:rFonts w:hint="eastAsia"/>
            <w:noProof/>
          </w:rPr>
          <w:t>配置</w:t>
        </w:r>
        <w:r w:rsidRPr="00124270">
          <w:rPr>
            <w:rStyle w:val="a8"/>
            <w:noProof/>
          </w:rPr>
          <w:t>Omron CH200-Alpha PLC</w:t>
        </w:r>
        <w:r w:rsidRPr="00124270">
          <w:rPr>
            <w:rStyle w:val="a8"/>
            <w:rFonts w:hint="eastAsia"/>
            <w:noProof/>
          </w:rPr>
          <w:t>设备</w:t>
        </w:r>
        <w:r>
          <w:rPr>
            <w:noProof/>
            <w:webHidden/>
          </w:rPr>
          <w:tab/>
        </w:r>
        <w:r>
          <w:rPr>
            <w:noProof/>
            <w:webHidden/>
          </w:rPr>
          <w:fldChar w:fldCharType="begin"/>
        </w:r>
        <w:r>
          <w:rPr>
            <w:noProof/>
            <w:webHidden/>
          </w:rPr>
          <w:instrText xml:space="preserve"> PAGEREF _Toc406075014 \h </w:instrText>
        </w:r>
        <w:r>
          <w:rPr>
            <w:noProof/>
            <w:webHidden/>
          </w:rPr>
        </w:r>
        <w:r>
          <w:rPr>
            <w:noProof/>
            <w:webHidden/>
          </w:rPr>
          <w:fldChar w:fldCharType="separate"/>
        </w:r>
        <w:r>
          <w:rPr>
            <w:noProof/>
            <w:webHidden/>
          </w:rPr>
          <w:t>17</w:t>
        </w:r>
        <w:r>
          <w:rPr>
            <w:noProof/>
            <w:webHidden/>
          </w:rPr>
          <w:fldChar w:fldCharType="end"/>
        </w:r>
      </w:hyperlink>
    </w:p>
    <w:p w:rsidR="007035AC" w:rsidRDefault="007035AC">
      <w:pPr>
        <w:pStyle w:val="30"/>
        <w:rPr>
          <w:rFonts w:cstheme="minorBidi"/>
          <w:i w:val="0"/>
          <w:iCs w:val="0"/>
          <w:noProof/>
          <w:sz w:val="21"/>
          <w:szCs w:val="22"/>
        </w:rPr>
      </w:pPr>
      <w:hyperlink w:anchor="_Toc406075015" w:history="1">
        <w:r w:rsidRPr="00124270">
          <w:rPr>
            <w:rStyle w:val="a8"/>
            <w:noProof/>
          </w:rPr>
          <w:t>3.6.5</w:t>
        </w:r>
        <w:r>
          <w:rPr>
            <w:rFonts w:cstheme="minorBidi"/>
            <w:i w:val="0"/>
            <w:iCs w:val="0"/>
            <w:noProof/>
            <w:sz w:val="21"/>
            <w:szCs w:val="22"/>
          </w:rPr>
          <w:tab/>
        </w:r>
        <w:r w:rsidRPr="00124270">
          <w:rPr>
            <w:rStyle w:val="a8"/>
            <w:rFonts w:hint="eastAsia"/>
            <w:noProof/>
          </w:rPr>
          <w:t>配置</w:t>
        </w:r>
        <w:r w:rsidRPr="00124270">
          <w:rPr>
            <w:rStyle w:val="a8"/>
            <w:noProof/>
          </w:rPr>
          <w:t>Modicon Quantum-TSX PLC</w:t>
        </w:r>
        <w:r w:rsidRPr="00124270">
          <w:rPr>
            <w:rStyle w:val="a8"/>
            <w:rFonts w:hint="eastAsia"/>
            <w:noProof/>
          </w:rPr>
          <w:t>设备</w:t>
        </w:r>
        <w:r>
          <w:rPr>
            <w:noProof/>
            <w:webHidden/>
          </w:rPr>
          <w:tab/>
        </w:r>
        <w:r>
          <w:rPr>
            <w:noProof/>
            <w:webHidden/>
          </w:rPr>
          <w:fldChar w:fldCharType="begin"/>
        </w:r>
        <w:r>
          <w:rPr>
            <w:noProof/>
            <w:webHidden/>
          </w:rPr>
          <w:instrText xml:space="preserve"> PAGEREF _Toc406075015 \h </w:instrText>
        </w:r>
        <w:r>
          <w:rPr>
            <w:noProof/>
            <w:webHidden/>
          </w:rPr>
        </w:r>
        <w:r>
          <w:rPr>
            <w:noProof/>
            <w:webHidden/>
          </w:rPr>
          <w:fldChar w:fldCharType="separate"/>
        </w:r>
        <w:r>
          <w:rPr>
            <w:noProof/>
            <w:webHidden/>
          </w:rPr>
          <w:t>18</w:t>
        </w:r>
        <w:r>
          <w:rPr>
            <w:noProof/>
            <w:webHidden/>
          </w:rPr>
          <w:fldChar w:fldCharType="end"/>
        </w:r>
      </w:hyperlink>
    </w:p>
    <w:p w:rsidR="007035AC" w:rsidRDefault="007035AC">
      <w:pPr>
        <w:pStyle w:val="30"/>
        <w:rPr>
          <w:rFonts w:cstheme="minorBidi"/>
          <w:i w:val="0"/>
          <w:iCs w:val="0"/>
          <w:noProof/>
          <w:sz w:val="21"/>
          <w:szCs w:val="22"/>
        </w:rPr>
      </w:pPr>
      <w:hyperlink w:anchor="_Toc406075016" w:history="1">
        <w:r w:rsidRPr="00124270">
          <w:rPr>
            <w:rStyle w:val="a8"/>
            <w:noProof/>
          </w:rPr>
          <w:t>3.6.6</w:t>
        </w:r>
        <w:r>
          <w:rPr>
            <w:rFonts w:cstheme="minorBidi"/>
            <w:i w:val="0"/>
            <w:iCs w:val="0"/>
            <w:noProof/>
            <w:sz w:val="21"/>
            <w:szCs w:val="22"/>
          </w:rPr>
          <w:tab/>
        </w:r>
        <w:r w:rsidRPr="00124270">
          <w:rPr>
            <w:rStyle w:val="a8"/>
            <w:rFonts w:hint="eastAsia"/>
            <w:noProof/>
          </w:rPr>
          <w:t>配置</w:t>
        </w:r>
        <w:r w:rsidRPr="00124270">
          <w:rPr>
            <w:rStyle w:val="a8"/>
            <w:noProof/>
          </w:rPr>
          <w:t>OPC</w:t>
        </w:r>
        <w:r w:rsidRPr="00124270">
          <w:rPr>
            <w:rStyle w:val="a8"/>
            <w:rFonts w:hint="eastAsia"/>
            <w:noProof/>
          </w:rPr>
          <w:t>接口设备</w:t>
        </w:r>
        <w:r>
          <w:rPr>
            <w:noProof/>
            <w:webHidden/>
          </w:rPr>
          <w:tab/>
        </w:r>
        <w:r>
          <w:rPr>
            <w:noProof/>
            <w:webHidden/>
          </w:rPr>
          <w:fldChar w:fldCharType="begin"/>
        </w:r>
        <w:r>
          <w:rPr>
            <w:noProof/>
            <w:webHidden/>
          </w:rPr>
          <w:instrText xml:space="preserve"> PAGEREF _Toc406075016 \h </w:instrText>
        </w:r>
        <w:r>
          <w:rPr>
            <w:noProof/>
            <w:webHidden/>
          </w:rPr>
        </w:r>
        <w:r>
          <w:rPr>
            <w:noProof/>
            <w:webHidden/>
          </w:rPr>
          <w:fldChar w:fldCharType="separate"/>
        </w:r>
        <w:r>
          <w:rPr>
            <w:noProof/>
            <w:webHidden/>
          </w:rPr>
          <w:t>18</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17" w:history="1">
        <w:r w:rsidRPr="00124270">
          <w:rPr>
            <w:rStyle w:val="a8"/>
            <w:rFonts w:ascii="Times New Roman" w:hAnsi="Times New Roman"/>
            <w:noProof/>
          </w:rPr>
          <w:t>3.7</w:t>
        </w:r>
        <w:r>
          <w:rPr>
            <w:rFonts w:cstheme="minorBidi"/>
            <w:smallCaps w:val="0"/>
            <w:noProof/>
            <w:sz w:val="21"/>
            <w:szCs w:val="22"/>
          </w:rPr>
          <w:tab/>
        </w:r>
        <w:r w:rsidRPr="00124270">
          <w:rPr>
            <w:rStyle w:val="a8"/>
            <w:rFonts w:ascii="Times New Roman" w:hAnsi="Times New Roman" w:hint="eastAsia"/>
            <w:noProof/>
          </w:rPr>
          <w:t>配置串行通讯参数</w:t>
        </w:r>
        <w:r>
          <w:rPr>
            <w:noProof/>
            <w:webHidden/>
          </w:rPr>
          <w:tab/>
        </w:r>
        <w:r>
          <w:rPr>
            <w:noProof/>
            <w:webHidden/>
          </w:rPr>
          <w:fldChar w:fldCharType="begin"/>
        </w:r>
        <w:r>
          <w:rPr>
            <w:noProof/>
            <w:webHidden/>
          </w:rPr>
          <w:instrText xml:space="preserve"> PAGEREF _Toc406075017 \h </w:instrText>
        </w:r>
        <w:r>
          <w:rPr>
            <w:noProof/>
            <w:webHidden/>
          </w:rPr>
        </w:r>
        <w:r>
          <w:rPr>
            <w:noProof/>
            <w:webHidden/>
          </w:rPr>
          <w:fldChar w:fldCharType="separate"/>
        </w:r>
        <w:r>
          <w:rPr>
            <w:noProof/>
            <w:webHidden/>
          </w:rPr>
          <w:t>18</w:t>
        </w:r>
        <w:r>
          <w:rPr>
            <w:noProof/>
            <w:webHidden/>
          </w:rPr>
          <w:fldChar w:fldCharType="end"/>
        </w:r>
      </w:hyperlink>
    </w:p>
    <w:p w:rsidR="007035AC" w:rsidRDefault="007035AC">
      <w:pPr>
        <w:pStyle w:val="10"/>
        <w:tabs>
          <w:tab w:val="left" w:pos="420"/>
          <w:tab w:val="right" w:leader="dot" w:pos="10083"/>
        </w:tabs>
        <w:rPr>
          <w:rFonts w:cstheme="minorBidi"/>
          <w:b w:val="0"/>
          <w:bCs w:val="0"/>
          <w:caps w:val="0"/>
          <w:noProof/>
          <w:sz w:val="21"/>
          <w:szCs w:val="22"/>
        </w:rPr>
      </w:pPr>
      <w:hyperlink w:anchor="_Toc406075018" w:history="1">
        <w:r w:rsidRPr="00124270">
          <w:rPr>
            <w:rStyle w:val="a8"/>
            <w:rFonts w:ascii="Times New Roman" w:hAnsi="Times New Roman"/>
            <w:noProof/>
          </w:rPr>
          <w:t>4</w:t>
        </w:r>
        <w:r>
          <w:rPr>
            <w:rFonts w:cstheme="minorBidi"/>
            <w:b w:val="0"/>
            <w:bCs w:val="0"/>
            <w:caps w:val="0"/>
            <w:noProof/>
            <w:sz w:val="21"/>
            <w:szCs w:val="22"/>
          </w:rPr>
          <w:tab/>
        </w:r>
        <w:r w:rsidRPr="00124270">
          <w:rPr>
            <w:rStyle w:val="a8"/>
            <w:rFonts w:ascii="Times New Roman" w:hAnsi="Times New Roman" w:hint="eastAsia"/>
            <w:noProof/>
          </w:rPr>
          <w:t>人机界面组态程序</w:t>
        </w:r>
        <w:r w:rsidRPr="00124270">
          <w:rPr>
            <w:rStyle w:val="a8"/>
            <w:rFonts w:ascii="Times New Roman" w:hAnsi="Times New Roman"/>
            <w:noProof/>
          </w:rPr>
          <w:t>MCDraw</w:t>
        </w:r>
        <w:r w:rsidRPr="00124270">
          <w:rPr>
            <w:rStyle w:val="a8"/>
            <w:rFonts w:ascii="Times New Roman" w:hAnsi="Times New Roman" w:hint="eastAsia"/>
            <w:noProof/>
          </w:rPr>
          <w:t>简介</w:t>
        </w:r>
        <w:r>
          <w:rPr>
            <w:noProof/>
            <w:webHidden/>
          </w:rPr>
          <w:tab/>
        </w:r>
        <w:r>
          <w:rPr>
            <w:noProof/>
            <w:webHidden/>
          </w:rPr>
          <w:fldChar w:fldCharType="begin"/>
        </w:r>
        <w:r>
          <w:rPr>
            <w:noProof/>
            <w:webHidden/>
          </w:rPr>
          <w:instrText xml:space="preserve"> PAGEREF _Toc406075018 \h </w:instrText>
        </w:r>
        <w:r>
          <w:rPr>
            <w:noProof/>
            <w:webHidden/>
          </w:rPr>
        </w:r>
        <w:r>
          <w:rPr>
            <w:noProof/>
            <w:webHidden/>
          </w:rPr>
          <w:fldChar w:fldCharType="separate"/>
        </w:r>
        <w:r>
          <w:rPr>
            <w:noProof/>
            <w:webHidden/>
          </w:rPr>
          <w:t>20</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19" w:history="1">
        <w:r w:rsidRPr="00124270">
          <w:rPr>
            <w:rStyle w:val="a8"/>
            <w:rFonts w:ascii="Times New Roman" w:hAnsi="Times New Roman"/>
            <w:noProof/>
          </w:rPr>
          <w:t>4.1</w:t>
        </w:r>
        <w:r>
          <w:rPr>
            <w:rFonts w:cstheme="minorBidi"/>
            <w:smallCaps w:val="0"/>
            <w:noProof/>
            <w:sz w:val="21"/>
            <w:szCs w:val="22"/>
          </w:rPr>
          <w:tab/>
        </w:r>
        <w:r w:rsidRPr="00124270">
          <w:rPr>
            <w:rStyle w:val="a8"/>
            <w:rFonts w:ascii="Times New Roman" w:hAnsi="Times New Roman" w:hint="eastAsia"/>
            <w:noProof/>
          </w:rPr>
          <w:t>程序界面</w:t>
        </w:r>
        <w:r>
          <w:rPr>
            <w:noProof/>
            <w:webHidden/>
          </w:rPr>
          <w:tab/>
        </w:r>
        <w:r>
          <w:rPr>
            <w:noProof/>
            <w:webHidden/>
          </w:rPr>
          <w:fldChar w:fldCharType="begin"/>
        </w:r>
        <w:r>
          <w:rPr>
            <w:noProof/>
            <w:webHidden/>
          </w:rPr>
          <w:instrText xml:space="preserve"> PAGEREF _Toc406075019 \h </w:instrText>
        </w:r>
        <w:r>
          <w:rPr>
            <w:noProof/>
            <w:webHidden/>
          </w:rPr>
        </w:r>
        <w:r>
          <w:rPr>
            <w:noProof/>
            <w:webHidden/>
          </w:rPr>
          <w:fldChar w:fldCharType="separate"/>
        </w:r>
        <w:r>
          <w:rPr>
            <w:noProof/>
            <w:webHidden/>
          </w:rPr>
          <w:t>20</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20" w:history="1">
        <w:r w:rsidRPr="00124270">
          <w:rPr>
            <w:rStyle w:val="a8"/>
            <w:rFonts w:ascii="Times New Roman" w:hAnsi="Times New Roman"/>
            <w:noProof/>
          </w:rPr>
          <w:t>4.2</w:t>
        </w:r>
        <w:r>
          <w:rPr>
            <w:rFonts w:cstheme="minorBidi"/>
            <w:smallCaps w:val="0"/>
            <w:noProof/>
            <w:sz w:val="21"/>
            <w:szCs w:val="22"/>
          </w:rPr>
          <w:tab/>
        </w:r>
        <w:r w:rsidRPr="00124270">
          <w:rPr>
            <w:rStyle w:val="a8"/>
            <w:rFonts w:ascii="Times New Roman" w:hAnsi="Times New Roman" w:hint="eastAsia"/>
            <w:noProof/>
          </w:rPr>
          <w:t>菜单命令与工具简介</w:t>
        </w:r>
        <w:r>
          <w:rPr>
            <w:noProof/>
            <w:webHidden/>
          </w:rPr>
          <w:tab/>
        </w:r>
        <w:r>
          <w:rPr>
            <w:noProof/>
            <w:webHidden/>
          </w:rPr>
          <w:fldChar w:fldCharType="begin"/>
        </w:r>
        <w:r>
          <w:rPr>
            <w:noProof/>
            <w:webHidden/>
          </w:rPr>
          <w:instrText xml:space="preserve"> PAGEREF _Toc406075020 \h </w:instrText>
        </w:r>
        <w:r>
          <w:rPr>
            <w:noProof/>
            <w:webHidden/>
          </w:rPr>
        </w:r>
        <w:r>
          <w:rPr>
            <w:noProof/>
            <w:webHidden/>
          </w:rPr>
          <w:fldChar w:fldCharType="separate"/>
        </w:r>
        <w:r>
          <w:rPr>
            <w:noProof/>
            <w:webHidden/>
          </w:rPr>
          <w:t>20</w:t>
        </w:r>
        <w:r>
          <w:rPr>
            <w:noProof/>
            <w:webHidden/>
          </w:rPr>
          <w:fldChar w:fldCharType="end"/>
        </w:r>
      </w:hyperlink>
    </w:p>
    <w:p w:rsidR="007035AC" w:rsidRDefault="007035AC">
      <w:pPr>
        <w:pStyle w:val="30"/>
        <w:rPr>
          <w:rFonts w:cstheme="minorBidi"/>
          <w:i w:val="0"/>
          <w:iCs w:val="0"/>
          <w:noProof/>
          <w:sz w:val="21"/>
          <w:szCs w:val="22"/>
        </w:rPr>
      </w:pPr>
      <w:hyperlink w:anchor="_Toc406075021" w:history="1">
        <w:r w:rsidRPr="00124270">
          <w:rPr>
            <w:rStyle w:val="a8"/>
            <w:noProof/>
          </w:rPr>
          <w:t>4.2.1</w:t>
        </w:r>
        <w:r>
          <w:rPr>
            <w:rFonts w:cstheme="minorBidi"/>
            <w:i w:val="0"/>
            <w:iCs w:val="0"/>
            <w:noProof/>
            <w:sz w:val="21"/>
            <w:szCs w:val="22"/>
          </w:rPr>
          <w:tab/>
        </w:r>
        <w:r w:rsidRPr="00124270">
          <w:rPr>
            <w:rStyle w:val="a8"/>
            <w:rFonts w:hint="eastAsia"/>
            <w:noProof/>
          </w:rPr>
          <w:t>菜单及其键盘快捷键</w:t>
        </w:r>
        <w:r>
          <w:rPr>
            <w:noProof/>
            <w:webHidden/>
          </w:rPr>
          <w:tab/>
        </w:r>
        <w:r>
          <w:rPr>
            <w:noProof/>
            <w:webHidden/>
          </w:rPr>
          <w:fldChar w:fldCharType="begin"/>
        </w:r>
        <w:r>
          <w:rPr>
            <w:noProof/>
            <w:webHidden/>
          </w:rPr>
          <w:instrText xml:space="preserve"> PAGEREF _Toc406075021 \h </w:instrText>
        </w:r>
        <w:r>
          <w:rPr>
            <w:noProof/>
            <w:webHidden/>
          </w:rPr>
        </w:r>
        <w:r>
          <w:rPr>
            <w:noProof/>
            <w:webHidden/>
          </w:rPr>
          <w:fldChar w:fldCharType="separate"/>
        </w:r>
        <w:r>
          <w:rPr>
            <w:noProof/>
            <w:webHidden/>
          </w:rPr>
          <w:t>20</w:t>
        </w:r>
        <w:r>
          <w:rPr>
            <w:noProof/>
            <w:webHidden/>
          </w:rPr>
          <w:fldChar w:fldCharType="end"/>
        </w:r>
      </w:hyperlink>
    </w:p>
    <w:p w:rsidR="007035AC" w:rsidRDefault="007035AC">
      <w:pPr>
        <w:pStyle w:val="30"/>
        <w:rPr>
          <w:rFonts w:cstheme="minorBidi"/>
          <w:i w:val="0"/>
          <w:iCs w:val="0"/>
          <w:noProof/>
          <w:sz w:val="21"/>
          <w:szCs w:val="22"/>
        </w:rPr>
      </w:pPr>
      <w:hyperlink w:anchor="_Toc406075022" w:history="1">
        <w:r w:rsidRPr="00124270">
          <w:rPr>
            <w:rStyle w:val="a8"/>
            <w:noProof/>
          </w:rPr>
          <w:t>4.2.2</w:t>
        </w:r>
        <w:r>
          <w:rPr>
            <w:rFonts w:cstheme="minorBidi"/>
            <w:i w:val="0"/>
            <w:iCs w:val="0"/>
            <w:noProof/>
            <w:sz w:val="21"/>
            <w:szCs w:val="22"/>
          </w:rPr>
          <w:tab/>
        </w:r>
        <w:r w:rsidRPr="00124270">
          <w:rPr>
            <w:rStyle w:val="a8"/>
            <w:rFonts w:hint="eastAsia"/>
            <w:noProof/>
          </w:rPr>
          <w:t>工具栏</w:t>
        </w:r>
        <w:r>
          <w:rPr>
            <w:noProof/>
            <w:webHidden/>
          </w:rPr>
          <w:tab/>
        </w:r>
        <w:r>
          <w:rPr>
            <w:noProof/>
            <w:webHidden/>
          </w:rPr>
          <w:fldChar w:fldCharType="begin"/>
        </w:r>
        <w:r>
          <w:rPr>
            <w:noProof/>
            <w:webHidden/>
          </w:rPr>
          <w:instrText xml:space="preserve"> PAGEREF _Toc406075022 \h </w:instrText>
        </w:r>
        <w:r>
          <w:rPr>
            <w:noProof/>
            <w:webHidden/>
          </w:rPr>
        </w:r>
        <w:r>
          <w:rPr>
            <w:noProof/>
            <w:webHidden/>
          </w:rPr>
          <w:fldChar w:fldCharType="separate"/>
        </w:r>
        <w:r>
          <w:rPr>
            <w:noProof/>
            <w:webHidden/>
          </w:rPr>
          <w:t>21</w:t>
        </w:r>
        <w:r>
          <w:rPr>
            <w:noProof/>
            <w:webHidden/>
          </w:rPr>
          <w:fldChar w:fldCharType="end"/>
        </w:r>
      </w:hyperlink>
    </w:p>
    <w:p w:rsidR="007035AC" w:rsidRDefault="007035AC">
      <w:pPr>
        <w:pStyle w:val="10"/>
        <w:tabs>
          <w:tab w:val="left" w:pos="420"/>
          <w:tab w:val="right" w:leader="dot" w:pos="10083"/>
        </w:tabs>
        <w:rPr>
          <w:rFonts w:cstheme="minorBidi"/>
          <w:b w:val="0"/>
          <w:bCs w:val="0"/>
          <w:caps w:val="0"/>
          <w:noProof/>
          <w:sz w:val="21"/>
          <w:szCs w:val="22"/>
        </w:rPr>
      </w:pPr>
      <w:hyperlink w:anchor="_Toc406075023" w:history="1">
        <w:r w:rsidRPr="00124270">
          <w:rPr>
            <w:rStyle w:val="a8"/>
            <w:rFonts w:ascii="Times New Roman" w:hAnsi="Times New Roman"/>
            <w:noProof/>
          </w:rPr>
          <w:t>5</w:t>
        </w:r>
        <w:r>
          <w:rPr>
            <w:rFonts w:cstheme="minorBidi"/>
            <w:b w:val="0"/>
            <w:bCs w:val="0"/>
            <w:caps w:val="0"/>
            <w:noProof/>
            <w:sz w:val="21"/>
            <w:szCs w:val="22"/>
          </w:rPr>
          <w:tab/>
        </w:r>
        <w:r w:rsidRPr="00124270">
          <w:rPr>
            <w:rStyle w:val="a8"/>
            <w:rFonts w:ascii="Times New Roman" w:hAnsi="Times New Roman" w:hint="eastAsia"/>
            <w:noProof/>
          </w:rPr>
          <w:t>菜单命令</w:t>
        </w:r>
        <w:r>
          <w:rPr>
            <w:noProof/>
            <w:webHidden/>
          </w:rPr>
          <w:tab/>
        </w:r>
        <w:r>
          <w:rPr>
            <w:noProof/>
            <w:webHidden/>
          </w:rPr>
          <w:fldChar w:fldCharType="begin"/>
        </w:r>
        <w:r>
          <w:rPr>
            <w:noProof/>
            <w:webHidden/>
          </w:rPr>
          <w:instrText xml:space="preserve"> PAGEREF _Toc406075023 \h </w:instrText>
        </w:r>
        <w:r>
          <w:rPr>
            <w:noProof/>
            <w:webHidden/>
          </w:rPr>
        </w:r>
        <w:r>
          <w:rPr>
            <w:noProof/>
            <w:webHidden/>
          </w:rPr>
          <w:fldChar w:fldCharType="separate"/>
        </w:r>
        <w:r>
          <w:rPr>
            <w:noProof/>
            <w:webHidden/>
          </w:rPr>
          <w:t>23</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24" w:history="1">
        <w:r w:rsidRPr="00124270">
          <w:rPr>
            <w:rStyle w:val="a8"/>
            <w:rFonts w:ascii="Times New Roman" w:hAnsi="Times New Roman"/>
            <w:noProof/>
          </w:rPr>
          <w:t>5.1</w:t>
        </w:r>
        <w:r>
          <w:rPr>
            <w:rFonts w:cstheme="minorBidi"/>
            <w:smallCaps w:val="0"/>
            <w:noProof/>
            <w:sz w:val="21"/>
            <w:szCs w:val="22"/>
          </w:rPr>
          <w:tab/>
        </w:r>
        <w:r w:rsidRPr="00124270">
          <w:rPr>
            <w:rStyle w:val="a8"/>
            <w:rFonts w:ascii="Times New Roman" w:hAnsi="Times New Roman" w:hint="eastAsia"/>
            <w:noProof/>
          </w:rPr>
          <w:t>文件菜单</w:t>
        </w:r>
        <w:r>
          <w:rPr>
            <w:noProof/>
            <w:webHidden/>
          </w:rPr>
          <w:tab/>
        </w:r>
        <w:r>
          <w:rPr>
            <w:noProof/>
            <w:webHidden/>
          </w:rPr>
          <w:fldChar w:fldCharType="begin"/>
        </w:r>
        <w:r>
          <w:rPr>
            <w:noProof/>
            <w:webHidden/>
          </w:rPr>
          <w:instrText xml:space="preserve"> PAGEREF _Toc406075024 \h </w:instrText>
        </w:r>
        <w:r>
          <w:rPr>
            <w:noProof/>
            <w:webHidden/>
          </w:rPr>
        </w:r>
        <w:r>
          <w:rPr>
            <w:noProof/>
            <w:webHidden/>
          </w:rPr>
          <w:fldChar w:fldCharType="separate"/>
        </w:r>
        <w:r>
          <w:rPr>
            <w:noProof/>
            <w:webHidden/>
          </w:rPr>
          <w:t>23</w:t>
        </w:r>
        <w:r>
          <w:rPr>
            <w:noProof/>
            <w:webHidden/>
          </w:rPr>
          <w:fldChar w:fldCharType="end"/>
        </w:r>
      </w:hyperlink>
    </w:p>
    <w:p w:rsidR="007035AC" w:rsidRDefault="007035AC">
      <w:pPr>
        <w:pStyle w:val="30"/>
        <w:rPr>
          <w:rFonts w:cstheme="minorBidi"/>
          <w:i w:val="0"/>
          <w:iCs w:val="0"/>
          <w:noProof/>
          <w:sz w:val="21"/>
          <w:szCs w:val="22"/>
        </w:rPr>
      </w:pPr>
      <w:hyperlink w:anchor="_Toc406075025" w:history="1">
        <w:r w:rsidRPr="00124270">
          <w:rPr>
            <w:rStyle w:val="a8"/>
            <w:noProof/>
          </w:rPr>
          <w:t>5.1.1</w:t>
        </w:r>
        <w:r>
          <w:rPr>
            <w:rFonts w:cstheme="minorBidi"/>
            <w:i w:val="0"/>
            <w:iCs w:val="0"/>
            <w:noProof/>
            <w:sz w:val="21"/>
            <w:szCs w:val="22"/>
          </w:rPr>
          <w:tab/>
        </w:r>
        <w:r w:rsidRPr="00124270">
          <w:rPr>
            <w:rStyle w:val="a8"/>
            <w:rFonts w:hint="eastAsia"/>
            <w:noProof/>
          </w:rPr>
          <w:t>文件＼新建</w:t>
        </w:r>
        <w:r>
          <w:rPr>
            <w:noProof/>
            <w:webHidden/>
          </w:rPr>
          <w:tab/>
        </w:r>
        <w:r>
          <w:rPr>
            <w:noProof/>
            <w:webHidden/>
          </w:rPr>
          <w:fldChar w:fldCharType="begin"/>
        </w:r>
        <w:r>
          <w:rPr>
            <w:noProof/>
            <w:webHidden/>
          </w:rPr>
          <w:instrText xml:space="preserve"> PAGEREF _Toc406075025 \h </w:instrText>
        </w:r>
        <w:r>
          <w:rPr>
            <w:noProof/>
            <w:webHidden/>
          </w:rPr>
        </w:r>
        <w:r>
          <w:rPr>
            <w:noProof/>
            <w:webHidden/>
          </w:rPr>
          <w:fldChar w:fldCharType="separate"/>
        </w:r>
        <w:r>
          <w:rPr>
            <w:noProof/>
            <w:webHidden/>
          </w:rPr>
          <w:t>23</w:t>
        </w:r>
        <w:r>
          <w:rPr>
            <w:noProof/>
            <w:webHidden/>
          </w:rPr>
          <w:fldChar w:fldCharType="end"/>
        </w:r>
      </w:hyperlink>
    </w:p>
    <w:p w:rsidR="007035AC" w:rsidRDefault="007035AC">
      <w:pPr>
        <w:pStyle w:val="30"/>
        <w:rPr>
          <w:rFonts w:cstheme="minorBidi"/>
          <w:i w:val="0"/>
          <w:iCs w:val="0"/>
          <w:noProof/>
          <w:sz w:val="21"/>
          <w:szCs w:val="22"/>
        </w:rPr>
      </w:pPr>
      <w:hyperlink w:anchor="_Toc406075026" w:history="1">
        <w:r w:rsidRPr="00124270">
          <w:rPr>
            <w:rStyle w:val="a8"/>
            <w:noProof/>
          </w:rPr>
          <w:t>5.1.2</w:t>
        </w:r>
        <w:r>
          <w:rPr>
            <w:rFonts w:cstheme="minorBidi"/>
            <w:i w:val="0"/>
            <w:iCs w:val="0"/>
            <w:noProof/>
            <w:sz w:val="21"/>
            <w:szCs w:val="22"/>
          </w:rPr>
          <w:tab/>
        </w:r>
        <w:r w:rsidRPr="00124270">
          <w:rPr>
            <w:rStyle w:val="a8"/>
            <w:rFonts w:hint="eastAsia"/>
            <w:noProof/>
          </w:rPr>
          <w:t>文件＼打开</w:t>
        </w:r>
        <w:r>
          <w:rPr>
            <w:noProof/>
            <w:webHidden/>
          </w:rPr>
          <w:tab/>
        </w:r>
        <w:r>
          <w:rPr>
            <w:noProof/>
            <w:webHidden/>
          </w:rPr>
          <w:fldChar w:fldCharType="begin"/>
        </w:r>
        <w:r>
          <w:rPr>
            <w:noProof/>
            <w:webHidden/>
          </w:rPr>
          <w:instrText xml:space="preserve"> PAGEREF _Toc406075026 \h </w:instrText>
        </w:r>
        <w:r>
          <w:rPr>
            <w:noProof/>
            <w:webHidden/>
          </w:rPr>
        </w:r>
        <w:r>
          <w:rPr>
            <w:noProof/>
            <w:webHidden/>
          </w:rPr>
          <w:fldChar w:fldCharType="separate"/>
        </w:r>
        <w:r>
          <w:rPr>
            <w:noProof/>
            <w:webHidden/>
          </w:rPr>
          <w:t>23</w:t>
        </w:r>
        <w:r>
          <w:rPr>
            <w:noProof/>
            <w:webHidden/>
          </w:rPr>
          <w:fldChar w:fldCharType="end"/>
        </w:r>
      </w:hyperlink>
    </w:p>
    <w:p w:rsidR="007035AC" w:rsidRDefault="007035AC">
      <w:pPr>
        <w:pStyle w:val="30"/>
        <w:rPr>
          <w:rFonts w:cstheme="minorBidi"/>
          <w:i w:val="0"/>
          <w:iCs w:val="0"/>
          <w:noProof/>
          <w:sz w:val="21"/>
          <w:szCs w:val="22"/>
        </w:rPr>
      </w:pPr>
      <w:hyperlink w:anchor="_Toc406075027" w:history="1">
        <w:r w:rsidRPr="00124270">
          <w:rPr>
            <w:rStyle w:val="a8"/>
            <w:noProof/>
          </w:rPr>
          <w:t>5.1.3</w:t>
        </w:r>
        <w:r>
          <w:rPr>
            <w:rFonts w:cstheme="minorBidi"/>
            <w:i w:val="0"/>
            <w:iCs w:val="0"/>
            <w:noProof/>
            <w:sz w:val="21"/>
            <w:szCs w:val="22"/>
          </w:rPr>
          <w:tab/>
        </w:r>
        <w:r w:rsidRPr="00124270">
          <w:rPr>
            <w:rStyle w:val="a8"/>
            <w:rFonts w:hint="eastAsia"/>
            <w:noProof/>
          </w:rPr>
          <w:t>文件＼保存</w:t>
        </w:r>
        <w:r>
          <w:rPr>
            <w:noProof/>
            <w:webHidden/>
          </w:rPr>
          <w:tab/>
        </w:r>
        <w:r>
          <w:rPr>
            <w:noProof/>
            <w:webHidden/>
          </w:rPr>
          <w:fldChar w:fldCharType="begin"/>
        </w:r>
        <w:r>
          <w:rPr>
            <w:noProof/>
            <w:webHidden/>
          </w:rPr>
          <w:instrText xml:space="preserve"> PAGEREF _Toc406075027 \h </w:instrText>
        </w:r>
        <w:r>
          <w:rPr>
            <w:noProof/>
            <w:webHidden/>
          </w:rPr>
        </w:r>
        <w:r>
          <w:rPr>
            <w:noProof/>
            <w:webHidden/>
          </w:rPr>
          <w:fldChar w:fldCharType="separate"/>
        </w:r>
        <w:r>
          <w:rPr>
            <w:noProof/>
            <w:webHidden/>
          </w:rPr>
          <w:t>23</w:t>
        </w:r>
        <w:r>
          <w:rPr>
            <w:noProof/>
            <w:webHidden/>
          </w:rPr>
          <w:fldChar w:fldCharType="end"/>
        </w:r>
      </w:hyperlink>
    </w:p>
    <w:p w:rsidR="007035AC" w:rsidRDefault="007035AC">
      <w:pPr>
        <w:pStyle w:val="30"/>
        <w:rPr>
          <w:rFonts w:cstheme="minorBidi"/>
          <w:i w:val="0"/>
          <w:iCs w:val="0"/>
          <w:noProof/>
          <w:sz w:val="21"/>
          <w:szCs w:val="22"/>
        </w:rPr>
      </w:pPr>
      <w:hyperlink w:anchor="_Toc406075028" w:history="1">
        <w:r w:rsidRPr="00124270">
          <w:rPr>
            <w:rStyle w:val="a8"/>
            <w:noProof/>
          </w:rPr>
          <w:t>5.1.4</w:t>
        </w:r>
        <w:r>
          <w:rPr>
            <w:rFonts w:cstheme="minorBidi"/>
            <w:i w:val="0"/>
            <w:iCs w:val="0"/>
            <w:noProof/>
            <w:sz w:val="21"/>
            <w:szCs w:val="22"/>
          </w:rPr>
          <w:tab/>
        </w:r>
        <w:r w:rsidRPr="00124270">
          <w:rPr>
            <w:rStyle w:val="a8"/>
            <w:rFonts w:hint="eastAsia"/>
            <w:noProof/>
          </w:rPr>
          <w:t>文件＼另存为</w:t>
        </w:r>
        <w:r>
          <w:rPr>
            <w:noProof/>
            <w:webHidden/>
          </w:rPr>
          <w:tab/>
        </w:r>
        <w:r>
          <w:rPr>
            <w:noProof/>
            <w:webHidden/>
          </w:rPr>
          <w:fldChar w:fldCharType="begin"/>
        </w:r>
        <w:r>
          <w:rPr>
            <w:noProof/>
            <w:webHidden/>
          </w:rPr>
          <w:instrText xml:space="preserve"> PAGEREF _Toc406075028 \h </w:instrText>
        </w:r>
        <w:r>
          <w:rPr>
            <w:noProof/>
            <w:webHidden/>
          </w:rPr>
        </w:r>
        <w:r>
          <w:rPr>
            <w:noProof/>
            <w:webHidden/>
          </w:rPr>
          <w:fldChar w:fldCharType="separate"/>
        </w:r>
        <w:r>
          <w:rPr>
            <w:noProof/>
            <w:webHidden/>
          </w:rPr>
          <w:t>24</w:t>
        </w:r>
        <w:r>
          <w:rPr>
            <w:noProof/>
            <w:webHidden/>
          </w:rPr>
          <w:fldChar w:fldCharType="end"/>
        </w:r>
      </w:hyperlink>
    </w:p>
    <w:p w:rsidR="007035AC" w:rsidRDefault="007035AC">
      <w:pPr>
        <w:pStyle w:val="30"/>
        <w:rPr>
          <w:rFonts w:cstheme="minorBidi"/>
          <w:i w:val="0"/>
          <w:iCs w:val="0"/>
          <w:noProof/>
          <w:sz w:val="21"/>
          <w:szCs w:val="22"/>
        </w:rPr>
      </w:pPr>
      <w:hyperlink w:anchor="_Toc406075029" w:history="1">
        <w:r w:rsidRPr="00124270">
          <w:rPr>
            <w:rStyle w:val="a8"/>
            <w:noProof/>
          </w:rPr>
          <w:t>5.1.5</w:t>
        </w:r>
        <w:r>
          <w:rPr>
            <w:rFonts w:cstheme="minorBidi"/>
            <w:i w:val="0"/>
            <w:iCs w:val="0"/>
            <w:noProof/>
            <w:sz w:val="21"/>
            <w:szCs w:val="22"/>
          </w:rPr>
          <w:tab/>
        </w:r>
        <w:r w:rsidRPr="00124270">
          <w:rPr>
            <w:rStyle w:val="a8"/>
            <w:rFonts w:hint="eastAsia"/>
            <w:noProof/>
          </w:rPr>
          <w:t>文件＼打印</w:t>
        </w:r>
        <w:r>
          <w:rPr>
            <w:noProof/>
            <w:webHidden/>
          </w:rPr>
          <w:tab/>
        </w:r>
        <w:r>
          <w:rPr>
            <w:noProof/>
            <w:webHidden/>
          </w:rPr>
          <w:fldChar w:fldCharType="begin"/>
        </w:r>
        <w:r>
          <w:rPr>
            <w:noProof/>
            <w:webHidden/>
          </w:rPr>
          <w:instrText xml:space="preserve"> PAGEREF _Toc406075029 \h </w:instrText>
        </w:r>
        <w:r>
          <w:rPr>
            <w:noProof/>
            <w:webHidden/>
          </w:rPr>
        </w:r>
        <w:r>
          <w:rPr>
            <w:noProof/>
            <w:webHidden/>
          </w:rPr>
          <w:fldChar w:fldCharType="separate"/>
        </w:r>
        <w:r>
          <w:rPr>
            <w:noProof/>
            <w:webHidden/>
          </w:rPr>
          <w:t>24</w:t>
        </w:r>
        <w:r>
          <w:rPr>
            <w:noProof/>
            <w:webHidden/>
          </w:rPr>
          <w:fldChar w:fldCharType="end"/>
        </w:r>
      </w:hyperlink>
    </w:p>
    <w:p w:rsidR="007035AC" w:rsidRDefault="007035AC">
      <w:pPr>
        <w:pStyle w:val="30"/>
        <w:rPr>
          <w:rFonts w:cstheme="minorBidi"/>
          <w:i w:val="0"/>
          <w:iCs w:val="0"/>
          <w:noProof/>
          <w:sz w:val="21"/>
          <w:szCs w:val="22"/>
        </w:rPr>
      </w:pPr>
      <w:hyperlink w:anchor="_Toc406075030" w:history="1">
        <w:r w:rsidRPr="00124270">
          <w:rPr>
            <w:rStyle w:val="a8"/>
            <w:noProof/>
          </w:rPr>
          <w:t>5.1.6</w:t>
        </w:r>
        <w:r>
          <w:rPr>
            <w:rFonts w:cstheme="minorBidi"/>
            <w:i w:val="0"/>
            <w:iCs w:val="0"/>
            <w:noProof/>
            <w:sz w:val="21"/>
            <w:szCs w:val="22"/>
          </w:rPr>
          <w:tab/>
        </w:r>
        <w:r w:rsidRPr="00124270">
          <w:rPr>
            <w:rStyle w:val="a8"/>
            <w:rFonts w:hint="eastAsia"/>
            <w:noProof/>
          </w:rPr>
          <w:t>文件＼打印设置</w:t>
        </w:r>
        <w:r>
          <w:rPr>
            <w:noProof/>
            <w:webHidden/>
          </w:rPr>
          <w:tab/>
        </w:r>
        <w:r>
          <w:rPr>
            <w:noProof/>
            <w:webHidden/>
          </w:rPr>
          <w:fldChar w:fldCharType="begin"/>
        </w:r>
        <w:r>
          <w:rPr>
            <w:noProof/>
            <w:webHidden/>
          </w:rPr>
          <w:instrText xml:space="preserve"> PAGEREF _Toc406075030 \h </w:instrText>
        </w:r>
        <w:r>
          <w:rPr>
            <w:noProof/>
            <w:webHidden/>
          </w:rPr>
        </w:r>
        <w:r>
          <w:rPr>
            <w:noProof/>
            <w:webHidden/>
          </w:rPr>
          <w:fldChar w:fldCharType="separate"/>
        </w:r>
        <w:r>
          <w:rPr>
            <w:noProof/>
            <w:webHidden/>
          </w:rPr>
          <w:t>25</w:t>
        </w:r>
        <w:r>
          <w:rPr>
            <w:noProof/>
            <w:webHidden/>
          </w:rPr>
          <w:fldChar w:fldCharType="end"/>
        </w:r>
      </w:hyperlink>
    </w:p>
    <w:p w:rsidR="007035AC" w:rsidRDefault="007035AC">
      <w:pPr>
        <w:pStyle w:val="30"/>
        <w:rPr>
          <w:rFonts w:cstheme="minorBidi"/>
          <w:i w:val="0"/>
          <w:iCs w:val="0"/>
          <w:noProof/>
          <w:sz w:val="21"/>
          <w:szCs w:val="22"/>
        </w:rPr>
      </w:pPr>
      <w:hyperlink w:anchor="_Toc406075031" w:history="1">
        <w:r w:rsidRPr="00124270">
          <w:rPr>
            <w:rStyle w:val="a8"/>
            <w:noProof/>
          </w:rPr>
          <w:t>5.1.7</w:t>
        </w:r>
        <w:r>
          <w:rPr>
            <w:rFonts w:cstheme="minorBidi"/>
            <w:i w:val="0"/>
            <w:iCs w:val="0"/>
            <w:noProof/>
            <w:sz w:val="21"/>
            <w:szCs w:val="22"/>
          </w:rPr>
          <w:tab/>
        </w:r>
        <w:r w:rsidRPr="00124270">
          <w:rPr>
            <w:rStyle w:val="a8"/>
            <w:rFonts w:hint="eastAsia"/>
            <w:noProof/>
          </w:rPr>
          <w:t>文件＼打印预览</w:t>
        </w:r>
        <w:r>
          <w:rPr>
            <w:noProof/>
            <w:webHidden/>
          </w:rPr>
          <w:tab/>
        </w:r>
        <w:r>
          <w:rPr>
            <w:noProof/>
            <w:webHidden/>
          </w:rPr>
          <w:fldChar w:fldCharType="begin"/>
        </w:r>
        <w:r>
          <w:rPr>
            <w:noProof/>
            <w:webHidden/>
          </w:rPr>
          <w:instrText xml:space="preserve"> PAGEREF _Toc406075031 \h </w:instrText>
        </w:r>
        <w:r>
          <w:rPr>
            <w:noProof/>
            <w:webHidden/>
          </w:rPr>
        </w:r>
        <w:r>
          <w:rPr>
            <w:noProof/>
            <w:webHidden/>
          </w:rPr>
          <w:fldChar w:fldCharType="separate"/>
        </w:r>
        <w:r>
          <w:rPr>
            <w:noProof/>
            <w:webHidden/>
          </w:rPr>
          <w:t>25</w:t>
        </w:r>
        <w:r>
          <w:rPr>
            <w:noProof/>
            <w:webHidden/>
          </w:rPr>
          <w:fldChar w:fldCharType="end"/>
        </w:r>
      </w:hyperlink>
    </w:p>
    <w:p w:rsidR="007035AC" w:rsidRDefault="007035AC">
      <w:pPr>
        <w:pStyle w:val="30"/>
        <w:rPr>
          <w:rFonts w:cstheme="minorBidi"/>
          <w:i w:val="0"/>
          <w:iCs w:val="0"/>
          <w:noProof/>
          <w:sz w:val="21"/>
          <w:szCs w:val="22"/>
        </w:rPr>
      </w:pPr>
      <w:hyperlink w:anchor="_Toc406075032" w:history="1">
        <w:r w:rsidRPr="00124270">
          <w:rPr>
            <w:rStyle w:val="a8"/>
            <w:noProof/>
          </w:rPr>
          <w:t>5.1.8</w:t>
        </w:r>
        <w:r>
          <w:rPr>
            <w:rFonts w:cstheme="minorBidi"/>
            <w:i w:val="0"/>
            <w:iCs w:val="0"/>
            <w:noProof/>
            <w:sz w:val="21"/>
            <w:szCs w:val="22"/>
          </w:rPr>
          <w:tab/>
        </w:r>
        <w:r w:rsidRPr="00124270">
          <w:rPr>
            <w:rStyle w:val="a8"/>
            <w:rFonts w:hint="eastAsia"/>
            <w:noProof/>
          </w:rPr>
          <w:t>文件＼退出</w:t>
        </w:r>
        <w:r>
          <w:rPr>
            <w:noProof/>
            <w:webHidden/>
          </w:rPr>
          <w:tab/>
        </w:r>
        <w:r>
          <w:rPr>
            <w:noProof/>
            <w:webHidden/>
          </w:rPr>
          <w:fldChar w:fldCharType="begin"/>
        </w:r>
        <w:r>
          <w:rPr>
            <w:noProof/>
            <w:webHidden/>
          </w:rPr>
          <w:instrText xml:space="preserve"> PAGEREF _Toc406075032 \h </w:instrText>
        </w:r>
        <w:r>
          <w:rPr>
            <w:noProof/>
            <w:webHidden/>
          </w:rPr>
        </w:r>
        <w:r>
          <w:rPr>
            <w:noProof/>
            <w:webHidden/>
          </w:rPr>
          <w:fldChar w:fldCharType="separate"/>
        </w:r>
        <w:r>
          <w:rPr>
            <w:noProof/>
            <w:webHidden/>
          </w:rPr>
          <w:t>25</w:t>
        </w:r>
        <w:r>
          <w:rPr>
            <w:noProof/>
            <w:webHidden/>
          </w:rPr>
          <w:fldChar w:fldCharType="end"/>
        </w:r>
      </w:hyperlink>
    </w:p>
    <w:p w:rsidR="007035AC" w:rsidRDefault="007035AC">
      <w:pPr>
        <w:pStyle w:val="30"/>
        <w:rPr>
          <w:rFonts w:cstheme="minorBidi"/>
          <w:i w:val="0"/>
          <w:iCs w:val="0"/>
          <w:noProof/>
          <w:sz w:val="21"/>
          <w:szCs w:val="22"/>
        </w:rPr>
      </w:pPr>
      <w:hyperlink w:anchor="_Toc406075033" w:history="1">
        <w:r w:rsidRPr="00124270">
          <w:rPr>
            <w:rStyle w:val="a8"/>
            <w:noProof/>
          </w:rPr>
          <w:t>5.1.9</w:t>
        </w:r>
        <w:r>
          <w:rPr>
            <w:rFonts w:cstheme="minorBidi"/>
            <w:i w:val="0"/>
            <w:iCs w:val="0"/>
            <w:noProof/>
            <w:sz w:val="21"/>
            <w:szCs w:val="22"/>
          </w:rPr>
          <w:tab/>
        </w:r>
        <w:r w:rsidRPr="00124270">
          <w:rPr>
            <w:rStyle w:val="a8"/>
            <w:rFonts w:hint="eastAsia"/>
            <w:noProof/>
          </w:rPr>
          <w:t>画面删除操作</w:t>
        </w:r>
        <w:r>
          <w:rPr>
            <w:noProof/>
            <w:webHidden/>
          </w:rPr>
          <w:tab/>
        </w:r>
        <w:r>
          <w:rPr>
            <w:noProof/>
            <w:webHidden/>
          </w:rPr>
          <w:fldChar w:fldCharType="begin"/>
        </w:r>
        <w:r>
          <w:rPr>
            <w:noProof/>
            <w:webHidden/>
          </w:rPr>
          <w:instrText xml:space="preserve"> PAGEREF _Toc406075033 \h </w:instrText>
        </w:r>
        <w:r>
          <w:rPr>
            <w:noProof/>
            <w:webHidden/>
          </w:rPr>
        </w:r>
        <w:r>
          <w:rPr>
            <w:noProof/>
            <w:webHidden/>
          </w:rPr>
          <w:fldChar w:fldCharType="separate"/>
        </w:r>
        <w:r>
          <w:rPr>
            <w:noProof/>
            <w:webHidden/>
          </w:rPr>
          <w:t>25</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34" w:history="1">
        <w:r w:rsidRPr="00124270">
          <w:rPr>
            <w:rStyle w:val="a8"/>
            <w:rFonts w:ascii="Times New Roman" w:hAnsi="Times New Roman"/>
            <w:noProof/>
          </w:rPr>
          <w:t>5.2</w:t>
        </w:r>
        <w:r>
          <w:rPr>
            <w:rFonts w:cstheme="minorBidi"/>
            <w:smallCaps w:val="0"/>
            <w:noProof/>
            <w:sz w:val="21"/>
            <w:szCs w:val="22"/>
          </w:rPr>
          <w:tab/>
        </w:r>
        <w:r w:rsidRPr="00124270">
          <w:rPr>
            <w:rStyle w:val="a8"/>
            <w:rFonts w:ascii="Times New Roman" w:hAnsi="Times New Roman" w:hint="eastAsia"/>
            <w:noProof/>
          </w:rPr>
          <w:t>编辑菜单</w:t>
        </w:r>
        <w:r>
          <w:rPr>
            <w:noProof/>
            <w:webHidden/>
          </w:rPr>
          <w:tab/>
        </w:r>
        <w:r>
          <w:rPr>
            <w:noProof/>
            <w:webHidden/>
          </w:rPr>
          <w:fldChar w:fldCharType="begin"/>
        </w:r>
        <w:r>
          <w:rPr>
            <w:noProof/>
            <w:webHidden/>
          </w:rPr>
          <w:instrText xml:space="preserve"> PAGEREF _Toc406075034 \h </w:instrText>
        </w:r>
        <w:r>
          <w:rPr>
            <w:noProof/>
            <w:webHidden/>
          </w:rPr>
        </w:r>
        <w:r>
          <w:rPr>
            <w:noProof/>
            <w:webHidden/>
          </w:rPr>
          <w:fldChar w:fldCharType="separate"/>
        </w:r>
        <w:r>
          <w:rPr>
            <w:noProof/>
            <w:webHidden/>
          </w:rPr>
          <w:t>25</w:t>
        </w:r>
        <w:r>
          <w:rPr>
            <w:noProof/>
            <w:webHidden/>
          </w:rPr>
          <w:fldChar w:fldCharType="end"/>
        </w:r>
      </w:hyperlink>
    </w:p>
    <w:p w:rsidR="007035AC" w:rsidRDefault="007035AC">
      <w:pPr>
        <w:pStyle w:val="30"/>
        <w:rPr>
          <w:rFonts w:cstheme="minorBidi"/>
          <w:i w:val="0"/>
          <w:iCs w:val="0"/>
          <w:noProof/>
          <w:sz w:val="21"/>
          <w:szCs w:val="22"/>
        </w:rPr>
      </w:pPr>
      <w:hyperlink w:anchor="_Toc406075035" w:history="1">
        <w:r w:rsidRPr="00124270">
          <w:rPr>
            <w:rStyle w:val="a8"/>
            <w:noProof/>
          </w:rPr>
          <w:t>5.2.1</w:t>
        </w:r>
        <w:r>
          <w:rPr>
            <w:rFonts w:cstheme="minorBidi"/>
            <w:i w:val="0"/>
            <w:iCs w:val="0"/>
            <w:noProof/>
            <w:sz w:val="21"/>
            <w:szCs w:val="22"/>
          </w:rPr>
          <w:tab/>
        </w:r>
        <w:r w:rsidRPr="00124270">
          <w:rPr>
            <w:rStyle w:val="a8"/>
            <w:rFonts w:hint="eastAsia"/>
            <w:noProof/>
          </w:rPr>
          <w:t>编辑＼撤消</w:t>
        </w:r>
        <w:r>
          <w:rPr>
            <w:noProof/>
            <w:webHidden/>
          </w:rPr>
          <w:tab/>
        </w:r>
        <w:r>
          <w:rPr>
            <w:noProof/>
            <w:webHidden/>
          </w:rPr>
          <w:fldChar w:fldCharType="begin"/>
        </w:r>
        <w:r>
          <w:rPr>
            <w:noProof/>
            <w:webHidden/>
          </w:rPr>
          <w:instrText xml:space="preserve"> PAGEREF _Toc406075035 \h </w:instrText>
        </w:r>
        <w:r>
          <w:rPr>
            <w:noProof/>
            <w:webHidden/>
          </w:rPr>
        </w:r>
        <w:r>
          <w:rPr>
            <w:noProof/>
            <w:webHidden/>
          </w:rPr>
          <w:fldChar w:fldCharType="separate"/>
        </w:r>
        <w:r>
          <w:rPr>
            <w:noProof/>
            <w:webHidden/>
          </w:rPr>
          <w:t>26</w:t>
        </w:r>
        <w:r>
          <w:rPr>
            <w:noProof/>
            <w:webHidden/>
          </w:rPr>
          <w:fldChar w:fldCharType="end"/>
        </w:r>
      </w:hyperlink>
    </w:p>
    <w:p w:rsidR="007035AC" w:rsidRDefault="007035AC">
      <w:pPr>
        <w:pStyle w:val="30"/>
        <w:rPr>
          <w:rFonts w:cstheme="minorBidi"/>
          <w:i w:val="0"/>
          <w:iCs w:val="0"/>
          <w:noProof/>
          <w:sz w:val="21"/>
          <w:szCs w:val="22"/>
        </w:rPr>
      </w:pPr>
      <w:hyperlink w:anchor="_Toc406075036" w:history="1">
        <w:r w:rsidRPr="00124270">
          <w:rPr>
            <w:rStyle w:val="a8"/>
            <w:noProof/>
          </w:rPr>
          <w:t>5.2.2</w:t>
        </w:r>
        <w:r>
          <w:rPr>
            <w:rFonts w:cstheme="minorBidi"/>
            <w:i w:val="0"/>
            <w:iCs w:val="0"/>
            <w:noProof/>
            <w:sz w:val="21"/>
            <w:szCs w:val="22"/>
          </w:rPr>
          <w:tab/>
        </w:r>
        <w:r w:rsidRPr="00124270">
          <w:rPr>
            <w:rStyle w:val="a8"/>
            <w:rFonts w:hint="eastAsia"/>
            <w:noProof/>
          </w:rPr>
          <w:t>编辑＼剪切</w:t>
        </w:r>
        <w:r>
          <w:rPr>
            <w:noProof/>
            <w:webHidden/>
          </w:rPr>
          <w:tab/>
        </w:r>
        <w:r>
          <w:rPr>
            <w:noProof/>
            <w:webHidden/>
          </w:rPr>
          <w:fldChar w:fldCharType="begin"/>
        </w:r>
        <w:r>
          <w:rPr>
            <w:noProof/>
            <w:webHidden/>
          </w:rPr>
          <w:instrText xml:space="preserve"> PAGEREF _Toc406075036 \h </w:instrText>
        </w:r>
        <w:r>
          <w:rPr>
            <w:noProof/>
            <w:webHidden/>
          </w:rPr>
        </w:r>
        <w:r>
          <w:rPr>
            <w:noProof/>
            <w:webHidden/>
          </w:rPr>
          <w:fldChar w:fldCharType="separate"/>
        </w:r>
        <w:r>
          <w:rPr>
            <w:noProof/>
            <w:webHidden/>
          </w:rPr>
          <w:t>26</w:t>
        </w:r>
        <w:r>
          <w:rPr>
            <w:noProof/>
            <w:webHidden/>
          </w:rPr>
          <w:fldChar w:fldCharType="end"/>
        </w:r>
      </w:hyperlink>
    </w:p>
    <w:p w:rsidR="007035AC" w:rsidRDefault="007035AC">
      <w:pPr>
        <w:pStyle w:val="30"/>
        <w:rPr>
          <w:rFonts w:cstheme="minorBidi"/>
          <w:i w:val="0"/>
          <w:iCs w:val="0"/>
          <w:noProof/>
          <w:sz w:val="21"/>
          <w:szCs w:val="22"/>
        </w:rPr>
      </w:pPr>
      <w:hyperlink w:anchor="_Toc406075037" w:history="1">
        <w:r w:rsidRPr="00124270">
          <w:rPr>
            <w:rStyle w:val="a8"/>
            <w:noProof/>
          </w:rPr>
          <w:t>5.2.3</w:t>
        </w:r>
        <w:r>
          <w:rPr>
            <w:rFonts w:cstheme="minorBidi"/>
            <w:i w:val="0"/>
            <w:iCs w:val="0"/>
            <w:noProof/>
            <w:sz w:val="21"/>
            <w:szCs w:val="22"/>
          </w:rPr>
          <w:tab/>
        </w:r>
        <w:r w:rsidRPr="00124270">
          <w:rPr>
            <w:rStyle w:val="a8"/>
            <w:rFonts w:hint="eastAsia"/>
            <w:noProof/>
          </w:rPr>
          <w:t>编辑＼复制</w:t>
        </w:r>
        <w:r>
          <w:rPr>
            <w:noProof/>
            <w:webHidden/>
          </w:rPr>
          <w:tab/>
        </w:r>
        <w:r>
          <w:rPr>
            <w:noProof/>
            <w:webHidden/>
          </w:rPr>
          <w:fldChar w:fldCharType="begin"/>
        </w:r>
        <w:r>
          <w:rPr>
            <w:noProof/>
            <w:webHidden/>
          </w:rPr>
          <w:instrText xml:space="preserve"> PAGEREF _Toc406075037 \h </w:instrText>
        </w:r>
        <w:r>
          <w:rPr>
            <w:noProof/>
            <w:webHidden/>
          </w:rPr>
        </w:r>
        <w:r>
          <w:rPr>
            <w:noProof/>
            <w:webHidden/>
          </w:rPr>
          <w:fldChar w:fldCharType="separate"/>
        </w:r>
        <w:r>
          <w:rPr>
            <w:noProof/>
            <w:webHidden/>
          </w:rPr>
          <w:t>26</w:t>
        </w:r>
        <w:r>
          <w:rPr>
            <w:noProof/>
            <w:webHidden/>
          </w:rPr>
          <w:fldChar w:fldCharType="end"/>
        </w:r>
      </w:hyperlink>
    </w:p>
    <w:p w:rsidR="007035AC" w:rsidRDefault="007035AC">
      <w:pPr>
        <w:pStyle w:val="30"/>
        <w:rPr>
          <w:rFonts w:cstheme="minorBidi"/>
          <w:i w:val="0"/>
          <w:iCs w:val="0"/>
          <w:noProof/>
          <w:sz w:val="21"/>
          <w:szCs w:val="22"/>
        </w:rPr>
      </w:pPr>
      <w:hyperlink w:anchor="_Toc406075038" w:history="1">
        <w:r w:rsidRPr="00124270">
          <w:rPr>
            <w:rStyle w:val="a8"/>
            <w:noProof/>
          </w:rPr>
          <w:t>5.2.4</w:t>
        </w:r>
        <w:r>
          <w:rPr>
            <w:rFonts w:cstheme="minorBidi"/>
            <w:i w:val="0"/>
            <w:iCs w:val="0"/>
            <w:noProof/>
            <w:sz w:val="21"/>
            <w:szCs w:val="22"/>
          </w:rPr>
          <w:tab/>
        </w:r>
        <w:r w:rsidRPr="00124270">
          <w:rPr>
            <w:rStyle w:val="a8"/>
            <w:rFonts w:hint="eastAsia"/>
            <w:noProof/>
          </w:rPr>
          <w:t>编辑＼粘贴</w:t>
        </w:r>
        <w:r>
          <w:rPr>
            <w:noProof/>
            <w:webHidden/>
          </w:rPr>
          <w:tab/>
        </w:r>
        <w:r>
          <w:rPr>
            <w:noProof/>
            <w:webHidden/>
          </w:rPr>
          <w:fldChar w:fldCharType="begin"/>
        </w:r>
        <w:r>
          <w:rPr>
            <w:noProof/>
            <w:webHidden/>
          </w:rPr>
          <w:instrText xml:space="preserve"> PAGEREF _Toc406075038 \h </w:instrText>
        </w:r>
        <w:r>
          <w:rPr>
            <w:noProof/>
            <w:webHidden/>
          </w:rPr>
        </w:r>
        <w:r>
          <w:rPr>
            <w:noProof/>
            <w:webHidden/>
          </w:rPr>
          <w:fldChar w:fldCharType="separate"/>
        </w:r>
        <w:r>
          <w:rPr>
            <w:noProof/>
            <w:webHidden/>
          </w:rPr>
          <w:t>26</w:t>
        </w:r>
        <w:r>
          <w:rPr>
            <w:noProof/>
            <w:webHidden/>
          </w:rPr>
          <w:fldChar w:fldCharType="end"/>
        </w:r>
      </w:hyperlink>
    </w:p>
    <w:p w:rsidR="007035AC" w:rsidRDefault="007035AC">
      <w:pPr>
        <w:pStyle w:val="30"/>
        <w:rPr>
          <w:rFonts w:cstheme="minorBidi"/>
          <w:i w:val="0"/>
          <w:iCs w:val="0"/>
          <w:noProof/>
          <w:sz w:val="21"/>
          <w:szCs w:val="22"/>
        </w:rPr>
      </w:pPr>
      <w:hyperlink w:anchor="_Toc406075039" w:history="1">
        <w:r w:rsidRPr="00124270">
          <w:rPr>
            <w:rStyle w:val="a8"/>
            <w:noProof/>
          </w:rPr>
          <w:t>5.2.5</w:t>
        </w:r>
        <w:r>
          <w:rPr>
            <w:rFonts w:cstheme="minorBidi"/>
            <w:i w:val="0"/>
            <w:iCs w:val="0"/>
            <w:noProof/>
            <w:sz w:val="21"/>
            <w:szCs w:val="22"/>
          </w:rPr>
          <w:tab/>
        </w:r>
        <w:r w:rsidRPr="00124270">
          <w:rPr>
            <w:rStyle w:val="a8"/>
            <w:rFonts w:hint="eastAsia"/>
            <w:noProof/>
          </w:rPr>
          <w:t>编辑＼删除</w:t>
        </w:r>
        <w:r>
          <w:rPr>
            <w:noProof/>
            <w:webHidden/>
          </w:rPr>
          <w:tab/>
        </w:r>
        <w:r>
          <w:rPr>
            <w:noProof/>
            <w:webHidden/>
          </w:rPr>
          <w:fldChar w:fldCharType="begin"/>
        </w:r>
        <w:r>
          <w:rPr>
            <w:noProof/>
            <w:webHidden/>
          </w:rPr>
          <w:instrText xml:space="preserve"> PAGEREF _Toc406075039 \h </w:instrText>
        </w:r>
        <w:r>
          <w:rPr>
            <w:noProof/>
            <w:webHidden/>
          </w:rPr>
        </w:r>
        <w:r>
          <w:rPr>
            <w:noProof/>
            <w:webHidden/>
          </w:rPr>
          <w:fldChar w:fldCharType="separate"/>
        </w:r>
        <w:r>
          <w:rPr>
            <w:noProof/>
            <w:webHidden/>
          </w:rPr>
          <w:t>26</w:t>
        </w:r>
        <w:r>
          <w:rPr>
            <w:noProof/>
            <w:webHidden/>
          </w:rPr>
          <w:fldChar w:fldCharType="end"/>
        </w:r>
      </w:hyperlink>
    </w:p>
    <w:p w:rsidR="007035AC" w:rsidRDefault="007035AC">
      <w:pPr>
        <w:pStyle w:val="30"/>
        <w:rPr>
          <w:rFonts w:cstheme="minorBidi"/>
          <w:i w:val="0"/>
          <w:iCs w:val="0"/>
          <w:noProof/>
          <w:sz w:val="21"/>
          <w:szCs w:val="22"/>
        </w:rPr>
      </w:pPr>
      <w:hyperlink w:anchor="_Toc406075040" w:history="1">
        <w:r w:rsidRPr="00124270">
          <w:rPr>
            <w:rStyle w:val="a8"/>
            <w:noProof/>
          </w:rPr>
          <w:t>5.2.6</w:t>
        </w:r>
        <w:r>
          <w:rPr>
            <w:rFonts w:cstheme="minorBidi"/>
            <w:i w:val="0"/>
            <w:iCs w:val="0"/>
            <w:noProof/>
            <w:sz w:val="21"/>
            <w:szCs w:val="22"/>
          </w:rPr>
          <w:tab/>
        </w:r>
        <w:r w:rsidRPr="00124270">
          <w:rPr>
            <w:rStyle w:val="a8"/>
            <w:rFonts w:hint="eastAsia"/>
            <w:noProof/>
          </w:rPr>
          <w:t>编辑＼字符串替换</w:t>
        </w:r>
        <w:r>
          <w:rPr>
            <w:noProof/>
            <w:webHidden/>
          </w:rPr>
          <w:tab/>
        </w:r>
        <w:r>
          <w:rPr>
            <w:noProof/>
            <w:webHidden/>
          </w:rPr>
          <w:fldChar w:fldCharType="begin"/>
        </w:r>
        <w:r>
          <w:rPr>
            <w:noProof/>
            <w:webHidden/>
          </w:rPr>
          <w:instrText xml:space="preserve"> PAGEREF _Toc406075040 \h </w:instrText>
        </w:r>
        <w:r>
          <w:rPr>
            <w:noProof/>
            <w:webHidden/>
          </w:rPr>
        </w:r>
        <w:r>
          <w:rPr>
            <w:noProof/>
            <w:webHidden/>
          </w:rPr>
          <w:fldChar w:fldCharType="separate"/>
        </w:r>
        <w:r>
          <w:rPr>
            <w:noProof/>
            <w:webHidden/>
          </w:rPr>
          <w:t>26</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41" w:history="1">
        <w:r w:rsidRPr="00124270">
          <w:rPr>
            <w:rStyle w:val="a8"/>
            <w:rFonts w:ascii="Times New Roman" w:hAnsi="Times New Roman"/>
            <w:noProof/>
          </w:rPr>
          <w:t>5.3</w:t>
        </w:r>
        <w:r>
          <w:rPr>
            <w:rFonts w:cstheme="minorBidi"/>
            <w:smallCaps w:val="0"/>
            <w:noProof/>
            <w:sz w:val="21"/>
            <w:szCs w:val="22"/>
          </w:rPr>
          <w:tab/>
        </w:r>
        <w:r w:rsidRPr="00124270">
          <w:rPr>
            <w:rStyle w:val="a8"/>
            <w:rFonts w:ascii="Times New Roman" w:hAnsi="Times New Roman" w:hint="eastAsia"/>
            <w:noProof/>
          </w:rPr>
          <w:t>显示菜单</w:t>
        </w:r>
        <w:r>
          <w:rPr>
            <w:noProof/>
            <w:webHidden/>
          </w:rPr>
          <w:tab/>
        </w:r>
        <w:r>
          <w:rPr>
            <w:noProof/>
            <w:webHidden/>
          </w:rPr>
          <w:fldChar w:fldCharType="begin"/>
        </w:r>
        <w:r>
          <w:rPr>
            <w:noProof/>
            <w:webHidden/>
          </w:rPr>
          <w:instrText xml:space="preserve"> PAGEREF _Toc406075041 \h </w:instrText>
        </w:r>
        <w:r>
          <w:rPr>
            <w:noProof/>
            <w:webHidden/>
          </w:rPr>
        </w:r>
        <w:r>
          <w:rPr>
            <w:noProof/>
            <w:webHidden/>
          </w:rPr>
          <w:fldChar w:fldCharType="separate"/>
        </w:r>
        <w:r>
          <w:rPr>
            <w:noProof/>
            <w:webHidden/>
          </w:rPr>
          <w:t>27</w:t>
        </w:r>
        <w:r>
          <w:rPr>
            <w:noProof/>
            <w:webHidden/>
          </w:rPr>
          <w:fldChar w:fldCharType="end"/>
        </w:r>
      </w:hyperlink>
    </w:p>
    <w:p w:rsidR="007035AC" w:rsidRDefault="007035AC">
      <w:pPr>
        <w:pStyle w:val="30"/>
        <w:rPr>
          <w:rFonts w:cstheme="minorBidi"/>
          <w:i w:val="0"/>
          <w:iCs w:val="0"/>
          <w:noProof/>
          <w:sz w:val="21"/>
          <w:szCs w:val="22"/>
        </w:rPr>
      </w:pPr>
      <w:hyperlink w:anchor="_Toc406075042" w:history="1">
        <w:r w:rsidRPr="00124270">
          <w:rPr>
            <w:rStyle w:val="a8"/>
            <w:noProof/>
          </w:rPr>
          <w:t>5.3.1</w:t>
        </w:r>
        <w:r>
          <w:rPr>
            <w:rFonts w:cstheme="minorBidi"/>
            <w:i w:val="0"/>
            <w:iCs w:val="0"/>
            <w:noProof/>
            <w:sz w:val="21"/>
            <w:szCs w:val="22"/>
          </w:rPr>
          <w:tab/>
        </w:r>
        <w:r w:rsidRPr="00124270">
          <w:rPr>
            <w:rStyle w:val="a8"/>
            <w:rFonts w:hint="eastAsia"/>
            <w:noProof/>
          </w:rPr>
          <w:t>显示＼通用工具栏</w:t>
        </w:r>
        <w:r>
          <w:rPr>
            <w:noProof/>
            <w:webHidden/>
          </w:rPr>
          <w:tab/>
        </w:r>
        <w:r>
          <w:rPr>
            <w:noProof/>
            <w:webHidden/>
          </w:rPr>
          <w:fldChar w:fldCharType="begin"/>
        </w:r>
        <w:r>
          <w:rPr>
            <w:noProof/>
            <w:webHidden/>
          </w:rPr>
          <w:instrText xml:space="preserve"> PAGEREF _Toc406075042 \h </w:instrText>
        </w:r>
        <w:r>
          <w:rPr>
            <w:noProof/>
            <w:webHidden/>
          </w:rPr>
        </w:r>
        <w:r>
          <w:rPr>
            <w:noProof/>
            <w:webHidden/>
          </w:rPr>
          <w:fldChar w:fldCharType="separate"/>
        </w:r>
        <w:r>
          <w:rPr>
            <w:noProof/>
            <w:webHidden/>
          </w:rPr>
          <w:t>27</w:t>
        </w:r>
        <w:r>
          <w:rPr>
            <w:noProof/>
            <w:webHidden/>
          </w:rPr>
          <w:fldChar w:fldCharType="end"/>
        </w:r>
      </w:hyperlink>
    </w:p>
    <w:p w:rsidR="007035AC" w:rsidRDefault="007035AC">
      <w:pPr>
        <w:pStyle w:val="30"/>
        <w:rPr>
          <w:rFonts w:cstheme="minorBidi"/>
          <w:i w:val="0"/>
          <w:iCs w:val="0"/>
          <w:noProof/>
          <w:sz w:val="21"/>
          <w:szCs w:val="22"/>
        </w:rPr>
      </w:pPr>
      <w:hyperlink w:anchor="_Toc406075043" w:history="1">
        <w:r w:rsidRPr="00124270">
          <w:rPr>
            <w:rStyle w:val="a8"/>
            <w:noProof/>
          </w:rPr>
          <w:t>5.3.2</w:t>
        </w:r>
        <w:r>
          <w:rPr>
            <w:rFonts w:cstheme="minorBidi"/>
            <w:i w:val="0"/>
            <w:iCs w:val="0"/>
            <w:noProof/>
            <w:sz w:val="21"/>
            <w:szCs w:val="22"/>
          </w:rPr>
          <w:tab/>
        </w:r>
        <w:r w:rsidRPr="00124270">
          <w:rPr>
            <w:rStyle w:val="a8"/>
            <w:rFonts w:hint="eastAsia"/>
            <w:noProof/>
          </w:rPr>
          <w:t>显示＼属性工具栏</w:t>
        </w:r>
        <w:r>
          <w:rPr>
            <w:noProof/>
            <w:webHidden/>
          </w:rPr>
          <w:tab/>
        </w:r>
        <w:r>
          <w:rPr>
            <w:noProof/>
            <w:webHidden/>
          </w:rPr>
          <w:fldChar w:fldCharType="begin"/>
        </w:r>
        <w:r>
          <w:rPr>
            <w:noProof/>
            <w:webHidden/>
          </w:rPr>
          <w:instrText xml:space="preserve"> PAGEREF _Toc406075043 \h </w:instrText>
        </w:r>
        <w:r>
          <w:rPr>
            <w:noProof/>
            <w:webHidden/>
          </w:rPr>
        </w:r>
        <w:r>
          <w:rPr>
            <w:noProof/>
            <w:webHidden/>
          </w:rPr>
          <w:fldChar w:fldCharType="separate"/>
        </w:r>
        <w:r>
          <w:rPr>
            <w:noProof/>
            <w:webHidden/>
          </w:rPr>
          <w:t>27</w:t>
        </w:r>
        <w:r>
          <w:rPr>
            <w:noProof/>
            <w:webHidden/>
          </w:rPr>
          <w:fldChar w:fldCharType="end"/>
        </w:r>
      </w:hyperlink>
    </w:p>
    <w:p w:rsidR="007035AC" w:rsidRDefault="007035AC">
      <w:pPr>
        <w:pStyle w:val="30"/>
        <w:rPr>
          <w:rFonts w:cstheme="minorBidi"/>
          <w:i w:val="0"/>
          <w:iCs w:val="0"/>
          <w:noProof/>
          <w:sz w:val="21"/>
          <w:szCs w:val="22"/>
        </w:rPr>
      </w:pPr>
      <w:hyperlink w:anchor="_Toc406075044" w:history="1">
        <w:r w:rsidRPr="00124270">
          <w:rPr>
            <w:rStyle w:val="a8"/>
            <w:noProof/>
          </w:rPr>
          <w:t>5.3.3</w:t>
        </w:r>
        <w:r>
          <w:rPr>
            <w:rFonts w:cstheme="minorBidi"/>
            <w:i w:val="0"/>
            <w:iCs w:val="0"/>
            <w:noProof/>
            <w:sz w:val="21"/>
            <w:szCs w:val="22"/>
          </w:rPr>
          <w:tab/>
        </w:r>
        <w:r w:rsidRPr="00124270">
          <w:rPr>
            <w:rStyle w:val="a8"/>
            <w:rFonts w:hint="eastAsia"/>
            <w:noProof/>
          </w:rPr>
          <w:t>显示＼绘图工具栏</w:t>
        </w:r>
        <w:r>
          <w:rPr>
            <w:noProof/>
            <w:webHidden/>
          </w:rPr>
          <w:tab/>
        </w:r>
        <w:r>
          <w:rPr>
            <w:noProof/>
            <w:webHidden/>
          </w:rPr>
          <w:fldChar w:fldCharType="begin"/>
        </w:r>
        <w:r>
          <w:rPr>
            <w:noProof/>
            <w:webHidden/>
          </w:rPr>
          <w:instrText xml:space="preserve"> PAGEREF _Toc406075044 \h </w:instrText>
        </w:r>
        <w:r>
          <w:rPr>
            <w:noProof/>
            <w:webHidden/>
          </w:rPr>
        </w:r>
        <w:r>
          <w:rPr>
            <w:noProof/>
            <w:webHidden/>
          </w:rPr>
          <w:fldChar w:fldCharType="separate"/>
        </w:r>
        <w:r>
          <w:rPr>
            <w:noProof/>
            <w:webHidden/>
          </w:rPr>
          <w:t>28</w:t>
        </w:r>
        <w:r>
          <w:rPr>
            <w:noProof/>
            <w:webHidden/>
          </w:rPr>
          <w:fldChar w:fldCharType="end"/>
        </w:r>
      </w:hyperlink>
    </w:p>
    <w:p w:rsidR="007035AC" w:rsidRDefault="007035AC">
      <w:pPr>
        <w:pStyle w:val="30"/>
        <w:rPr>
          <w:rFonts w:cstheme="minorBidi"/>
          <w:i w:val="0"/>
          <w:iCs w:val="0"/>
          <w:noProof/>
          <w:sz w:val="21"/>
          <w:szCs w:val="22"/>
        </w:rPr>
      </w:pPr>
      <w:hyperlink w:anchor="_Toc406075045" w:history="1">
        <w:r w:rsidRPr="00124270">
          <w:rPr>
            <w:rStyle w:val="a8"/>
            <w:noProof/>
          </w:rPr>
          <w:t>5.3.4</w:t>
        </w:r>
        <w:r>
          <w:rPr>
            <w:rFonts w:cstheme="minorBidi"/>
            <w:i w:val="0"/>
            <w:iCs w:val="0"/>
            <w:noProof/>
            <w:sz w:val="21"/>
            <w:szCs w:val="22"/>
          </w:rPr>
          <w:tab/>
        </w:r>
        <w:r w:rsidRPr="00124270">
          <w:rPr>
            <w:rStyle w:val="a8"/>
            <w:rFonts w:hint="eastAsia"/>
            <w:noProof/>
          </w:rPr>
          <w:t>显示＼状态栏</w:t>
        </w:r>
        <w:r>
          <w:rPr>
            <w:noProof/>
            <w:webHidden/>
          </w:rPr>
          <w:tab/>
        </w:r>
        <w:r>
          <w:rPr>
            <w:noProof/>
            <w:webHidden/>
          </w:rPr>
          <w:fldChar w:fldCharType="begin"/>
        </w:r>
        <w:r>
          <w:rPr>
            <w:noProof/>
            <w:webHidden/>
          </w:rPr>
          <w:instrText xml:space="preserve"> PAGEREF _Toc406075045 \h </w:instrText>
        </w:r>
        <w:r>
          <w:rPr>
            <w:noProof/>
            <w:webHidden/>
          </w:rPr>
        </w:r>
        <w:r>
          <w:rPr>
            <w:noProof/>
            <w:webHidden/>
          </w:rPr>
          <w:fldChar w:fldCharType="separate"/>
        </w:r>
        <w:r>
          <w:rPr>
            <w:noProof/>
            <w:webHidden/>
          </w:rPr>
          <w:t>28</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46" w:history="1">
        <w:r w:rsidRPr="00124270">
          <w:rPr>
            <w:rStyle w:val="a8"/>
            <w:rFonts w:ascii="Times New Roman" w:hAnsi="Times New Roman"/>
            <w:noProof/>
          </w:rPr>
          <w:t>5.4</w:t>
        </w:r>
        <w:r>
          <w:rPr>
            <w:rFonts w:cstheme="minorBidi"/>
            <w:smallCaps w:val="0"/>
            <w:noProof/>
            <w:sz w:val="21"/>
            <w:szCs w:val="22"/>
          </w:rPr>
          <w:tab/>
        </w:r>
        <w:r w:rsidRPr="00124270">
          <w:rPr>
            <w:rStyle w:val="a8"/>
            <w:rFonts w:ascii="Times New Roman" w:hAnsi="Times New Roman" w:hint="eastAsia"/>
            <w:noProof/>
          </w:rPr>
          <w:t>工具菜单</w:t>
        </w:r>
        <w:r>
          <w:rPr>
            <w:noProof/>
            <w:webHidden/>
          </w:rPr>
          <w:tab/>
        </w:r>
        <w:r>
          <w:rPr>
            <w:noProof/>
            <w:webHidden/>
          </w:rPr>
          <w:fldChar w:fldCharType="begin"/>
        </w:r>
        <w:r>
          <w:rPr>
            <w:noProof/>
            <w:webHidden/>
          </w:rPr>
          <w:instrText xml:space="preserve"> PAGEREF _Toc406075046 \h </w:instrText>
        </w:r>
        <w:r>
          <w:rPr>
            <w:noProof/>
            <w:webHidden/>
          </w:rPr>
        </w:r>
        <w:r>
          <w:rPr>
            <w:noProof/>
            <w:webHidden/>
          </w:rPr>
          <w:fldChar w:fldCharType="separate"/>
        </w:r>
        <w:r>
          <w:rPr>
            <w:noProof/>
            <w:webHidden/>
          </w:rPr>
          <w:t>29</w:t>
        </w:r>
        <w:r>
          <w:rPr>
            <w:noProof/>
            <w:webHidden/>
          </w:rPr>
          <w:fldChar w:fldCharType="end"/>
        </w:r>
      </w:hyperlink>
    </w:p>
    <w:p w:rsidR="007035AC" w:rsidRDefault="007035AC">
      <w:pPr>
        <w:pStyle w:val="30"/>
        <w:rPr>
          <w:rFonts w:cstheme="minorBidi"/>
          <w:i w:val="0"/>
          <w:iCs w:val="0"/>
          <w:noProof/>
          <w:sz w:val="21"/>
          <w:szCs w:val="22"/>
        </w:rPr>
      </w:pPr>
      <w:hyperlink w:anchor="_Toc406075047" w:history="1">
        <w:r w:rsidRPr="00124270">
          <w:rPr>
            <w:rStyle w:val="a8"/>
            <w:noProof/>
          </w:rPr>
          <w:t>5.4.1</w:t>
        </w:r>
        <w:r>
          <w:rPr>
            <w:rFonts w:cstheme="minorBidi"/>
            <w:i w:val="0"/>
            <w:iCs w:val="0"/>
            <w:noProof/>
            <w:sz w:val="21"/>
            <w:szCs w:val="22"/>
          </w:rPr>
          <w:tab/>
        </w:r>
        <w:r w:rsidRPr="00124270">
          <w:rPr>
            <w:rStyle w:val="a8"/>
            <w:rFonts w:hint="eastAsia"/>
            <w:noProof/>
          </w:rPr>
          <w:t>工具＼制作图元</w:t>
        </w:r>
        <w:r>
          <w:rPr>
            <w:noProof/>
            <w:webHidden/>
          </w:rPr>
          <w:tab/>
        </w:r>
        <w:r>
          <w:rPr>
            <w:noProof/>
            <w:webHidden/>
          </w:rPr>
          <w:fldChar w:fldCharType="begin"/>
        </w:r>
        <w:r>
          <w:rPr>
            <w:noProof/>
            <w:webHidden/>
          </w:rPr>
          <w:instrText xml:space="preserve"> PAGEREF _Toc406075047 \h </w:instrText>
        </w:r>
        <w:r>
          <w:rPr>
            <w:noProof/>
            <w:webHidden/>
          </w:rPr>
        </w:r>
        <w:r>
          <w:rPr>
            <w:noProof/>
            <w:webHidden/>
          </w:rPr>
          <w:fldChar w:fldCharType="separate"/>
        </w:r>
        <w:r>
          <w:rPr>
            <w:noProof/>
            <w:webHidden/>
          </w:rPr>
          <w:t>29</w:t>
        </w:r>
        <w:r>
          <w:rPr>
            <w:noProof/>
            <w:webHidden/>
          </w:rPr>
          <w:fldChar w:fldCharType="end"/>
        </w:r>
      </w:hyperlink>
    </w:p>
    <w:p w:rsidR="007035AC" w:rsidRDefault="007035AC">
      <w:pPr>
        <w:pStyle w:val="30"/>
        <w:rPr>
          <w:rFonts w:cstheme="minorBidi"/>
          <w:i w:val="0"/>
          <w:iCs w:val="0"/>
          <w:noProof/>
          <w:sz w:val="21"/>
          <w:szCs w:val="22"/>
        </w:rPr>
      </w:pPr>
      <w:hyperlink w:anchor="_Toc406075048" w:history="1">
        <w:r w:rsidRPr="00124270">
          <w:rPr>
            <w:rStyle w:val="a8"/>
            <w:noProof/>
          </w:rPr>
          <w:t>5.4.2</w:t>
        </w:r>
        <w:r>
          <w:rPr>
            <w:rFonts w:cstheme="minorBidi"/>
            <w:i w:val="0"/>
            <w:iCs w:val="0"/>
            <w:noProof/>
            <w:sz w:val="21"/>
            <w:szCs w:val="22"/>
          </w:rPr>
          <w:tab/>
        </w:r>
        <w:r w:rsidRPr="00124270">
          <w:rPr>
            <w:rStyle w:val="a8"/>
            <w:rFonts w:hint="eastAsia"/>
            <w:noProof/>
          </w:rPr>
          <w:t>工具</w:t>
        </w:r>
        <w:r w:rsidRPr="00124270">
          <w:rPr>
            <w:rStyle w:val="a8"/>
            <w:rFonts w:hint="eastAsia"/>
            <w:noProof/>
          </w:rPr>
          <w:t>\</w:t>
        </w:r>
        <w:r w:rsidRPr="00124270">
          <w:rPr>
            <w:rStyle w:val="a8"/>
            <w:rFonts w:hint="eastAsia"/>
            <w:noProof/>
          </w:rPr>
          <w:t>单元</w:t>
        </w:r>
        <w:r>
          <w:rPr>
            <w:noProof/>
            <w:webHidden/>
          </w:rPr>
          <w:tab/>
        </w:r>
        <w:r>
          <w:rPr>
            <w:noProof/>
            <w:webHidden/>
          </w:rPr>
          <w:fldChar w:fldCharType="begin"/>
        </w:r>
        <w:r>
          <w:rPr>
            <w:noProof/>
            <w:webHidden/>
          </w:rPr>
          <w:instrText xml:space="preserve"> PAGEREF _Toc406075048 \h </w:instrText>
        </w:r>
        <w:r>
          <w:rPr>
            <w:noProof/>
            <w:webHidden/>
          </w:rPr>
        </w:r>
        <w:r>
          <w:rPr>
            <w:noProof/>
            <w:webHidden/>
          </w:rPr>
          <w:fldChar w:fldCharType="separate"/>
        </w:r>
        <w:r>
          <w:rPr>
            <w:noProof/>
            <w:webHidden/>
          </w:rPr>
          <w:t>31</w:t>
        </w:r>
        <w:r>
          <w:rPr>
            <w:noProof/>
            <w:webHidden/>
          </w:rPr>
          <w:fldChar w:fldCharType="end"/>
        </w:r>
      </w:hyperlink>
    </w:p>
    <w:p w:rsidR="007035AC" w:rsidRDefault="007035AC">
      <w:pPr>
        <w:pStyle w:val="30"/>
        <w:rPr>
          <w:rFonts w:cstheme="minorBidi"/>
          <w:i w:val="0"/>
          <w:iCs w:val="0"/>
          <w:noProof/>
          <w:sz w:val="21"/>
          <w:szCs w:val="22"/>
        </w:rPr>
      </w:pPr>
      <w:hyperlink w:anchor="_Toc406075049" w:history="1">
        <w:r w:rsidRPr="00124270">
          <w:rPr>
            <w:rStyle w:val="a8"/>
            <w:noProof/>
          </w:rPr>
          <w:t>5.4.3</w:t>
        </w:r>
        <w:r>
          <w:rPr>
            <w:rFonts w:cstheme="minorBidi"/>
            <w:i w:val="0"/>
            <w:iCs w:val="0"/>
            <w:noProof/>
            <w:sz w:val="21"/>
            <w:szCs w:val="22"/>
          </w:rPr>
          <w:tab/>
        </w:r>
        <w:r w:rsidRPr="00124270">
          <w:rPr>
            <w:rStyle w:val="a8"/>
            <w:rFonts w:hint="eastAsia"/>
            <w:noProof/>
          </w:rPr>
          <w:t>工具＼画面属性</w:t>
        </w:r>
        <w:r>
          <w:rPr>
            <w:noProof/>
            <w:webHidden/>
          </w:rPr>
          <w:tab/>
        </w:r>
        <w:r>
          <w:rPr>
            <w:noProof/>
            <w:webHidden/>
          </w:rPr>
          <w:fldChar w:fldCharType="begin"/>
        </w:r>
        <w:r>
          <w:rPr>
            <w:noProof/>
            <w:webHidden/>
          </w:rPr>
          <w:instrText xml:space="preserve"> PAGEREF _Toc406075049 \h </w:instrText>
        </w:r>
        <w:r>
          <w:rPr>
            <w:noProof/>
            <w:webHidden/>
          </w:rPr>
        </w:r>
        <w:r>
          <w:rPr>
            <w:noProof/>
            <w:webHidden/>
          </w:rPr>
          <w:fldChar w:fldCharType="separate"/>
        </w:r>
        <w:r>
          <w:rPr>
            <w:noProof/>
            <w:webHidden/>
          </w:rPr>
          <w:t>33</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50" w:history="1">
        <w:r w:rsidRPr="00124270">
          <w:rPr>
            <w:rStyle w:val="a8"/>
            <w:rFonts w:ascii="Times New Roman" w:hAnsi="Times New Roman"/>
            <w:noProof/>
          </w:rPr>
          <w:t>5.5</w:t>
        </w:r>
        <w:r>
          <w:rPr>
            <w:rFonts w:cstheme="minorBidi"/>
            <w:smallCaps w:val="0"/>
            <w:noProof/>
            <w:sz w:val="21"/>
            <w:szCs w:val="22"/>
          </w:rPr>
          <w:tab/>
        </w:r>
        <w:r w:rsidRPr="00124270">
          <w:rPr>
            <w:rStyle w:val="a8"/>
            <w:rFonts w:ascii="Times New Roman" w:hAnsi="Times New Roman" w:hint="eastAsia"/>
            <w:noProof/>
          </w:rPr>
          <w:t>绘制菜单</w:t>
        </w:r>
        <w:r>
          <w:rPr>
            <w:noProof/>
            <w:webHidden/>
          </w:rPr>
          <w:tab/>
        </w:r>
        <w:r>
          <w:rPr>
            <w:noProof/>
            <w:webHidden/>
          </w:rPr>
          <w:fldChar w:fldCharType="begin"/>
        </w:r>
        <w:r>
          <w:rPr>
            <w:noProof/>
            <w:webHidden/>
          </w:rPr>
          <w:instrText xml:space="preserve"> PAGEREF _Toc406075050 \h </w:instrText>
        </w:r>
        <w:r>
          <w:rPr>
            <w:noProof/>
            <w:webHidden/>
          </w:rPr>
        </w:r>
        <w:r>
          <w:rPr>
            <w:noProof/>
            <w:webHidden/>
          </w:rPr>
          <w:fldChar w:fldCharType="separate"/>
        </w:r>
        <w:r>
          <w:rPr>
            <w:noProof/>
            <w:webHidden/>
          </w:rPr>
          <w:t>34</w:t>
        </w:r>
        <w:r>
          <w:rPr>
            <w:noProof/>
            <w:webHidden/>
          </w:rPr>
          <w:fldChar w:fldCharType="end"/>
        </w:r>
      </w:hyperlink>
    </w:p>
    <w:p w:rsidR="007035AC" w:rsidRDefault="007035AC">
      <w:pPr>
        <w:pStyle w:val="30"/>
        <w:rPr>
          <w:rFonts w:cstheme="minorBidi"/>
          <w:i w:val="0"/>
          <w:iCs w:val="0"/>
          <w:noProof/>
          <w:sz w:val="21"/>
          <w:szCs w:val="22"/>
        </w:rPr>
      </w:pPr>
      <w:hyperlink w:anchor="_Toc406075051" w:history="1">
        <w:r w:rsidRPr="00124270">
          <w:rPr>
            <w:rStyle w:val="a8"/>
            <w:noProof/>
          </w:rPr>
          <w:t>5.5.1</w:t>
        </w:r>
        <w:r>
          <w:rPr>
            <w:rFonts w:cstheme="minorBidi"/>
            <w:i w:val="0"/>
            <w:iCs w:val="0"/>
            <w:noProof/>
            <w:sz w:val="21"/>
            <w:szCs w:val="22"/>
          </w:rPr>
          <w:tab/>
        </w:r>
        <w:r w:rsidRPr="00124270">
          <w:rPr>
            <w:rStyle w:val="a8"/>
            <w:rFonts w:hint="eastAsia"/>
            <w:noProof/>
          </w:rPr>
          <w:t>绘制＼直线</w:t>
        </w:r>
        <w:r>
          <w:rPr>
            <w:noProof/>
            <w:webHidden/>
          </w:rPr>
          <w:tab/>
        </w:r>
        <w:r>
          <w:rPr>
            <w:noProof/>
            <w:webHidden/>
          </w:rPr>
          <w:fldChar w:fldCharType="begin"/>
        </w:r>
        <w:r>
          <w:rPr>
            <w:noProof/>
            <w:webHidden/>
          </w:rPr>
          <w:instrText xml:space="preserve"> PAGEREF _Toc406075051 \h </w:instrText>
        </w:r>
        <w:r>
          <w:rPr>
            <w:noProof/>
            <w:webHidden/>
          </w:rPr>
        </w:r>
        <w:r>
          <w:rPr>
            <w:noProof/>
            <w:webHidden/>
          </w:rPr>
          <w:fldChar w:fldCharType="separate"/>
        </w:r>
        <w:r>
          <w:rPr>
            <w:noProof/>
            <w:webHidden/>
          </w:rPr>
          <w:t>35</w:t>
        </w:r>
        <w:r>
          <w:rPr>
            <w:noProof/>
            <w:webHidden/>
          </w:rPr>
          <w:fldChar w:fldCharType="end"/>
        </w:r>
      </w:hyperlink>
    </w:p>
    <w:p w:rsidR="007035AC" w:rsidRDefault="007035AC">
      <w:pPr>
        <w:pStyle w:val="30"/>
        <w:rPr>
          <w:rFonts w:cstheme="minorBidi"/>
          <w:i w:val="0"/>
          <w:iCs w:val="0"/>
          <w:noProof/>
          <w:sz w:val="21"/>
          <w:szCs w:val="22"/>
        </w:rPr>
      </w:pPr>
      <w:hyperlink w:anchor="_Toc406075052" w:history="1">
        <w:r w:rsidRPr="00124270">
          <w:rPr>
            <w:rStyle w:val="a8"/>
            <w:noProof/>
          </w:rPr>
          <w:t>5.5.2</w:t>
        </w:r>
        <w:r>
          <w:rPr>
            <w:rFonts w:cstheme="minorBidi"/>
            <w:i w:val="0"/>
            <w:iCs w:val="0"/>
            <w:noProof/>
            <w:sz w:val="21"/>
            <w:szCs w:val="22"/>
          </w:rPr>
          <w:tab/>
        </w:r>
        <w:r w:rsidRPr="00124270">
          <w:rPr>
            <w:rStyle w:val="a8"/>
            <w:rFonts w:hint="eastAsia"/>
            <w:noProof/>
          </w:rPr>
          <w:t>绘制＼圆弧</w:t>
        </w:r>
        <w:r>
          <w:rPr>
            <w:noProof/>
            <w:webHidden/>
          </w:rPr>
          <w:tab/>
        </w:r>
        <w:r>
          <w:rPr>
            <w:noProof/>
            <w:webHidden/>
          </w:rPr>
          <w:fldChar w:fldCharType="begin"/>
        </w:r>
        <w:r>
          <w:rPr>
            <w:noProof/>
            <w:webHidden/>
          </w:rPr>
          <w:instrText xml:space="preserve"> PAGEREF _Toc406075052 \h </w:instrText>
        </w:r>
        <w:r>
          <w:rPr>
            <w:noProof/>
            <w:webHidden/>
          </w:rPr>
        </w:r>
        <w:r>
          <w:rPr>
            <w:noProof/>
            <w:webHidden/>
          </w:rPr>
          <w:fldChar w:fldCharType="separate"/>
        </w:r>
        <w:r>
          <w:rPr>
            <w:noProof/>
            <w:webHidden/>
          </w:rPr>
          <w:t>35</w:t>
        </w:r>
        <w:r>
          <w:rPr>
            <w:noProof/>
            <w:webHidden/>
          </w:rPr>
          <w:fldChar w:fldCharType="end"/>
        </w:r>
      </w:hyperlink>
    </w:p>
    <w:p w:rsidR="007035AC" w:rsidRDefault="007035AC">
      <w:pPr>
        <w:pStyle w:val="30"/>
        <w:rPr>
          <w:rFonts w:cstheme="minorBidi"/>
          <w:i w:val="0"/>
          <w:iCs w:val="0"/>
          <w:noProof/>
          <w:sz w:val="21"/>
          <w:szCs w:val="22"/>
        </w:rPr>
      </w:pPr>
      <w:hyperlink w:anchor="_Toc406075053" w:history="1">
        <w:r w:rsidRPr="00124270">
          <w:rPr>
            <w:rStyle w:val="a8"/>
            <w:noProof/>
          </w:rPr>
          <w:t>5.5.3</w:t>
        </w:r>
        <w:r>
          <w:rPr>
            <w:rFonts w:cstheme="minorBidi"/>
            <w:i w:val="0"/>
            <w:iCs w:val="0"/>
            <w:noProof/>
            <w:sz w:val="21"/>
            <w:szCs w:val="22"/>
          </w:rPr>
          <w:tab/>
        </w:r>
        <w:r w:rsidRPr="00124270">
          <w:rPr>
            <w:rStyle w:val="a8"/>
            <w:rFonts w:hint="eastAsia"/>
            <w:noProof/>
          </w:rPr>
          <w:t>绘制＼多折线</w:t>
        </w:r>
        <w:r>
          <w:rPr>
            <w:noProof/>
            <w:webHidden/>
          </w:rPr>
          <w:tab/>
        </w:r>
        <w:r>
          <w:rPr>
            <w:noProof/>
            <w:webHidden/>
          </w:rPr>
          <w:fldChar w:fldCharType="begin"/>
        </w:r>
        <w:r>
          <w:rPr>
            <w:noProof/>
            <w:webHidden/>
          </w:rPr>
          <w:instrText xml:space="preserve"> PAGEREF _Toc406075053 \h </w:instrText>
        </w:r>
        <w:r>
          <w:rPr>
            <w:noProof/>
            <w:webHidden/>
          </w:rPr>
        </w:r>
        <w:r>
          <w:rPr>
            <w:noProof/>
            <w:webHidden/>
          </w:rPr>
          <w:fldChar w:fldCharType="separate"/>
        </w:r>
        <w:r>
          <w:rPr>
            <w:noProof/>
            <w:webHidden/>
          </w:rPr>
          <w:t>35</w:t>
        </w:r>
        <w:r>
          <w:rPr>
            <w:noProof/>
            <w:webHidden/>
          </w:rPr>
          <w:fldChar w:fldCharType="end"/>
        </w:r>
      </w:hyperlink>
    </w:p>
    <w:p w:rsidR="007035AC" w:rsidRDefault="007035AC">
      <w:pPr>
        <w:pStyle w:val="30"/>
        <w:rPr>
          <w:rFonts w:cstheme="minorBidi"/>
          <w:i w:val="0"/>
          <w:iCs w:val="0"/>
          <w:noProof/>
          <w:sz w:val="21"/>
          <w:szCs w:val="22"/>
        </w:rPr>
      </w:pPr>
      <w:hyperlink w:anchor="_Toc406075054" w:history="1">
        <w:r w:rsidRPr="00124270">
          <w:rPr>
            <w:rStyle w:val="a8"/>
            <w:noProof/>
          </w:rPr>
          <w:t>5.5.4</w:t>
        </w:r>
        <w:r>
          <w:rPr>
            <w:rFonts w:cstheme="minorBidi"/>
            <w:i w:val="0"/>
            <w:iCs w:val="0"/>
            <w:noProof/>
            <w:sz w:val="21"/>
            <w:szCs w:val="22"/>
          </w:rPr>
          <w:tab/>
        </w:r>
        <w:r w:rsidRPr="00124270">
          <w:rPr>
            <w:rStyle w:val="a8"/>
            <w:rFonts w:hint="eastAsia"/>
            <w:noProof/>
          </w:rPr>
          <w:t>绘制＼矩形</w:t>
        </w:r>
        <w:r>
          <w:rPr>
            <w:noProof/>
            <w:webHidden/>
          </w:rPr>
          <w:tab/>
        </w:r>
        <w:r>
          <w:rPr>
            <w:noProof/>
            <w:webHidden/>
          </w:rPr>
          <w:fldChar w:fldCharType="begin"/>
        </w:r>
        <w:r>
          <w:rPr>
            <w:noProof/>
            <w:webHidden/>
          </w:rPr>
          <w:instrText xml:space="preserve"> PAGEREF _Toc406075054 \h </w:instrText>
        </w:r>
        <w:r>
          <w:rPr>
            <w:noProof/>
            <w:webHidden/>
          </w:rPr>
        </w:r>
        <w:r>
          <w:rPr>
            <w:noProof/>
            <w:webHidden/>
          </w:rPr>
          <w:fldChar w:fldCharType="separate"/>
        </w:r>
        <w:r>
          <w:rPr>
            <w:noProof/>
            <w:webHidden/>
          </w:rPr>
          <w:t>35</w:t>
        </w:r>
        <w:r>
          <w:rPr>
            <w:noProof/>
            <w:webHidden/>
          </w:rPr>
          <w:fldChar w:fldCharType="end"/>
        </w:r>
      </w:hyperlink>
    </w:p>
    <w:p w:rsidR="007035AC" w:rsidRDefault="007035AC">
      <w:pPr>
        <w:pStyle w:val="30"/>
        <w:rPr>
          <w:rFonts w:cstheme="minorBidi"/>
          <w:i w:val="0"/>
          <w:iCs w:val="0"/>
          <w:noProof/>
          <w:sz w:val="21"/>
          <w:szCs w:val="22"/>
        </w:rPr>
      </w:pPr>
      <w:hyperlink w:anchor="_Toc406075055" w:history="1">
        <w:r w:rsidRPr="00124270">
          <w:rPr>
            <w:rStyle w:val="a8"/>
            <w:noProof/>
          </w:rPr>
          <w:t>5.5.5</w:t>
        </w:r>
        <w:r>
          <w:rPr>
            <w:rFonts w:cstheme="minorBidi"/>
            <w:i w:val="0"/>
            <w:iCs w:val="0"/>
            <w:noProof/>
            <w:sz w:val="21"/>
            <w:szCs w:val="22"/>
          </w:rPr>
          <w:tab/>
        </w:r>
        <w:r w:rsidRPr="00124270">
          <w:rPr>
            <w:rStyle w:val="a8"/>
            <w:rFonts w:hint="eastAsia"/>
            <w:noProof/>
          </w:rPr>
          <w:t>绘制＼圆角矩形</w:t>
        </w:r>
        <w:r>
          <w:rPr>
            <w:noProof/>
            <w:webHidden/>
          </w:rPr>
          <w:tab/>
        </w:r>
        <w:r>
          <w:rPr>
            <w:noProof/>
            <w:webHidden/>
          </w:rPr>
          <w:fldChar w:fldCharType="begin"/>
        </w:r>
        <w:r>
          <w:rPr>
            <w:noProof/>
            <w:webHidden/>
          </w:rPr>
          <w:instrText xml:space="preserve"> PAGEREF _Toc406075055 \h </w:instrText>
        </w:r>
        <w:r>
          <w:rPr>
            <w:noProof/>
            <w:webHidden/>
          </w:rPr>
        </w:r>
        <w:r>
          <w:rPr>
            <w:noProof/>
            <w:webHidden/>
          </w:rPr>
          <w:fldChar w:fldCharType="separate"/>
        </w:r>
        <w:r>
          <w:rPr>
            <w:noProof/>
            <w:webHidden/>
          </w:rPr>
          <w:t>36</w:t>
        </w:r>
        <w:r>
          <w:rPr>
            <w:noProof/>
            <w:webHidden/>
          </w:rPr>
          <w:fldChar w:fldCharType="end"/>
        </w:r>
      </w:hyperlink>
    </w:p>
    <w:p w:rsidR="007035AC" w:rsidRDefault="007035AC">
      <w:pPr>
        <w:pStyle w:val="30"/>
        <w:rPr>
          <w:rFonts w:cstheme="minorBidi"/>
          <w:i w:val="0"/>
          <w:iCs w:val="0"/>
          <w:noProof/>
          <w:sz w:val="21"/>
          <w:szCs w:val="22"/>
        </w:rPr>
      </w:pPr>
      <w:hyperlink w:anchor="_Toc406075056" w:history="1">
        <w:r w:rsidRPr="00124270">
          <w:rPr>
            <w:rStyle w:val="a8"/>
            <w:rFonts w:eastAsia="楷体_GB2312"/>
            <w:noProof/>
          </w:rPr>
          <w:t>5.5.6</w:t>
        </w:r>
        <w:r>
          <w:rPr>
            <w:rFonts w:cstheme="minorBidi"/>
            <w:i w:val="0"/>
            <w:iCs w:val="0"/>
            <w:noProof/>
            <w:sz w:val="21"/>
            <w:szCs w:val="22"/>
          </w:rPr>
          <w:tab/>
        </w:r>
        <w:r w:rsidRPr="00124270">
          <w:rPr>
            <w:rStyle w:val="a8"/>
            <w:rFonts w:hint="eastAsia"/>
            <w:noProof/>
          </w:rPr>
          <w:t>绘制＼椭圆</w:t>
        </w:r>
        <w:r>
          <w:rPr>
            <w:noProof/>
            <w:webHidden/>
          </w:rPr>
          <w:tab/>
        </w:r>
        <w:r>
          <w:rPr>
            <w:noProof/>
            <w:webHidden/>
          </w:rPr>
          <w:fldChar w:fldCharType="begin"/>
        </w:r>
        <w:r>
          <w:rPr>
            <w:noProof/>
            <w:webHidden/>
          </w:rPr>
          <w:instrText xml:space="preserve"> PAGEREF _Toc406075056 \h </w:instrText>
        </w:r>
        <w:r>
          <w:rPr>
            <w:noProof/>
            <w:webHidden/>
          </w:rPr>
        </w:r>
        <w:r>
          <w:rPr>
            <w:noProof/>
            <w:webHidden/>
          </w:rPr>
          <w:fldChar w:fldCharType="separate"/>
        </w:r>
        <w:r>
          <w:rPr>
            <w:noProof/>
            <w:webHidden/>
          </w:rPr>
          <w:t>36</w:t>
        </w:r>
        <w:r>
          <w:rPr>
            <w:noProof/>
            <w:webHidden/>
          </w:rPr>
          <w:fldChar w:fldCharType="end"/>
        </w:r>
      </w:hyperlink>
    </w:p>
    <w:p w:rsidR="007035AC" w:rsidRDefault="007035AC">
      <w:pPr>
        <w:pStyle w:val="30"/>
        <w:rPr>
          <w:rFonts w:cstheme="minorBidi"/>
          <w:i w:val="0"/>
          <w:iCs w:val="0"/>
          <w:noProof/>
          <w:sz w:val="21"/>
          <w:szCs w:val="22"/>
        </w:rPr>
      </w:pPr>
      <w:hyperlink w:anchor="_Toc406075057" w:history="1">
        <w:r w:rsidRPr="00124270">
          <w:rPr>
            <w:rStyle w:val="a8"/>
            <w:noProof/>
          </w:rPr>
          <w:t>5.5.7</w:t>
        </w:r>
        <w:r>
          <w:rPr>
            <w:rFonts w:cstheme="minorBidi"/>
            <w:i w:val="0"/>
            <w:iCs w:val="0"/>
            <w:noProof/>
            <w:sz w:val="21"/>
            <w:szCs w:val="22"/>
          </w:rPr>
          <w:tab/>
        </w:r>
        <w:r w:rsidRPr="00124270">
          <w:rPr>
            <w:rStyle w:val="a8"/>
            <w:rFonts w:hint="eastAsia"/>
            <w:noProof/>
          </w:rPr>
          <w:t>绘制＼多边形</w:t>
        </w:r>
        <w:r>
          <w:rPr>
            <w:noProof/>
            <w:webHidden/>
          </w:rPr>
          <w:tab/>
        </w:r>
        <w:r>
          <w:rPr>
            <w:noProof/>
            <w:webHidden/>
          </w:rPr>
          <w:fldChar w:fldCharType="begin"/>
        </w:r>
        <w:r>
          <w:rPr>
            <w:noProof/>
            <w:webHidden/>
          </w:rPr>
          <w:instrText xml:space="preserve"> PAGEREF _Toc406075057 \h </w:instrText>
        </w:r>
        <w:r>
          <w:rPr>
            <w:noProof/>
            <w:webHidden/>
          </w:rPr>
        </w:r>
        <w:r>
          <w:rPr>
            <w:noProof/>
            <w:webHidden/>
          </w:rPr>
          <w:fldChar w:fldCharType="separate"/>
        </w:r>
        <w:r>
          <w:rPr>
            <w:noProof/>
            <w:webHidden/>
          </w:rPr>
          <w:t>36</w:t>
        </w:r>
        <w:r>
          <w:rPr>
            <w:noProof/>
            <w:webHidden/>
          </w:rPr>
          <w:fldChar w:fldCharType="end"/>
        </w:r>
      </w:hyperlink>
    </w:p>
    <w:p w:rsidR="007035AC" w:rsidRDefault="007035AC">
      <w:pPr>
        <w:pStyle w:val="30"/>
        <w:rPr>
          <w:rFonts w:cstheme="minorBidi"/>
          <w:i w:val="0"/>
          <w:iCs w:val="0"/>
          <w:noProof/>
          <w:sz w:val="21"/>
          <w:szCs w:val="22"/>
        </w:rPr>
      </w:pPr>
      <w:hyperlink w:anchor="_Toc406075058" w:history="1">
        <w:r w:rsidRPr="00124270">
          <w:rPr>
            <w:rStyle w:val="a8"/>
            <w:noProof/>
          </w:rPr>
          <w:t>5.5.8</w:t>
        </w:r>
        <w:r>
          <w:rPr>
            <w:rFonts w:cstheme="minorBidi"/>
            <w:i w:val="0"/>
            <w:iCs w:val="0"/>
            <w:noProof/>
            <w:sz w:val="21"/>
            <w:szCs w:val="22"/>
          </w:rPr>
          <w:tab/>
        </w:r>
        <w:r w:rsidRPr="00124270">
          <w:rPr>
            <w:rStyle w:val="a8"/>
            <w:rFonts w:hint="eastAsia"/>
            <w:noProof/>
          </w:rPr>
          <w:t>绘制＼文本</w:t>
        </w:r>
        <w:r>
          <w:rPr>
            <w:noProof/>
            <w:webHidden/>
          </w:rPr>
          <w:tab/>
        </w:r>
        <w:r>
          <w:rPr>
            <w:noProof/>
            <w:webHidden/>
          </w:rPr>
          <w:fldChar w:fldCharType="begin"/>
        </w:r>
        <w:r>
          <w:rPr>
            <w:noProof/>
            <w:webHidden/>
          </w:rPr>
          <w:instrText xml:space="preserve"> PAGEREF _Toc406075058 \h </w:instrText>
        </w:r>
        <w:r>
          <w:rPr>
            <w:noProof/>
            <w:webHidden/>
          </w:rPr>
        </w:r>
        <w:r>
          <w:rPr>
            <w:noProof/>
            <w:webHidden/>
          </w:rPr>
          <w:fldChar w:fldCharType="separate"/>
        </w:r>
        <w:r>
          <w:rPr>
            <w:noProof/>
            <w:webHidden/>
          </w:rPr>
          <w:t>36</w:t>
        </w:r>
        <w:r>
          <w:rPr>
            <w:noProof/>
            <w:webHidden/>
          </w:rPr>
          <w:fldChar w:fldCharType="end"/>
        </w:r>
      </w:hyperlink>
    </w:p>
    <w:p w:rsidR="007035AC" w:rsidRDefault="007035AC">
      <w:pPr>
        <w:pStyle w:val="30"/>
        <w:rPr>
          <w:rFonts w:cstheme="minorBidi"/>
          <w:i w:val="0"/>
          <w:iCs w:val="0"/>
          <w:noProof/>
          <w:sz w:val="21"/>
          <w:szCs w:val="22"/>
        </w:rPr>
      </w:pPr>
      <w:hyperlink w:anchor="_Toc406075059" w:history="1">
        <w:r w:rsidRPr="00124270">
          <w:rPr>
            <w:rStyle w:val="a8"/>
            <w:noProof/>
          </w:rPr>
          <w:t>5.5.9</w:t>
        </w:r>
        <w:r>
          <w:rPr>
            <w:rFonts w:cstheme="minorBidi"/>
            <w:i w:val="0"/>
            <w:iCs w:val="0"/>
            <w:noProof/>
            <w:sz w:val="21"/>
            <w:szCs w:val="22"/>
          </w:rPr>
          <w:tab/>
        </w:r>
        <w:r w:rsidRPr="00124270">
          <w:rPr>
            <w:rStyle w:val="a8"/>
            <w:rFonts w:hint="eastAsia"/>
            <w:noProof/>
          </w:rPr>
          <w:t>绘制＼按钮</w:t>
        </w:r>
        <w:r>
          <w:rPr>
            <w:noProof/>
            <w:webHidden/>
          </w:rPr>
          <w:tab/>
        </w:r>
        <w:r>
          <w:rPr>
            <w:noProof/>
            <w:webHidden/>
          </w:rPr>
          <w:fldChar w:fldCharType="begin"/>
        </w:r>
        <w:r>
          <w:rPr>
            <w:noProof/>
            <w:webHidden/>
          </w:rPr>
          <w:instrText xml:space="preserve"> PAGEREF _Toc406075059 \h </w:instrText>
        </w:r>
        <w:r>
          <w:rPr>
            <w:noProof/>
            <w:webHidden/>
          </w:rPr>
        </w:r>
        <w:r>
          <w:rPr>
            <w:noProof/>
            <w:webHidden/>
          </w:rPr>
          <w:fldChar w:fldCharType="separate"/>
        </w:r>
        <w:r>
          <w:rPr>
            <w:noProof/>
            <w:webHidden/>
          </w:rPr>
          <w:t>37</w:t>
        </w:r>
        <w:r>
          <w:rPr>
            <w:noProof/>
            <w:webHidden/>
          </w:rPr>
          <w:fldChar w:fldCharType="end"/>
        </w:r>
      </w:hyperlink>
    </w:p>
    <w:p w:rsidR="007035AC" w:rsidRDefault="007035AC">
      <w:pPr>
        <w:pStyle w:val="30"/>
        <w:rPr>
          <w:rFonts w:cstheme="minorBidi"/>
          <w:i w:val="0"/>
          <w:iCs w:val="0"/>
          <w:noProof/>
          <w:sz w:val="21"/>
          <w:szCs w:val="22"/>
        </w:rPr>
      </w:pPr>
      <w:hyperlink w:anchor="_Toc406075060" w:history="1">
        <w:r w:rsidRPr="00124270">
          <w:rPr>
            <w:rStyle w:val="a8"/>
            <w:noProof/>
          </w:rPr>
          <w:t>5.5.10</w:t>
        </w:r>
        <w:r>
          <w:rPr>
            <w:rFonts w:cstheme="minorBidi"/>
            <w:i w:val="0"/>
            <w:iCs w:val="0"/>
            <w:noProof/>
            <w:sz w:val="21"/>
            <w:szCs w:val="22"/>
          </w:rPr>
          <w:tab/>
        </w:r>
        <w:r w:rsidRPr="00124270">
          <w:rPr>
            <w:rStyle w:val="a8"/>
            <w:rFonts w:hint="eastAsia"/>
            <w:noProof/>
          </w:rPr>
          <w:t>绘制＼图元</w:t>
        </w:r>
        <w:r>
          <w:rPr>
            <w:noProof/>
            <w:webHidden/>
          </w:rPr>
          <w:tab/>
        </w:r>
        <w:r>
          <w:rPr>
            <w:noProof/>
            <w:webHidden/>
          </w:rPr>
          <w:fldChar w:fldCharType="begin"/>
        </w:r>
        <w:r>
          <w:rPr>
            <w:noProof/>
            <w:webHidden/>
          </w:rPr>
          <w:instrText xml:space="preserve"> PAGEREF _Toc406075060 \h </w:instrText>
        </w:r>
        <w:r>
          <w:rPr>
            <w:noProof/>
            <w:webHidden/>
          </w:rPr>
        </w:r>
        <w:r>
          <w:rPr>
            <w:noProof/>
            <w:webHidden/>
          </w:rPr>
          <w:fldChar w:fldCharType="separate"/>
        </w:r>
        <w:r>
          <w:rPr>
            <w:noProof/>
            <w:webHidden/>
          </w:rPr>
          <w:t>37</w:t>
        </w:r>
        <w:r>
          <w:rPr>
            <w:noProof/>
            <w:webHidden/>
          </w:rPr>
          <w:fldChar w:fldCharType="end"/>
        </w:r>
      </w:hyperlink>
    </w:p>
    <w:p w:rsidR="007035AC" w:rsidRDefault="007035AC">
      <w:pPr>
        <w:pStyle w:val="30"/>
        <w:rPr>
          <w:rFonts w:cstheme="minorBidi"/>
          <w:i w:val="0"/>
          <w:iCs w:val="0"/>
          <w:noProof/>
          <w:sz w:val="21"/>
          <w:szCs w:val="22"/>
        </w:rPr>
      </w:pPr>
      <w:hyperlink w:anchor="_Toc406075061" w:history="1">
        <w:r w:rsidRPr="00124270">
          <w:rPr>
            <w:rStyle w:val="a8"/>
            <w:noProof/>
          </w:rPr>
          <w:t>5.5.11</w:t>
        </w:r>
        <w:r>
          <w:rPr>
            <w:rFonts w:cstheme="minorBidi"/>
            <w:i w:val="0"/>
            <w:iCs w:val="0"/>
            <w:noProof/>
            <w:sz w:val="21"/>
            <w:szCs w:val="22"/>
          </w:rPr>
          <w:tab/>
        </w:r>
        <w:r w:rsidRPr="00124270">
          <w:rPr>
            <w:rStyle w:val="a8"/>
            <w:rFonts w:hint="eastAsia"/>
            <w:noProof/>
          </w:rPr>
          <w:t>绘制＼单元</w:t>
        </w:r>
        <w:r>
          <w:rPr>
            <w:noProof/>
            <w:webHidden/>
          </w:rPr>
          <w:tab/>
        </w:r>
        <w:r>
          <w:rPr>
            <w:noProof/>
            <w:webHidden/>
          </w:rPr>
          <w:fldChar w:fldCharType="begin"/>
        </w:r>
        <w:r>
          <w:rPr>
            <w:noProof/>
            <w:webHidden/>
          </w:rPr>
          <w:instrText xml:space="preserve"> PAGEREF _Toc406075061 \h </w:instrText>
        </w:r>
        <w:r>
          <w:rPr>
            <w:noProof/>
            <w:webHidden/>
          </w:rPr>
        </w:r>
        <w:r>
          <w:rPr>
            <w:noProof/>
            <w:webHidden/>
          </w:rPr>
          <w:fldChar w:fldCharType="separate"/>
        </w:r>
        <w:r>
          <w:rPr>
            <w:noProof/>
            <w:webHidden/>
          </w:rPr>
          <w:t>37</w:t>
        </w:r>
        <w:r>
          <w:rPr>
            <w:noProof/>
            <w:webHidden/>
          </w:rPr>
          <w:fldChar w:fldCharType="end"/>
        </w:r>
      </w:hyperlink>
    </w:p>
    <w:p w:rsidR="007035AC" w:rsidRDefault="007035AC">
      <w:pPr>
        <w:pStyle w:val="30"/>
        <w:rPr>
          <w:rFonts w:cstheme="minorBidi"/>
          <w:i w:val="0"/>
          <w:iCs w:val="0"/>
          <w:noProof/>
          <w:sz w:val="21"/>
          <w:szCs w:val="22"/>
        </w:rPr>
      </w:pPr>
      <w:hyperlink w:anchor="_Toc406075062" w:history="1">
        <w:r w:rsidRPr="00124270">
          <w:rPr>
            <w:rStyle w:val="a8"/>
            <w:noProof/>
          </w:rPr>
          <w:t>5.5.12</w:t>
        </w:r>
        <w:r>
          <w:rPr>
            <w:rFonts w:cstheme="minorBidi"/>
            <w:i w:val="0"/>
            <w:iCs w:val="0"/>
            <w:noProof/>
            <w:sz w:val="21"/>
            <w:szCs w:val="22"/>
          </w:rPr>
          <w:tab/>
        </w:r>
        <w:r w:rsidRPr="00124270">
          <w:rPr>
            <w:rStyle w:val="a8"/>
            <w:rFonts w:hint="eastAsia"/>
            <w:noProof/>
          </w:rPr>
          <w:t>绘制＼趋势曲线</w:t>
        </w:r>
        <w:r>
          <w:rPr>
            <w:noProof/>
            <w:webHidden/>
          </w:rPr>
          <w:tab/>
        </w:r>
        <w:r>
          <w:rPr>
            <w:noProof/>
            <w:webHidden/>
          </w:rPr>
          <w:fldChar w:fldCharType="begin"/>
        </w:r>
        <w:r>
          <w:rPr>
            <w:noProof/>
            <w:webHidden/>
          </w:rPr>
          <w:instrText xml:space="preserve"> PAGEREF _Toc406075062 \h </w:instrText>
        </w:r>
        <w:r>
          <w:rPr>
            <w:noProof/>
            <w:webHidden/>
          </w:rPr>
        </w:r>
        <w:r>
          <w:rPr>
            <w:noProof/>
            <w:webHidden/>
          </w:rPr>
          <w:fldChar w:fldCharType="separate"/>
        </w:r>
        <w:r>
          <w:rPr>
            <w:noProof/>
            <w:webHidden/>
          </w:rPr>
          <w:t>38</w:t>
        </w:r>
        <w:r>
          <w:rPr>
            <w:noProof/>
            <w:webHidden/>
          </w:rPr>
          <w:fldChar w:fldCharType="end"/>
        </w:r>
      </w:hyperlink>
    </w:p>
    <w:p w:rsidR="007035AC" w:rsidRDefault="007035AC">
      <w:pPr>
        <w:pStyle w:val="30"/>
        <w:rPr>
          <w:rFonts w:cstheme="minorBidi"/>
          <w:i w:val="0"/>
          <w:iCs w:val="0"/>
          <w:noProof/>
          <w:sz w:val="21"/>
          <w:szCs w:val="22"/>
        </w:rPr>
      </w:pPr>
      <w:hyperlink w:anchor="_Toc406075063" w:history="1">
        <w:r w:rsidRPr="00124270">
          <w:rPr>
            <w:rStyle w:val="a8"/>
            <w:noProof/>
          </w:rPr>
          <w:t>5.5.13</w:t>
        </w:r>
        <w:r>
          <w:rPr>
            <w:rFonts w:cstheme="minorBidi"/>
            <w:i w:val="0"/>
            <w:iCs w:val="0"/>
            <w:noProof/>
            <w:sz w:val="21"/>
            <w:szCs w:val="22"/>
          </w:rPr>
          <w:tab/>
        </w:r>
        <w:r w:rsidRPr="00124270">
          <w:rPr>
            <w:rStyle w:val="a8"/>
            <w:rFonts w:hint="eastAsia"/>
            <w:noProof/>
          </w:rPr>
          <w:t>绘制＼选取</w:t>
        </w:r>
        <w:r>
          <w:rPr>
            <w:noProof/>
            <w:webHidden/>
          </w:rPr>
          <w:tab/>
        </w:r>
        <w:r>
          <w:rPr>
            <w:noProof/>
            <w:webHidden/>
          </w:rPr>
          <w:fldChar w:fldCharType="begin"/>
        </w:r>
        <w:r>
          <w:rPr>
            <w:noProof/>
            <w:webHidden/>
          </w:rPr>
          <w:instrText xml:space="preserve"> PAGEREF _Toc406075063 \h </w:instrText>
        </w:r>
        <w:r>
          <w:rPr>
            <w:noProof/>
            <w:webHidden/>
          </w:rPr>
        </w:r>
        <w:r>
          <w:rPr>
            <w:noProof/>
            <w:webHidden/>
          </w:rPr>
          <w:fldChar w:fldCharType="separate"/>
        </w:r>
        <w:r>
          <w:rPr>
            <w:noProof/>
            <w:webHidden/>
          </w:rPr>
          <w:t>38</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64" w:history="1">
        <w:r w:rsidRPr="00124270">
          <w:rPr>
            <w:rStyle w:val="a8"/>
            <w:rFonts w:ascii="Times New Roman" w:hAnsi="Times New Roman"/>
            <w:noProof/>
          </w:rPr>
          <w:t>5.6</w:t>
        </w:r>
        <w:r>
          <w:rPr>
            <w:rFonts w:cstheme="minorBidi"/>
            <w:smallCaps w:val="0"/>
            <w:noProof/>
            <w:sz w:val="21"/>
            <w:szCs w:val="22"/>
          </w:rPr>
          <w:tab/>
        </w:r>
        <w:r w:rsidRPr="00124270">
          <w:rPr>
            <w:rStyle w:val="a8"/>
            <w:rFonts w:ascii="Times New Roman" w:hAnsi="Times New Roman" w:hint="eastAsia"/>
            <w:noProof/>
          </w:rPr>
          <w:t>静态属性菜单</w:t>
        </w:r>
        <w:r>
          <w:rPr>
            <w:noProof/>
            <w:webHidden/>
          </w:rPr>
          <w:tab/>
        </w:r>
        <w:r>
          <w:rPr>
            <w:noProof/>
            <w:webHidden/>
          </w:rPr>
          <w:fldChar w:fldCharType="begin"/>
        </w:r>
        <w:r>
          <w:rPr>
            <w:noProof/>
            <w:webHidden/>
          </w:rPr>
          <w:instrText xml:space="preserve"> PAGEREF _Toc406075064 \h </w:instrText>
        </w:r>
        <w:r>
          <w:rPr>
            <w:noProof/>
            <w:webHidden/>
          </w:rPr>
        </w:r>
        <w:r>
          <w:rPr>
            <w:noProof/>
            <w:webHidden/>
          </w:rPr>
          <w:fldChar w:fldCharType="separate"/>
        </w:r>
        <w:r>
          <w:rPr>
            <w:noProof/>
            <w:webHidden/>
          </w:rPr>
          <w:t>39</w:t>
        </w:r>
        <w:r>
          <w:rPr>
            <w:noProof/>
            <w:webHidden/>
          </w:rPr>
          <w:fldChar w:fldCharType="end"/>
        </w:r>
      </w:hyperlink>
    </w:p>
    <w:p w:rsidR="007035AC" w:rsidRDefault="007035AC">
      <w:pPr>
        <w:pStyle w:val="30"/>
        <w:rPr>
          <w:rFonts w:cstheme="minorBidi"/>
          <w:i w:val="0"/>
          <w:iCs w:val="0"/>
          <w:noProof/>
          <w:sz w:val="21"/>
          <w:szCs w:val="22"/>
        </w:rPr>
      </w:pPr>
      <w:hyperlink w:anchor="_Toc406075065" w:history="1">
        <w:r w:rsidRPr="00124270">
          <w:rPr>
            <w:rStyle w:val="a8"/>
            <w:noProof/>
          </w:rPr>
          <w:t>5.6.1</w:t>
        </w:r>
        <w:r>
          <w:rPr>
            <w:rFonts w:cstheme="minorBidi"/>
            <w:i w:val="0"/>
            <w:iCs w:val="0"/>
            <w:noProof/>
            <w:sz w:val="21"/>
            <w:szCs w:val="22"/>
          </w:rPr>
          <w:tab/>
        </w:r>
        <w:r w:rsidRPr="00124270">
          <w:rPr>
            <w:rStyle w:val="a8"/>
            <w:rFonts w:hint="eastAsia"/>
            <w:noProof/>
          </w:rPr>
          <w:t>线属性菜单</w:t>
        </w:r>
        <w:r>
          <w:rPr>
            <w:noProof/>
            <w:webHidden/>
          </w:rPr>
          <w:tab/>
        </w:r>
        <w:r>
          <w:rPr>
            <w:noProof/>
            <w:webHidden/>
          </w:rPr>
          <w:fldChar w:fldCharType="begin"/>
        </w:r>
        <w:r>
          <w:rPr>
            <w:noProof/>
            <w:webHidden/>
          </w:rPr>
          <w:instrText xml:space="preserve"> PAGEREF _Toc406075065 \h </w:instrText>
        </w:r>
        <w:r>
          <w:rPr>
            <w:noProof/>
            <w:webHidden/>
          </w:rPr>
        </w:r>
        <w:r>
          <w:rPr>
            <w:noProof/>
            <w:webHidden/>
          </w:rPr>
          <w:fldChar w:fldCharType="separate"/>
        </w:r>
        <w:r>
          <w:rPr>
            <w:noProof/>
            <w:webHidden/>
          </w:rPr>
          <w:t>39</w:t>
        </w:r>
        <w:r>
          <w:rPr>
            <w:noProof/>
            <w:webHidden/>
          </w:rPr>
          <w:fldChar w:fldCharType="end"/>
        </w:r>
      </w:hyperlink>
    </w:p>
    <w:p w:rsidR="007035AC" w:rsidRDefault="007035AC">
      <w:pPr>
        <w:pStyle w:val="30"/>
        <w:rPr>
          <w:rFonts w:cstheme="minorBidi"/>
          <w:i w:val="0"/>
          <w:iCs w:val="0"/>
          <w:noProof/>
          <w:sz w:val="21"/>
          <w:szCs w:val="22"/>
        </w:rPr>
      </w:pPr>
      <w:hyperlink w:anchor="_Toc406075066" w:history="1">
        <w:r w:rsidRPr="00124270">
          <w:rPr>
            <w:rStyle w:val="a8"/>
            <w:noProof/>
          </w:rPr>
          <w:t>5.6.2</w:t>
        </w:r>
        <w:r>
          <w:rPr>
            <w:rFonts w:cstheme="minorBidi"/>
            <w:i w:val="0"/>
            <w:iCs w:val="0"/>
            <w:noProof/>
            <w:sz w:val="21"/>
            <w:szCs w:val="22"/>
          </w:rPr>
          <w:tab/>
        </w:r>
        <w:r w:rsidRPr="00124270">
          <w:rPr>
            <w:rStyle w:val="a8"/>
            <w:rFonts w:hint="eastAsia"/>
            <w:noProof/>
          </w:rPr>
          <w:t>填充属性菜单</w:t>
        </w:r>
        <w:r>
          <w:rPr>
            <w:noProof/>
            <w:webHidden/>
          </w:rPr>
          <w:tab/>
        </w:r>
        <w:r>
          <w:rPr>
            <w:noProof/>
            <w:webHidden/>
          </w:rPr>
          <w:fldChar w:fldCharType="begin"/>
        </w:r>
        <w:r>
          <w:rPr>
            <w:noProof/>
            <w:webHidden/>
          </w:rPr>
          <w:instrText xml:space="preserve"> PAGEREF _Toc406075066 \h </w:instrText>
        </w:r>
        <w:r>
          <w:rPr>
            <w:noProof/>
            <w:webHidden/>
          </w:rPr>
        </w:r>
        <w:r>
          <w:rPr>
            <w:noProof/>
            <w:webHidden/>
          </w:rPr>
          <w:fldChar w:fldCharType="separate"/>
        </w:r>
        <w:r>
          <w:rPr>
            <w:noProof/>
            <w:webHidden/>
          </w:rPr>
          <w:t>39</w:t>
        </w:r>
        <w:r>
          <w:rPr>
            <w:noProof/>
            <w:webHidden/>
          </w:rPr>
          <w:fldChar w:fldCharType="end"/>
        </w:r>
      </w:hyperlink>
    </w:p>
    <w:p w:rsidR="007035AC" w:rsidRDefault="007035AC">
      <w:pPr>
        <w:pStyle w:val="30"/>
        <w:rPr>
          <w:rFonts w:cstheme="minorBidi"/>
          <w:i w:val="0"/>
          <w:iCs w:val="0"/>
          <w:noProof/>
          <w:sz w:val="21"/>
          <w:szCs w:val="22"/>
        </w:rPr>
      </w:pPr>
      <w:hyperlink w:anchor="_Toc406075067" w:history="1">
        <w:r w:rsidRPr="00124270">
          <w:rPr>
            <w:rStyle w:val="a8"/>
            <w:noProof/>
          </w:rPr>
          <w:t>5.6.3</w:t>
        </w:r>
        <w:r>
          <w:rPr>
            <w:rFonts w:cstheme="minorBidi"/>
            <w:i w:val="0"/>
            <w:iCs w:val="0"/>
            <w:noProof/>
            <w:sz w:val="21"/>
            <w:szCs w:val="22"/>
          </w:rPr>
          <w:tab/>
        </w:r>
        <w:r w:rsidRPr="00124270">
          <w:rPr>
            <w:rStyle w:val="a8"/>
            <w:rFonts w:hint="eastAsia"/>
            <w:noProof/>
          </w:rPr>
          <w:t>颜色和文本属性工具栏</w:t>
        </w:r>
        <w:r>
          <w:rPr>
            <w:noProof/>
            <w:webHidden/>
          </w:rPr>
          <w:tab/>
        </w:r>
        <w:r>
          <w:rPr>
            <w:noProof/>
            <w:webHidden/>
          </w:rPr>
          <w:fldChar w:fldCharType="begin"/>
        </w:r>
        <w:r>
          <w:rPr>
            <w:noProof/>
            <w:webHidden/>
          </w:rPr>
          <w:instrText xml:space="preserve"> PAGEREF _Toc406075067 \h </w:instrText>
        </w:r>
        <w:r>
          <w:rPr>
            <w:noProof/>
            <w:webHidden/>
          </w:rPr>
        </w:r>
        <w:r>
          <w:rPr>
            <w:noProof/>
            <w:webHidden/>
          </w:rPr>
          <w:fldChar w:fldCharType="separate"/>
        </w:r>
        <w:r>
          <w:rPr>
            <w:noProof/>
            <w:webHidden/>
          </w:rPr>
          <w:t>40</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68" w:history="1">
        <w:r w:rsidRPr="00124270">
          <w:rPr>
            <w:rStyle w:val="a8"/>
            <w:rFonts w:ascii="Times New Roman" w:hAnsi="Times New Roman"/>
            <w:noProof/>
          </w:rPr>
          <w:t>5.7</w:t>
        </w:r>
        <w:r>
          <w:rPr>
            <w:rFonts w:cstheme="minorBidi"/>
            <w:smallCaps w:val="0"/>
            <w:noProof/>
            <w:sz w:val="21"/>
            <w:szCs w:val="22"/>
          </w:rPr>
          <w:tab/>
        </w:r>
        <w:r w:rsidRPr="00124270">
          <w:rPr>
            <w:rStyle w:val="a8"/>
            <w:rFonts w:ascii="Times New Roman" w:hAnsi="Times New Roman" w:hint="eastAsia"/>
            <w:noProof/>
          </w:rPr>
          <w:t>排列菜单</w:t>
        </w:r>
        <w:r>
          <w:rPr>
            <w:noProof/>
            <w:webHidden/>
          </w:rPr>
          <w:tab/>
        </w:r>
        <w:r>
          <w:rPr>
            <w:noProof/>
            <w:webHidden/>
          </w:rPr>
          <w:fldChar w:fldCharType="begin"/>
        </w:r>
        <w:r>
          <w:rPr>
            <w:noProof/>
            <w:webHidden/>
          </w:rPr>
          <w:instrText xml:space="preserve"> PAGEREF _Toc406075068 \h </w:instrText>
        </w:r>
        <w:r>
          <w:rPr>
            <w:noProof/>
            <w:webHidden/>
          </w:rPr>
        </w:r>
        <w:r>
          <w:rPr>
            <w:noProof/>
            <w:webHidden/>
          </w:rPr>
          <w:fldChar w:fldCharType="separate"/>
        </w:r>
        <w:r>
          <w:rPr>
            <w:noProof/>
            <w:webHidden/>
          </w:rPr>
          <w:t>41</w:t>
        </w:r>
        <w:r>
          <w:rPr>
            <w:noProof/>
            <w:webHidden/>
          </w:rPr>
          <w:fldChar w:fldCharType="end"/>
        </w:r>
      </w:hyperlink>
    </w:p>
    <w:p w:rsidR="007035AC" w:rsidRDefault="007035AC">
      <w:pPr>
        <w:pStyle w:val="30"/>
        <w:rPr>
          <w:rFonts w:cstheme="minorBidi"/>
          <w:i w:val="0"/>
          <w:iCs w:val="0"/>
          <w:noProof/>
          <w:sz w:val="21"/>
          <w:szCs w:val="22"/>
        </w:rPr>
      </w:pPr>
      <w:hyperlink w:anchor="_Toc406075069" w:history="1">
        <w:r w:rsidRPr="00124270">
          <w:rPr>
            <w:rStyle w:val="a8"/>
            <w:noProof/>
          </w:rPr>
          <w:t>5.7.1</w:t>
        </w:r>
        <w:r>
          <w:rPr>
            <w:rFonts w:cstheme="minorBidi"/>
            <w:i w:val="0"/>
            <w:iCs w:val="0"/>
            <w:noProof/>
            <w:sz w:val="21"/>
            <w:szCs w:val="22"/>
          </w:rPr>
          <w:tab/>
        </w:r>
        <w:r w:rsidRPr="00124270">
          <w:rPr>
            <w:rStyle w:val="a8"/>
            <w:rFonts w:hint="eastAsia"/>
            <w:noProof/>
          </w:rPr>
          <w:t>排列＼置前</w:t>
        </w:r>
        <w:r>
          <w:rPr>
            <w:noProof/>
            <w:webHidden/>
          </w:rPr>
          <w:tab/>
        </w:r>
        <w:r>
          <w:rPr>
            <w:noProof/>
            <w:webHidden/>
          </w:rPr>
          <w:fldChar w:fldCharType="begin"/>
        </w:r>
        <w:r>
          <w:rPr>
            <w:noProof/>
            <w:webHidden/>
          </w:rPr>
          <w:instrText xml:space="preserve"> PAGEREF _Toc406075069 \h </w:instrText>
        </w:r>
        <w:r>
          <w:rPr>
            <w:noProof/>
            <w:webHidden/>
          </w:rPr>
        </w:r>
        <w:r>
          <w:rPr>
            <w:noProof/>
            <w:webHidden/>
          </w:rPr>
          <w:fldChar w:fldCharType="separate"/>
        </w:r>
        <w:r>
          <w:rPr>
            <w:noProof/>
            <w:webHidden/>
          </w:rPr>
          <w:t>42</w:t>
        </w:r>
        <w:r>
          <w:rPr>
            <w:noProof/>
            <w:webHidden/>
          </w:rPr>
          <w:fldChar w:fldCharType="end"/>
        </w:r>
      </w:hyperlink>
    </w:p>
    <w:p w:rsidR="007035AC" w:rsidRDefault="007035AC">
      <w:pPr>
        <w:pStyle w:val="30"/>
        <w:rPr>
          <w:rFonts w:cstheme="minorBidi"/>
          <w:i w:val="0"/>
          <w:iCs w:val="0"/>
          <w:noProof/>
          <w:sz w:val="21"/>
          <w:szCs w:val="22"/>
        </w:rPr>
      </w:pPr>
      <w:hyperlink w:anchor="_Toc406075070" w:history="1">
        <w:r w:rsidRPr="00124270">
          <w:rPr>
            <w:rStyle w:val="a8"/>
            <w:noProof/>
          </w:rPr>
          <w:t>5.7.2</w:t>
        </w:r>
        <w:r>
          <w:rPr>
            <w:rFonts w:cstheme="minorBidi"/>
            <w:i w:val="0"/>
            <w:iCs w:val="0"/>
            <w:noProof/>
            <w:sz w:val="21"/>
            <w:szCs w:val="22"/>
          </w:rPr>
          <w:tab/>
        </w:r>
        <w:r w:rsidRPr="00124270">
          <w:rPr>
            <w:rStyle w:val="a8"/>
            <w:rFonts w:hint="eastAsia"/>
            <w:noProof/>
          </w:rPr>
          <w:t>排列＼置后</w:t>
        </w:r>
        <w:r>
          <w:rPr>
            <w:noProof/>
            <w:webHidden/>
          </w:rPr>
          <w:tab/>
        </w:r>
        <w:r>
          <w:rPr>
            <w:noProof/>
            <w:webHidden/>
          </w:rPr>
          <w:fldChar w:fldCharType="begin"/>
        </w:r>
        <w:r>
          <w:rPr>
            <w:noProof/>
            <w:webHidden/>
          </w:rPr>
          <w:instrText xml:space="preserve"> PAGEREF _Toc406075070 \h </w:instrText>
        </w:r>
        <w:r>
          <w:rPr>
            <w:noProof/>
            <w:webHidden/>
          </w:rPr>
        </w:r>
        <w:r>
          <w:rPr>
            <w:noProof/>
            <w:webHidden/>
          </w:rPr>
          <w:fldChar w:fldCharType="separate"/>
        </w:r>
        <w:r>
          <w:rPr>
            <w:noProof/>
            <w:webHidden/>
          </w:rPr>
          <w:t>42</w:t>
        </w:r>
        <w:r>
          <w:rPr>
            <w:noProof/>
            <w:webHidden/>
          </w:rPr>
          <w:fldChar w:fldCharType="end"/>
        </w:r>
      </w:hyperlink>
    </w:p>
    <w:p w:rsidR="007035AC" w:rsidRDefault="007035AC">
      <w:pPr>
        <w:pStyle w:val="30"/>
        <w:rPr>
          <w:rFonts w:cstheme="minorBidi"/>
          <w:i w:val="0"/>
          <w:iCs w:val="0"/>
          <w:noProof/>
          <w:sz w:val="21"/>
          <w:szCs w:val="22"/>
        </w:rPr>
      </w:pPr>
      <w:hyperlink w:anchor="_Toc406075071" w:history="1">
        <w:r w:rsidRPr="00124270">
          <w:rPr>
            <w:rStyle w:val="a8"/>
            <w:noProof/>
          </w:rPr>
          <w:t>5.7.3</w:t>
        </w:r>
        <w:r>
          <w:rPr>
            <w:rFonts w:cstheme="minorBidi"/>
            <w:i w:val="0"/>
            <w:iCs w:val="0"/>
            <w:noProof/>
            <w:sz w:val="21"/>
            <w:szCs w:val="22"/>
          </w:rPr>
          <w:tab/>
        </w:r>
        <w:r w:rsidRPr="00124270">
          <w:rPr>
            <w:rStyle w:val="a8"/>
            <w:rFonts w:hint="eastAsia"/>
            <w:noProof/>
          </w:rPr>
          <w:t>排列＼上对齐</w:t>
        </w:r>
        <w:r>
          <w:rPr>
            <w:noProof/>
            <w:webHidden/>
          </w:rPr>
          <w:tab/>
        </w:r>
        <w:r>
          <w:rPr>
            <w:noProof/>
            <w:webHidden/>
          </w:rPr>
          <w:fldChar w:fldCharType="begin"/>
        </w:r>
        <w:r>
          <w:rPr>
            <w:noProof/>
            <w:webHidden/>
          </w:rPr>
          <w:instrText xml:space="preserve"> PAGEREF _Toc406075071 \h </w:instrText>
        </w:r>
        <w:r>
          <w:rPr>
            <w:noProof/>
            <w:webHidden/>
          </w:rPr>
        </w:r>
        <w:r>
          <w:rPr>
            <w:noProof/>
            <w:webHidden/>
          </w:rPr>
          <w:fldChar w:fldCharType="separate"/>
        </w:r>
        <w:r>
          <w:rPr>
            <w:noProof/>
            <w:webHidden/>
          </w:rPr>
          <w:t>42</w:t>
        </w:r>
        <w:r>
          <w:rPr>
            <w:noProof/>
            <w:webHidden/>
          </w:rPr>
          <w:fldChar w:fldCharType="end"/>
        </w:r>
      </w:hyperlink>
    </w:p>
    <w:p w:rsidR="007035AC" w:rsidRDefault="007035AC">
      <w:pPr>
        <w:pStyle w:val="30"/>
        <w:rPr>
          <w:rFonts w:cstheme="minorBidi"/>
          <w:i w:val="0"/>
          <w:iCs w:val="0"/>
          <w:noProof/>
          <w:sz w:val="21"/>
          <w:szCs w:val="22"/>
        </w:rPr>
      </w:pPr>
      <w:hyperlink w:anchor="_Toc406075072" w:history="1">
        <w:r w:rsidRPr="00124270">
          <w:rPr>
            <w:rStyle w:val="a8"/>
            <w:noProof/>
          </w:rPr>
          <w:t>5.7.4</w:t>
        </w:r>
        <w:r>
          <w:rPr>
            <w:rFonts w:cstheme="minorBidi"/>
            <w:i w:val="0"/>
            <w:iCs w:val="0"/>
            <w:noProof/>
            <w:sz w:val="21"/>
            <w:szCs w:val="22"/>
          </w:rPr>
          <w:tab/>
        </w:r>
        <w:r w:rsidRPr="00124270">
          <w:rPr>
            <w:rStyle w:val="a8"/>
            <w:rFonts w:hint="eastAsia"/>
            <w:noProof/>
          </w:rPr>
          <w:t>排列＼左右居中</w:t>
        </w:r>
        <w:r>
          <w:rPr>
            <w:noProof/>
            <w:webHidden/>
          </w:rPr>
          <w:tab/>
        </w:r>
        <w:r>
          <w:rPr>
            <w:noProof/>
            <w:webHidden/>
          </w:rPr>
          <w:fldChar w:fldCharType="begin"/>
        </w:r>
        <w:r>
          <w:rPr>
            <w:noProof/>
            <w:webHidden/>
          </w:rPr>
          <w:instrText xml:space="preserve"> PAGEREF _Toc406075072 \h </w:instrText>
        </w:r>
        <w:r>
          <w:rPr>
            <w:noProof/>
            <w:webHidden/>
          </w:rPr>
        </w:r>
        <w:r>
          <w:rPr>
            <w:noProof/>
            <w:webHidden/>
          </w:rPr>
          <w:fldChar w:fldCharType="separate"/>
        </w:r>
        <w:r>
          <w:rPr>
            <w:noProof/>
            <w:webHidden/>
          </w:rPr>
          <w:t>43</w:t>
        </w:r>
        <w:r>
          <w:rPr>
            <w:noProof/>
            <w:webHidden/>
          </w:rPr>
          <w:fldChar w:fldCharType="end"/>
        </w:r>
      </w:hyperlink>
    </w:p>
    <w:p w:rsidR="007035AC" w:rsidRDefault="007035AC">
      <w:pPr>
        <w:pStyle w:val="30"/>
        <w:rPr>
          <w:rFonts w:cstheme="minorBidi"/>
          <w:i w:val="0"/>
          <w:iCs w:val="0"/>
          <w:noProof/>
          <w:sz w:val="21"/>
          <w:szCs w:val="22"/>
        </w:rPr>
      </w:pPr>
      <w:hyperlink w:anchor="_Toc406075073" w:history="1">
        <w:r w:rsidRPr="00124270">
          <w:rPr>
            <w:rStyle w:val="a8"/>
            <w:noProof/>
          </w:rPr>
          <w:t>5.7.5</w:t>
        </w:r>
        <w:r>
          <w:rPr>
            <w:rFonts w:cstheme="minorBidi"/>
            <w:i w:val="0"/>
            <w:iCs w:val="0"/>
            <w:noProof/>
            <w:sz w:val="21"/>
            <w:szCs w:val="22"/>
          </w:rPr>
          <w:tab/>
        </w:r>
        <w:r w:rsidRPr="00124270">
          <w:rPr>
            <w:rStyle w:val="a8"/>
            <w:rFonts w:hint="eastAsia"/>
            <w:noProof/>
          </w:rPr>
          <w:t>排列＼下对齐</w:t>
        </w:r>
        <w:r>
          <w:rPr>
            <w:noProof/>
            <w:webHidden/>
          </w:rPr>
          <w:tab/>
        </w:r>
        <w:r>
          <w:rPr>
            <w:noProof/>
            <w:webHidden/>
          </w:rPr>
          <w:fldChar w:fldCharType="begin"/>
        </w:r>
        <w:r>
          <w:rPr>
            <w:noProof/>
            <w:webHidden/>
          </w:rPr>
          <w:instrText xml:space="preserve"> PAGEREF _Toc406075073 \h </w:instrText>
        </w:r>
        <w:r>
          <w:rPr>
            <w:noProof/>
            <w:webHidden/>
          </w:rPr>
        </w:r>
        <w:r>
          <w:rPr>
            <w:noProof/>
            <w:webHidden/>
          </w:rPr>
          <w:fldChar w:fldCharType="separate"/>
        </w:r>
        <w:r>
          <w:rPr>
            <w:noProof/>
            <w:webHidden/>
          </w:rPr>
          <w:t>43</w:t>
        </w:r>
        <w:r>
          <w:rPr>
            <w:noProof/>
            <w:webHidden/>
          </w:rPr>
          <w:fldChar w:fldCharType="end"/>
        </w:r>
      </w:hyperlink>
    </w:p>
    <w:p w:rsidR="007035AC" w:rsidRDefault="007035AC">
      <w:pPr>
        <w:pStyle w:val="30"/>
        <w:rPr>
          <w:rFonts w:cstheme="minorBidi"/>
          <w:i w:val="0"/>
          <w:iCs w:val="0"/>
          <w:noProof/>
          <w:sz w:val="21"/>
          <w:szCs w:val="22"/>
        </w:rPr>
      </w:pPr>
      <w:hyperlink w:anchor="_Toc406075074" w:history="1">
        <w:r w:rsidRPr="00124270">
          <w:rPr>
            <w:rStyle w:val="a8"/>
            <w:noProof/>
          </w:rPr>
          <w:t>5.7.6</w:t>
        </w:r>
        <w:r>
          <w:rPr>
            <w:rFonts w:cstheme="minorBidi"/>
            <w:i w:val="0"/>
            <w:iCs w:val="0"/>
            <w:noProof/>
            <w:sz w:val="21"/>
            <w:szCs w:val="22"/>
          </w:rPr>
          <w:tab/>
        </w:r>
        <w:r w:rsidRPr="00124270">
          <w:rPr>
            <w:rStyle w:val="a8"/>
            <w:rFonts w:hint="eastAsia"/>
            <w:noProof/>
          </w:rPr>
          <w:t>排列＼左对齐</w:t>
        </w:r>
        <w:r>
          <w:rPr>
            <w:noProof/>
            <w:webHidden/>
          </w:rPr>
          <w:tab/>
        </w:r>
        <w:r>
          <w:rPr>
            <w:noProof/>
            <w:webHidden/>
          </w:rPr>
          <w:fldChar w:fldCharType="begin"/>
        </w:r>
        <w:r>
          <w:rPr>
            <w:noProof/>
            <w:webHidden/>
          </w:rPr>
          <w:instrText xml:space="preserve"> PAGEREF _Toc406075074 \h </w:instrText>
        </w:r>
        <w:r>
          <w:rPr>
            <w:noProof/>
            <w:webHidden/>
          </w:rPr>
        </w:r>
        <w:r>
          <w:rPr>
            <w:noProof/>
            <w:webHidden/>
          </w:rPr>
          <w:fldChar w:fldCharType="separate"/>
        </w:r>
        <w:r>
          <w:rPr>
            <w:noProof/>
            <w:webHidden/>
          </w:rPr>
          <w:t>43</w:t>
        </w:r>
        <w:r>
          <w:rPr>
            <w:noProof/>
            <w:webHidden/>
          </w:rPr>
          <w:fldChar w:fldCharType="end"/>
        </w:r>
      </w:hyperlink>
    </w:p>
    <w:p w:rsidR="007035AC" w:rsidRDefault="007035AC">
      <w:pPr>
        <w:pStyle w:val="30"/>
        <w:rPr>
          <w:rFonts w:cstheme="minorBidi"/>
          <w:i w:val="0"/>
          <w:iCs w:val="0"/>
          <w:noProof/>
          <w:sz w:val="21"/>
          <w:szCs w:val="22"/>
        </w:rPr>
      </w:pPr>
      <w:hyperlink w:anchor="_Toc406075075" w:history="1">
        <w:r w:rsidRPr="00124270">
          <w:rPr>
            <w:rStyle w:val="a8"/>
            <w:noProof/>
          </w:rPr>
          <w:t>5.7.7</w:t>
        </w:r>
        <w:r>
          <w:rPr>
            <w:rFonts w:cstheme="minorBidi"/>
            <w:i w:val="0"/>
            <w:iCs w:val="0"/>
            <w:noProof/>
            <w:sz w:val="21"/>
            <w:szCs w:val="22"/>
          </w:rPr>
          <w:tab/>
        </w:r>
        <w:r w:rsidRPr="00124270">
          <w:rPr>
            <w:rStyle w:val="a8"/>
            <w:rFonts w:hint="eastAsia"/>
            <w:noProof/>
          </w:rPr>
          <w:t>排列＼上下居中</w:t>
        </w:r>
        <w:r>
          <w:rPr>
            <w:noProof/>
            <w:webHidden/>
          </w:rPr>
          <w:tab/>
        </w:r>
        <w:r>
          <w:rPr>
            <w:noProof/>
            <w:webHidden/>
          </w:rPr>
          <w:fldChar w:fldCharType="begin"/>
        </w:r>
        <w:r>
          <w:rPr>
            <w:noProof/>
            <w:webHidden/>
          </w:rPr>
          <w:instrText xml:space="preserve"> PAGEREF _Toc406075075 \h </w:instrText>
        </w:r>
        <w:r>
          <w:rPr>
            <w:noProof/>
            <w:webHidden/>
          </w:rPr>
        </w:r>
        <w:r>
          <w:rPr>
            <w:noProof/>
            <w:webHidden/>
          </w:rPr>
          <w:fldChar w:fldCharType="separate"/>
        </w:r>
        <w:r>
          <w:rPr>
            <w:noProof/>
            <w:webHidden/>
          </w:rPr>
          <w:t>43</w:t>
        </w:r>
        <w:r>
          <w:rPr>
            <w:noProof/>
            <w:webHidden/>
          </w:rPr>
          <w:fldChar w:fldCharType="end"/>
        </w:r>
      </w:hyperlink>
    </w:p>
    <w:p w:rsidR="007035AC" w:rsidRDefault="007035AC">
      <w:pPr>
        <w:pStyle w:val="30"/>
        <w:rPr>
          <w:rFonts w:cstheme="minorBidi"/>
          <w:i w:val="0"/>
          <w:iCs w:val="0"/>
          <w:noProof/>
          <w:sz w:val="21"/>
          <w:szCs w:val="22"/>
        </w:rPr>
      </w:pPr>
      <w:hyperlink w:anchor="_Toc406075076" w:history="1">
        <w:r w:rsidRPr="00124270">
          <w:rPr>
            <w:rStyle w:val="a8"/>
            <w:noProof/>
          </w:rPr>
          <w:t>5.7.8</w:t>
        </w:r>
        <w:r>
          <w:rPr>
            <w:rFonts w:cstheme="minorBidi"/>
            <w:i w:val="0"/>
            <w:iCs w:val="0"/>
            <w:noProof/>
            <w:sz w:val="21"/>
            <w:szCs w:val="22"/>
          </w:rPr>
          <w:tab/>
        </w:r>
        <w:r w:rsidRPr="00124270">
          <w:rPr>
            <w:rStyle w:val="a8"/>
            <w:rFonts w:hint="eastAsia"/>
            <w:noProof/>
          </w:rPr>
          <w:t>排列＼右对齐</w:t>
        </w:r>
        <w:r>
          <w:rPr>
            <w:noProof/>
            <w:webHidden/>
          </w:rPr>
          <w:tab/>
        </w:r>
        <w:r>
          <w:rPr>
            <w:noProof/>
            <w:webHidden/>
          </w:rPr>
          <w:fldChar w:fldCharType="begin"/>
        </w:r>
        <w:r>
          <w:rPr>
            <w:noProof/>
            <w:webHidden/>
          </w:rPr>
          <w:instrText xml:space="preserve"> PAGEREF _Toc406075076 \h </w:instrText>
        </w:r>
        <w:r>
          <w:rPr>
            <w:noProof/>
            <w:webHidden/>
          </w:rPr>
        </w:r>
        <w:r>
          <w:rPr>
            <w:noProof/>
            <w:webHidden/>
          </w:rPr>
          <w:fldChar w:fldCharType="separate"/>
        </w:r>
        <w:r>
          <w:rPr>
            <w:noProof/>
            <w:webHidden/>
          </w:rPr>
          <w:t>44</w:t>
        </w:r>
        <w:r>
          <w:rPr>
            <w:noProof/>
            <w:webHidden/>
          </w:rPr>
          <w:fldChar w:fldCharType="end"/>
        </w:r>
      </w:hyperlink>
    </w:p>
    <w:p w:rsidR="007035AC" w:rsidRDefault="007035AC">
      <w:pPr>
        <w:pStyle w:val="30"/>
        <w:rPr>
          <w:rFonts w:cstheme="minorBidi"/>
          <w:i w:val="0"/>
          <w:iCs w:val="0"/>
          <w:noProof/>
          <w:sz w:val="21"/>
          <w:szCs w:val="22"/>
        </w:rPr>
      </w:pPr>
      <w:hyperlink w:anchor="_Toc406075077" w:history="1">
        <w:r w:rsidRPr="00124270">
          <w:rPr>
            <w:rStyle w:val="a8"/>
            <w:noProof/>
          </w:rPr>
          <w:t>5.7.9</w:t>
        </w:r>
        <w:r>
          <w:rPr>
            <w:rFonts w:cstheme="minorBidi"/>
            <w:i w:val="0"/>
            <w:iCs w:val="0"/>
            <w:noProof/>
            <w:sz w:val="21"/>
            <w:szCs w:val="22"/>
          </w:rPr>
          <w:tab/>
        </w:r>
        <w:r w:rsidRPr="00124270">
          <w:rPr>
            <w:rStyle w:val="a8"/>
            <w:rFonts w:hint="eastAsia"/>
            <w:noProof/>
          </w:rPr>
          <w:t>排列＼居中</w:t>
        </w:r>
        <w:r>
          <w:rPr>
            <w:noProof/>
            <w:webHidden/>
          </w:rPr>
          <w:tab/>
        </w:r>
        <w:r>
          <w:rPr>
            <w:noProof/>
            <w:webHidden/>
          </w:rPr>
          <w:fldChar w:fldCharType="begin"/>
        </w:r>
        <w:r>
          <w:rPr>
            <w:noProof/>
            <w:webHidden/>
          </w:rPr>
          <w:instrText xml:space="preserve"> PAGEREF _Toc406075077 \h </w:instrText>
        </w:r>
        <w:r>
          <w:rPr>
            <w:noProof/>
            <w:webHidden/>
          </w:rPr>
        </w:r>
        <w:r>
          <w:rPr>
            <w:noProof/>
            <w:webHidden/>
          </w:rPr>
          <w:fldChar w:fldCharType="separate"/>
        </w:r>
        <w:r>
          <w:rPr>
            <w:noProof/>
            <w:webHidden/>
          </w:rPr>
          <w:t>44</w:t>
        </w:r>
        <w:r>
          <w:rPr>
            <w:noProof/>
            <w:webHidden/>
          </w:rPr>
          <w:fldChar w:fldCharType="end"/>
        </w:r>
      </w:hyperlink>
    </w:p>
    <w:p w:rsidR="007035AC" w:rsidRDefault="007035AC">
      <w:pPr>
        <w:pStyle w:val="30"/>
        <w:rPr>
          <w:rFonts w:cstheme="minorBidi"/>
          <w:i w:val="0"/>
          <w:iCs w:val="0"/>
          <w:noProof/>
          <w:sz w:val="21"/>
          <w:szCs w:val="22"/>
        </w:rPr>
      </w:pPr>
      <w:hyperlink w:anchor="_Toc406075078" w:history="1">
        <w:r w:rsidRPr="00124270">
          <w:rPr>
            <w:rStyle w:val="a8"/>
            <w:noProof/>
          </w:rPr>
          <w:t>5.7.10</w:t>
        </w:r>
        <w:r>
          <w:rPr>
            <w:rFonts w:cstheme="minorBidi"/>
            <w:i w:val="0"/>
            <w:iCs w:val="0"/>
            <w:noProof/>
            <w:sz w:val="21"/>
            <w:szCs w:val="22"/>
          </w:rPr>
          <w:tab/>
        </w:r>
        <w:r w:rsidRPr="00124270">
          <w:rPr>
            <w:rStyle w:val="a8"/>
            <w:rFonts w:hint="eastAsia"/>
            <w:noProof/>
          </w:rPr>
          <w:t>排列＼水平等距</w:t>
        </w:r>
        <w:r>
          <w:rPr>
            <w:noProof/>
            <w:webHidden/>
          </w:rPr>
          <w:tab/>
        </w:r>
        <w:r>
          <w:rPr>
            <w:noProof/>
            <w:webHidden/>
          </w:rPr>
          <w:fldChar w:fldCharType="begin"/>
        </w:r>
        <w:r>
          <w:rPr>
            <w:noProof/>
            <w:webHidden/>
          </w:rPr>
          <w:instrText xml:space="preserve"> PAGEREF _Toc406075078 \h </w:instrText>
        </w:r>
        <w:r>
          <w:rPr>
            <w:noProof/>
            <w:webHidden/>
          </w:rPr>
        </w:r>
        <w:r>
          <w:rPr>
            <w:noProof/>
            <w:webHidden/>
          </w:rPr>
          <w:fldChar w:fldCharType="separate"/>
        </w:r>
        <w:r>
          <w:rPr>
            <w:noProof/>
            <w:webHidden/>
          </w:rPr>
          <w:t>44</w:t>
        </w:r>
        <w:r>
          <w:rPr>
            <w:noProof/>
            <w:webHidden/>
          </w:rPr>
          <w:fldChar w:fldCharType="end"/>
        </w:r>
      </w:hyperlink>
    </w:p>
    <w:p w:rsidR="007035AC" w:rsidRDefault="007035AC">
      <w:pPr>
        <w:pStyle w:val="30"/>
        <w:rPr>
          <w:rFonts w:cstheme="minorBidi"/>
          <w:i w:val="0"/>
          <w:iCs w:val="0"/>
          <w:noProof/>
          <w:sz w:val="21"/>
          <w:szCs w:val="22"/>
        </w:rPr>
      </w:pPr>
      <w:hyperlink w:anchor="_Toc406075079" w:history="1">
        <w:r w:rsidRPr="00124270">
          <w:rPr>
            <w:rStyle w:val="a8"/>
            <w:noProof/>
          </w:rPr>
          <w:t>5.7.11</w:t>
        </w:r>
        <w:r>
          <w:rPr>
            <w:rFonts w:cstheme="minorBidi"/>
            <w:i w:val="0"/>
            <w:iCs w:val="0"/>
            <w:noProof/>
            <w:sz w:val="21"/>
            <w:szCs w:val="22"/>
          </w:rPr>
          <w:tab/>
        </w:r>
        <w:r w:rsidRPr="00124270">
          <w:rPr>
            <w:rStyle w:val="a8"/>
            <w:rFonts w:hint="eastAsia"/>
            <w:noProof/>
          </w:rPr>
          <w:t>排列＼垂直等距</w:t>
        </w:r>
        <w:r>
          <w:rPr>
            <w:noProof/>
            <w:webHidden/>
          </w:rPr>
          <w:tab/>
        </w:r>
        <w:r>
          <w:rPr>
            <w:noProof/>
            <w:webHidden/>
          </w:rPr>
          <w:fldChar w:fldCharType="begin"/>
        </w:r>
        <w:r>
          <w:rPr>
            <w:noProof/>
            <w:webHidden/>
          </w:rPr>
          <w:instrText xml:space="preserve"> PAGEREF _Toc406075079 \h </w:instrText>
        </w:r>
        <w:r>
          <w:rPr>
            <w:noProof/>
            <w:webHidden/>
          </w:rPr>
        </w:r>
        <w:r>
          <w:rPr>
            <w:noProof/>
            <w:webHidden/>
          </w:rPr>
          <w:fldChar w:fldCharType="separate"/>
        </w:r>
        <w:r>
          <w:rPr>
            <w:noProof/>
            <w:webHidden/>
          </w:rPr>
          <w:t>45</w:t>
        </w:r>
        <w:r>
          <w:rPr>
            <w:noProof/>
            <w:webHidden/>
          </w:rPr>
          <w:fldChar w:fldCharType="end"/>
        </w:r>
      </w:hyperlink>
    </w:p>
    <w:p w:rsidR="007035AC" w:rsidRDefault="007035AC">
      <w:pPr>
        <w:pStyle w:val="30"/>
        <w:rPr>
          <w:rFonts w:cstheme="minorBidi"/>
          <w:i w:val="0"/>
          <w:iCs w:val="0"/>
          <w:noProof/>
          <w:sz w:val="21"/>
          <w:szCs w:val="22"/>
        </w:rPr>
      </w:pPr>
      <w:hyperlink w:anchor="_Toc406075080" w:history="1">
        <w:r w:rsidRPr="00124270">
          <w:rPr>
            <w:rStyle w:val="a8"/>
            <w:noProof/>
          </w:rPr>
          <w:t>5.7.12</w:t>
        </w:r>
        <w:r>
          <w:rPr>
            <w:rFonts w:cstheme="minorBidi"/>
            <w:i w:val="0"/>
            <w:iCs w:val="0"/>
            <w:noProof/>
            <w:sz w:val="21"/>
            <w:szCs w:val="22"/>
          </w:rPr>
          <w:tab/>
        </w:r>
        <w:r w:rsidRPr="00124270">
          <w:rPr>
            <w:rStyle w:val="a8"/>
            <w:rFonts w:hint="eastAsia"/>
            <w:noProof/>
          </w:rPr>
          <w:t>排列＼水平翻转</w:t>
        </w:r>
        <w:r>
          <w:rPr>
            <w:noProof/>
            <w:webHidden/>
          </w:rPr>
          <w:tab/>
        </w:r>
        <w:r>
          <w:rPr>
            <w:noProof/>
            <w:webHidden/>
          </w:rPr>
          <w:fldChar w:fldCharType="begin"/>
        </w:r>
        <w:r>
          <w:rPr>
            <w:noProof/>
            <w:webHidden/>
          </w:rPr>
          <w:instrText xml:space="preserve"> PAGEREF _Toc406075080 \h </w:instrText>
        </w:r>
        <w:r>
          <w:rPr>
            <w:noProof/>
            <w:webHidden/>
          </w:rPr>
        </w:r>
        <w:r>
          <w:rPr>
            <w:noProof/>
            <w:webHidden/>
          </w:rPr>
          <w:fldChar w:fldCharType="separate"/>
        </w:r>
        <w:r>
          <w:rPr>
            <w:noProof/>
            <w:webHidden/>
          </w:rPr>
          <w:t>45</w:t>
        </w:r>
        <w:r>
          <w:rPr>
            <w:noProof/>
            <w:webHidden/>
          </w:rPr>
          <w:fldChar w:fldCharType="end"/>
        </w:r>
      </w:hyperlink>
    </w:p>
    <w:p w:rsidR="007035AC" w:rsidRDefault="007035AC">
      <w:pPr>
        <w:pStyle w:val="30"/>
        <w:rPr>
          <w:rFonts w:cstheme="minorBidi"/>
          <w:i w:val="0"/>
          <w:iCs w:val="0"/>
          <w:noProof/>
          <w:sz w:val="21"/>
          <w:szCs w:val="22"/>
        </w:rPr>
      </w:pPr>
      <w:hyperlink w:anchor="_Toc406075081" w:history="1">
        <w:r w:rsidRPr="00124270">
          <w:rPr>
            <w:rStyle w:val="a8"/>
            <w:noProof/>
          </w:rPr>
          <w:t>5.7.13</w:t>
        </w:r>
        <w:r>
          <w:rPr>
            <w:rFonts w:cstheme="minorBidi"/>
            <w:i w:val="0"/>
            <w:iCs w:val="0"/>
            <w:noProof/>
            <w:sz w:val="21"/>
            <w:szCs w:val="22"/>
          </w:rPr>
          <w:tab/>
        </w:r>
        <w:r w:rsidRPr="00124270">
          <w:rPr>
            <w:rStyle w:val="a8"/>
            <w:rFonts w:hint="eastAsia"/>
            <w:noProof/>
          </w:rPr>
          <w:t>排列＼垂直翻转</w:t>
        </w:r>
        <w:r>
          <w:rPr>
            <w:noProof/>
            <w:webHidden/>
          </w:rPr>
          <w:tab/>
        </w:r>
        <w:r>
          <w:rPr>
            <w:noProof/>
            <w:webHidden/>
          </w:rPr>
          <w:fldChar w:fldCharType="begin"/>
        </w:r>
        <w:r>
          <w:rPr>
            <w:noProof/>
            <w:webHidden/>
          </w:rPr>
          <w:instrText xml:space="preserve"> PAGEREF _Toc406075081 \h </w:instrText>
        </w:r>
        <w:r>
          <w:rPr>
            <w:noProof/>
            <w:webHidden/>
          </w:rPr>
        </w:r>
        <w:r>
          <w:rPr>
            <w:noProof/>
            <w:webHidden/>
          </w:rPr>
          <w:fldChar w:fldCharType="separate"/>
        </w:r>
        <w:r>
          <w:rPr>
            <w:noProof/>
            <w:webHidden/>
          </w:rPr>
          <w:t>45</w:t>
        </w:r>
        <w:r>
          <w:rPr>
            <w:noProof/>
            <w:webHidden/>
          </w:rPr>
          <w:fldChar w:fldCharType="end"/>
        </w:r>
      </w:hyperlink>
    </w:p>
    <w:p w:rsidR="007035AC" w:rsidRDefault="007035AC">
      <w:pPr>
        <w:pStyle w:val="30"/>
        <w:rPr>
          <w:rFonts w:cstheme="minorBidi"/>
          <w:i w:val="0"/>
          <w:iCs w:val="0"/>
          <w:noProof/>
          <w:sz w:val="21"/>
          <w:szCs w:val="22"/>
        </w:rPr>
      </w:pPr>
      <w:hyperlink w:anchor="_Toc406075082" w:history="1">
        <w:r w:rsidRPr="00124270">
          <w:rPr>
            <w:rStyle w:val="a8"/>
            <w:noProof/>
          </w:rPr>
          <w:t>5.7.14</w:t>
        </w:r>
        <w:r>
          <w:rPr>
            <w:rFonts w:cstheme="minorBidi"/>
            <w:i w:val="0"/>
            <w:iCs w:val="0"/>
            <w:noProof/>
            <w:sz w:val="21"/>
            <w:szCs w:val="22"/>
          </w:rPr>
          <w:tab/>
        </w:r>
        <w:r w:rsidRPr="00124270">
          <w:rPr>
            <w:rStyle w:val="a8"/>
            <w:rFonts w:hint="eastAsia"/>
            <w:noProof/>
          </w:rPr>
          <w:t>排列＼顺时针旋转</w:t>
        </w:r>
        <w:r>
          <w:rPr>
            <w:noProof/>
            <w:webHidden/>
          </w:rPr>
          <w:tab/>
        </w:r>
        <w:r>
          <w:rPr>
            <w:noProof/>
            <w:webHidden/>
          </w:rPr>
          <w:fldChar w:fldCharType="begin"/>
        </w:r>
        <w:r>
          <w:rPr>
            <w:noProof/>
            <w:webHidden/>
          </w:rPr>
          <w:instrText xml:space="preserve"> PAGEREF _Toc406075082 \h </w:instrText>
        </w:r>
        <w:r>
          <w:rPr>
            <w:noProof/>
            <w:webHidden/>
          </w:rPr>
        </w:r>
        <w:r>
          <w:rPr>
            <w:noProof/>
            <w:webHidden/>
          </w:rPr>
          <w:fldChar w:fldCharType="separate"/>
        </w:r>
        <w:r>
          <w:rPr>
            <w:noProof/>
            <w:webHidden/>
          </w:rPr>
          <w:t>46</w:t>
        </w:r>
        <w:r>
          <w:rPr>
            <w:noProof/>
            <w:webHidden/>
          </w:rPr>
          <w:fldChar w:fldCharType="end"/>
        </w:r>
      </w:hyperlink>
    </w:p>
    <w:p w:rsidR="007035AC" w:rsidRDefault="007035AC">
      <w:pPr>
        <w:pStyle w:val="30"/>
        <w:rPr>
          <w:rFonts w:cstheme="minorBidi"/>
          <w:i w:val="0"/>
          <w:iCs w:val="0"/>
          <w:noProof/>
          <w:sz w:val="21"/>
          <w:szCs w:val="22"/>
        </w:rPr>
      </w:pPr>
      <w:hyperlink w:anchor="_Toc406075083" w:history="1">
        <w:r w:rsidRPr="00124270">
          <w:rPr>
            <w:rStyle w:val="a8"/>
            <w:noProof/>
          </w:rPr>
          <w:t>5.7.15</w:t>
        </w:r>
        <w:r>
          <w:rPr>
            <w:rFonts w:cstheme="minorBidi"/>
            <w:i w:val="0"/>
            <w:iCs w:val="0"/>
            <w:noProof/>
            <w:sz w:val="21"/>
            <w:szCs w:val="22"/>
          </w:rPr>
          <w:tab/>
        </w:r>
        <w:r w:rsidRPr="00124270">
          <w:rPr>
            <w:rStyle w:val="a8"/>
            <w:rFonts w:hint="eastAsia"/>
            <w:noProof/>
          </w:rPr>
          <w:t>排列＼逆时针旋转</w:t>
        </w:r>
        <w:r>
          <w:rPr>
            <w:noProof/>
            <w:webHidden/>
          </w:rPr>
          <w:tab/>
        </w:r>
        <w:r>
          <w:rPr>
            <w:noProof/>
            <w:webHidden/>
          </w:rPr>
          <w:fldChar w:fldCharType="begin"/>
        </w:r>
        <w:r>
          <w:rPr>
            <w:noProof/>
            <w:webHidden/>
          </w:rPr>
          <w:instrText xml:space="preserve"> PAGEREF _Toc406075083 \h </w:instrText>
        </w:r>
        <w:r>
          <w:rPr>
            <w:noProof/>
            <w:webHidden/>
          </w:rPr>
        </w:r>
        <w:r>
          <w:rPr>
            <w:noProof/>
            <w:webHidden/>
          </w:rPr>
          <w:fldChar w:fldCharType="separate"/>
        </w:r>
        <w:r>
          <w:rPr>
            <w:noProof/>
            <w:webHidden/>
          </w:rPr>
          <w:t>46</w:t>
        </w:r>
        <w:r>
          <w:rPr>
            <w:noProof/>
            <w:webHidden/>
          </w:rPr>
          <w:fldChar w:fldCharType="end"/>
        </w:r>
      </w:hyperlink>
    </w:p>
    <w:p w:rsidR="007035AC" w:rsidRDefault="007035AC">
      <w:pPr>
        <w:pStyle w:val="30"/>
        <w:rPr>
          <w:rFonts w:cstheme="minorBidi"/>
          <w:i w:val="0"/>
          <w:iCs w:val="0"/>
          <w:noProof/>
          <w:sz w:val="21"/>
          <w:szCs w:val="22"/>
        </w:rPr>
      </w:pPr>
      <w:hyperlink w:anchor="_Toc406075084" w:history="1">
        <w:r w:rsidRPr="00124270">
          <w:rPr>
            <w:rStyle w:val="a8"/>
            <w:noProof/>
          </w:rPr>
          <w:t>5.7.16</w:t>
        </w:r>
        <w:r>
          <w:rPr>
            <w:rFonts w:cstheme="minorBidi"/>
            <w:i w:val="0"/>
            <w:iCs w:val="0"/>
            <w:noProof/>
            <w:sz w:val="21"/>
            <w:szCs w:val="22"/>
          </w:rPr>
          <w:tab/>
        </w:r>
        <w:r w:rsidRPr="00124270">
          <w:rPr>
            <w:rStyle w:val="a8"/>
            <w:rFonts w:hint="eastAsia"/>
            <w:noProof/>
          </w:rPr>
          <w:t>排列＼置于网格上</w:t>
        </w:r>
        <w:r>
          <w:rPr>
            <w:noProof/>
            <w:webHidden/>
          </w:rPr>
          <w:tab/>
        </w:r>
        <w:r>
          <w:rPr>
            <w:noProof/>
            <w:webHidden/>
          </w:rPr>
          <w:fldChar w:fldCharType="begin"/>
        </w:r>
        <w:r>
          <w:rPr>
            <w:noProof/>
            <w:webHidden/>
          </w:rPr>
          <w:instrText xml:space="preserve"> PAGEREF _Toc406075084 \h </w:instrText>
        </w:r>
        <w:r>
          <w:rPr>
            <w:noProof/>
            <w:webHidden/>
          </w:rPr>
        </w:r>
        <w:r>
          <w:rPr>
            <w:noProof/>
            <w:webHidden/>
          </w:rPr>
          <w:fldChar w:fldCharType="separate"/>
        </w:r>
        <w:r>
          <w:rPr>
            <w:noProof/>
            <w:webHidden/>
          </w:rPr>
          <w:t>46</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85" w:history="1">
        <w:r w:rsidRPr="00124270">
          <w:rPr>
            <w:rStyle w:val="a8"/>
            <w:rFonts w:ascii="Times New Roman" w:hAnsi="Times New Roman"/>
            <w:noProof/>
          </w:rPr>
          <w:t>5.8</w:t>
        </w:r>
        <w:r>
          <w:rPr>
            <w:rFonts w:cstheme="minorBidi"/>
            <w:smallCaps w:val="0"/>
            <w:noProof/>
            <w:sz w:val="21"/>
            <w:szCs w:val="22"/>
          </w:rPr>
          <w:tab/>
        </w:r>
        <w:r w:rsidRPr="00124270">
          <w:rPr>
            <w:rStyle w:val="a8"/>
            <w:rFonts w:ascii="Times New Roman" w:hAnsi="Times New Roman" w:hint="eastAsia"/>
            <w:noProof/>
          </w:rPr>
          <w:t>帮助菜单</w:t>
        </w:r>
        <w:r>
          <w:rPr>
            <w:noProof/>
            <w:webHidden/>
          </w:rPr>
          <w:tab/>
        </w:r>
        <w:r>
          <w:rPr>
            <w:noProof/>
            <w:webHidden/>
          </w:rPr>
          <w:fldChar w:fldCharType="begin"/>
        </w:r>
        <w:r>
          <w:rPr>
            <w:noProof/>
            <w:webHidden/>
          </w:rPr>
          <w:instrText xml:space="preserve"> PAGEREF _Toc406075085 \h </w:instrText>
        </w:r>
        <w:r>
          <w:rPr>
            <w:noProof/>
            <w:webHidden/>
          </w:rPr>
        </w:r>
        <w:r>
          <w:rPr>
            <w:noProof/>
            <w:webHidden/>
          </w:rPr>
          <w:fldChar w:fldCharType="separate"/>
        </w:r>
        <w:r>
          <w:rPr>
            <w:noProof/>
            <w:webHidden/>
          </w:rPr>
          <w:t>46</w:t>
        </w:r>
        <w:r>
          <w:rPr>
            <w:noProof/>
            <w:webHidden/>
          </w:rPr>
          <w:fldChar w:fldCharType="end"/>
        </w:r>
      </w:hyperlink>
    </w:p>
    <w:p w:rsidR="007035AC" w:rsidRDefault="007035AC">
      <w:pPr>
        <w:pStyle w:val="10"/>
        <w:tabs>
          <w:tab w:val="left" w:pos="420"/>
          <w:tab w:val="right" w:leader="dot" w:pos="10083"/>
        </w:tabs>
        <w:rPr>
          <w:rFonts w:cstheme="minorBidi"/>
          <w:b w:val="0"/>
          <w:bCs w:val="0"/>
          <w:caps w:val="0"/>
          <w:noProof/>
          <w:sz w:val="21"/>
          <w:szCs w:val="22"/>
        </w:rPr>
      </w:pPr>
      <w:hyperlink w:anchor="_Toc406075086" w:history="1">
        <w:r w:rsidRPr="00124270">
          <w:rPr>
            <w:rStyle w:val="a8"/>
            <w:rFonts w:ascii="Times New Roman" w:hAnsi="Times New Roman"/>
            <w:noProof/>
          </w:rPr>
          <w:t>6</w:t>
        </w:r>
        <w:r>
          <w:rPr>
            <w:rFonts w:cstheme="minorBidi"/>
            <w:b w:val="0"/>
            <w:bCs w:val="0"/>
            <w:caps w:val="0"/>
            <w:noProof/>
            <w:sz w:val="21"/>
            <w:szCs w:val="22"/>
          </w:rPr>
          <w:tab/>
        </w:r>
        <w:r w:rsidRPr="00124270">
          <w:rPr>
            <w:rStyle w:val="a8"/>
            <w:rFonts w:ascii="Times New Roman" w:hAnsi="Times New Roman" w:hint="eastAsia"/>
            <w:noProof/>
          </w:rPr>
          <w:t>动态属性</w:t>
        </w:r>
        <w:r>
          <w:rPr>
            <w:noProof/>
            <w:webHidden/>
          </w:rPr>
          <w:tab/>
        </w:r>
        <w:r>
          <w:rPr>
            <w:noProof/>
            <w:webHidden/>
          </w:rPr>
          <w:fldChar w:fldCharType="begin"/>
        </w:r>
        <w:r>
          <w:rPr>
            <w:noProof/>
            <w:webHidden/>
          </w:rPr>
          <w:instrText xml:space="preserve"> PAGEREF _Toc406075086 \h </w:instrText>
        </w:r>
        <w:r>
          <w:rPr>
            <w:noProof/>
            <w:webHidden/>
          </w:rPr>
        </w:r>
        <w:r>
          <w:rPr>
            <w:noProof/>
            <w:webHidden/>
          </w:rPr>
          <w:fldChar w:fldCharType="separate"/>
        </w:r>
        <w:r>
          <w:rPr>
            <w:noProof/>
            <w:webHidden/>
          </w:rPr>
          <w:t>48</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087" w:history="1">
        <w:r w:rsidRPr="00124270">
          <w:rPr>
            <w:rStyle w:val="a8"/>
            <w:rFonts w:ascii="Times New Roman" w:hAnsi="Times New Roman"/>
            <w:noProof/>
          </w:rPr>
          <w:t>6.1</w:t>
        </w:r>
        <w:r>
          <w:rPr>
            <w:rFonts w:cstheme="minorBidi"/>
            <w:smallCaps w:val="0"/>
            <w:noProof/>
            <w:sz w:val="21"/>
            <w:szCs w:val="22"/>
          </w:rPr>
          <w:tab/>
        </w:r>
        <w:r w:rsidRPr="00124270">
          <w:rPr>
            <w:rStyle w:val="a8"/>
            <w:rFonts w:ascii="Times New Roman" w:hAnsi="Times New Roman" w:hint="eastAsia"/>
            <w:noProof/>
          </w:rPr>
          <w:t>基本图素动态属性</w:t>
        </w:r>
        <w:r>
          <w:rPr>
            <w:noProof/>
            <w:webHidden/>
          </w:rPr>
          <w:tab/>
        </w:r>
        <w:r>
          <w:rPr>
            <w:noProof/>
            <w:webHidden/>
          </w:rPr>
          <w:fldChar w:fldCharType="begin"/>
        </w:r>
        <w:r>
          <w:rPr>
            <w:noProof/>
            <w:webHidden/>
          </w:rPr>
          <w:instrText xml:space="preserve"> PAGEREF _Toc406075087 \h </w:instrText>
        </w:r>
        <w:r>
          <w:rPr>
            <w:noProof/>
            <w:webHidden/>
          </w:rPr>
        </w:r>
        <w:r>
          <w:rPr>
            <w:noProof/>
            <w:webHidden/>
          </w:rPr>
          <w:fldChar w:fldCharType="separate"/>
        </w:r>
        <w:r>
          <w:rPr>
            <w:noProof/>
            <w:webHidden/>
          </w:rPr>
          <w:t>49</w:t>
        </w:r>
        <w:r>
          <w:rPr>
            <w:noProof/>
            <w:webHidden/>
          </w:rPr>
          <w:fldChar w:fldCharType="end"/>
        </w:r>
      </w:hyperlink>
    </w:p>
    <w:p w:rsidR="007035AC" w:rsidRDefault="007035AC">
      <w:pPr>
        <w:pStyle w:val="30"/>
        <w:rPr>
          <w:rFonts w:cstheme="minorBidi"/>
          <w:i w:val="0"/>
          <w:iCs w:val="0"/>
          <w:noProof/>
          <w:sz w:val="21"/>
          <w:szCs w:val="22"/>
        </w:rPr>
      </w:pPr>
      <w:hyperlink w:anchor="_Toc406075088" w:history="1">
        <w:r w:rsidRPr="00124270">
          <w:rPr>
            <w:rStyle w:val="a8"/>
            <w:noProof/>
          </w:rPr>
          <w:t>6.1.1</w:t>
        </w:r>
        <w:r>
          <w:rPr>
            <w:rFonts w:cstheme="minorBidi"/>
            <w:i w:val="0"/>
            <w:iCs w:val="0"/>
            <w:noProof/>
            <w:sz w:val="21"/>
            <w:szCs w:val="22"/>
          </w:rPr>
          <w:tab/>
        </w:r>
        <w:r w:rsidRPr="00124270">
          <w:rPr>
            <w:rStyle w:val="a8"/>
            <w:rFonts w:hint="eastAsia"/>
            <w:noProof/>
          </w:rPr>
          <w:t>用户输入</w:t>
        </w:r>
        <w:r>
          <w:rPr>
            <w:noProof/>
            <w:webHidden/>
          </w:rPr>
          <w:tab/>
        </w:r>
        <w:r>
          <w:rPr>
            <w:noProof/>
            <w:webHidden/>
          </w:rPr>
          <w:fldChar w:fldCharType="begin"/>
        </w:r>
        <w:r>
          <w:rPr>
            <w:noProof/>
            <w:webHidden/>
          </w:rPr>
          <w:instrText xml:space="preserve"> PAGEREF _Toc406075088 \h </w:instrText>
        </w:r>
        <w:r>
          <w:rPr>
            <w:noProof/>
            <w:webHidden/>
          </w:rPr>
        </w:r>
        <w:r>
          <w:rPr>
            <w:noProof/>
            <w:webHidden/>
          </w:rPr>
          <w:fldChar w:fldCharType="separate"/>
        </w:r>
        <w:r>
          <w:rPr>
            <w:noProof/>
            <w:webHidden/>
          </w:rPr>
          <w:t>49</w:t>
        </w:r>
        <w:r>
          <w:rPr>
            <w:noProof/>
            <w:webHidden/>
          </w:rPr>
          <w:fldChar w:fldCharType="end"/>
        </w:r>
      </w:hyperlink>
    </w:p>
    <w:p w:rsidR="007035AC" w:rsidRDefault="007035AC">
      <w:pPr>
        <w:pStyle w:val="30"/>
        <w:rPr>
          <w:rFonts w:cstheme="minorBidi"/>
          <w:i w:val="0"/>
          <w:iCs w:val="0"/>
          <w:noProof/>
          <w:sz w:val="21"/>
          <w:szCs w:val="22"/>
        </w:rPr>
      </w:pPr>
      <w:hyperlink w:anchor="_Toc406075089" w:history="1">
        <w:r w:rsidRPr="00124270">
          <w:rPr>
            <w:rStyle w:val="a8"/>
            <w:noProof/>
          </w:rPr>
          <w:t>6.1.2</w:t>
        </w:r>
        <w:r>
          <w:rPr>
            <w:rFonts w:cstheme="minorBidi"/>
            <w:i w:val="0"/>
            <w:iCs w:val="0"/>
            <w:noProof/>
            <w:sz w:val="21"/>
            <w:szCs w:val="22"/>
          </w:rPr>
          <w:tab/>
        </w:r>
        <w:r w:rsidRPr="00124270">
          <w:rPr>
            <w:rStyle w:val="a8"/>
            <w:rFonts w:hint="eastAsia"/>
            <w:noProof/>
          </w:rPr>
          <w:t>游标</w:t>
        </w:r>
        <w:r>
          <w:rPr>
            <w:noProof/>
            <w:webHidden/>
          </w:rPr>
          <w:tab/>
        </w:r>
        <w:r>
          <w:rPr>
            <w:noProof/>
            <w:webHidden/>
          </w:rPr>
          <w:fldChar w:fldCharType="begin"/>
        </w:r>
        <w:r>
          <w:rPr>
            <w:noProof/>
            <w:webHidden/>
          </w:rPr>
          <w:instrText xml:space="preserve"> PAGEREF _Toc406075089 \h </w:instrText>
        </w:r>
        <w:r>
          <w:rPr>
            <w:noProof/>
            <w:webHidden/>
          </w:rPr>
        </w:r>
        <w:r>
          <w:rPr>
            <w:noProof/>
            <w:webHidden/>
          </w:rPr>
          <w:fldChar w:fldCharType="separate"/>
        </w:r>
        <w:r>
          <w:rPr>
            <w:noProof/>
            <w:webHidden/>
          </w:rPr>
          <w:t>50</w:t>
        </w:r>
        <w:r>
          <w:rPr>
            <w:noProof/>
            <w:webHidden/>
          </w:rPr>
          <w:fldChar w:fldCharType="end"/>
        </w:r>
      </w:hyperlink>
    </w:p>
    <w:p w:rsidR="007035AC" w:rsidRDefault="007035AC">
      <w:pPr>
        <w:pStyle w:val="30"/>
        <w:rPr>
          <w:rFonts w:cstheme="minorBidi"/>
          <w:i w:val="0"/>
          <w:iCs w:val="0"/>
          <w:noProof/>
          <w:sz w:val="21"/>
          <w:szCs w:val="22"/>
        </w:rPr>
      </w:pPr>
      <w:hyperlink w:anchor="_Toc406075090" w:history="1">
        <w:r w:rsidRPr="00124270">
          <w:rPr>
            <w:rStyle w:val="a8"/>
            <w:noProof/>
          </w:rPr>
          <w:t>6.1.3</w:t>
        </w:r>
        <w:r>
          <w:rPr>
            <w:rFonts w:cstheme="minorBidi"/>
            <w:i w:val="0"/>
            <w:iCs w:val="0"/>
            <w:noProof/>
            <w:sz w:val="21"/>
            <w:szCs w:val="22"/>
          </w:rPr>
          <w:tab/>
        </w:r>
        <w:r w:rsidRPr="00124270">
          <w:rPr>
            <w:rStyle w:val="a8"/>
            <w:rFonts w:hint="eastAsia"/>
            <w:noProof/>
          </w:rPr>
          <w:t>触动按钮</w:t>
        </w:r>
        <w:r>
          <w:rPr>
            <w:noProof/>
            <w:webHidden/>
          </w:rPr>
          <w:tab/>
        </w:r>
        <w:r>
          <w:rPr>
            <w:noProof/>
            <w:webHidden/>
          </w:rPr>
          <w:fldChar w:fldCharType="begin"/>
        </w:r>
        <w:r>
          <w:rPr>
            <w:noProof/>
            <w:webHidden/>
          </w:rPr>
          <w:instrText xml:space="preserve"> PAGEREF _Toc406075090 \h </w:instrText>
        </w:r>
        <w:r>
          <w:rPr>
            <w:noProof/>
            <w:webHidden/>
          </w:rPr>
        </w:r>
        <w:r>
          <w:rPr>
            <w:noProof/>
            <w:webHidden/>
          </w:rPr>
          <w:fldChar w:fldCharType="separate"/>
        </w:r>
        <w:r>
          <w:rPr>
            <w:noProof/>
            <w:webHidden/>
          </w:rPr>
          <w:t>51</w:t>
        </w:r>
        <w:r>
          <w:rPr>
            <w:noProof/>
            <w:webHidden/>
          </w:rPr>
          <w:fldChar w:fldCharType="end"/>
        </w:r>
      </w:hyperlink>
    </w:p>
    <w:p w:rsidR="007035AC" w:rsidRDefault="007035AC">
      <w:pPr>
        <w:pStyle w:val="30"/>
        <w:rPr>
          <w:rFonts w:cstheme="minorBidi"/>
          <w:i w:val="0"/>
          <w:iCs w:val="0"/>
          <w:noProof/>
          <w:sz w:val="21"/>
          <w:szCs w:val="22"/>
        </w:rPr>
      </w:pPr>
      <w:hyperlink w:anchor="_Toc406075091" w:history="1">
        <w:r w:rsidRPr="00124270">
          <w:rPr>
            <w:rStyle w:val="a8"/>
            <w:noProof/>
          </w:rPr>
          <w:t>6.1.4</w:t>
        </w:r>
        <w:r>
          <w:rPr>
            <w:rFonts w:cstheme="minorBidi"/>
            <w:i w:val="0"/>
            <w:iCs w:val="0"/>
            <w:noProof/>
            <w:sz w:val="21"/>
            <w:szCs w:val="22"/>
          </w:rPr>
          <w:tab/>
        </w:r>
        <w:r w:rsidRPr="00124270">
          <w:rPr>
            <w:rStyle w:val="a8"/>
            <w:rFonts w:hint="eastAsia"/>
            <w:noProof/>
          </w:rPr>
          <w:t>值显示</w:t>
        </w:r>
        <w:r>
          <w:rPr>
            <w:noProof/>
            <w:webHidden/>
          </w:rPr>
          <w:tab/>
        </w:r>
        <w:r>
          <w:rPr>
            <w:noProof/>
            <w:webHidden/>
          </w:rPr>
          <w:fldChar w:fldCharType="begin"/>
        </w:r>
        <w:r>
          <w:rPr>
            <w:noProof/>
            <w:webHidden/>
          </w:rPr>
          <w:instrText xml:space="preserve"> PAGEREF _Toc406075091 \h </w:instrText>
        </w:r>
        <w:r>
          <w:rPr>
            <w:noProof/>
            <w:webHidden/>
          </w:rPr>
        </w:r>
        <w:r>
          <w:rPr>
            <w:noProof/>
            <w:webHidden/>
          </w:rPr>
          <w:fldChar w:fldCharType="separate"/>
        </w:r>
        <w:r>
          <w:rPr>
            <w:noProof/>
            <w:webHidden/>
          </w:rPr>
          <w:t>54</w:t>
        </w:r>
        <w:r>
          <w:rPr>
            <w:noProof/>
            <w:webHidden/>
          </w:rPr>
          <w:fldChar w:fldCharType="end"/>
        </w:r>
      </w:hyperlink>
    </w:p>
    <w:p w:rsidR="007035AC" w:rsidRDefault="007035AC">
      <w:pPr>
        <w:pStyle w:val="30"/>
        <w:rPr>
          <w:rFonts w:cstheme="minorBidi"/>
          <w:i w:val="0"/>
          <w:iCs w:val="0"/>
          <w:noProof/>
          <w:sz w:val="21"/>
          <w:szCs w:val="22"/>
        </w:rPr>
      </w:pPr>
      <w:hyperlink w:anchor="_Toc406075092" w:history="1">
        <w:r w:rsidRPr="00124270">
          <w:rPr>
            <w:rStyle w:val="a8"/>
            <w:noProof/>
          </w:rPr>
          <w:t>6.1.5</w:t>
        </w:r>
        <w:r>
          <w:rPr>
            <w:rFonts w:cstheme="minorBidi"/>
            <w:i w:val="0"/>
            <w:iCs w:val="0"/>
            <w:noProof/>
            <w:sz w:val="21"/>
            <w:szCs w:val="22"/>
          </w:rPr>
          <w:tab/>
        </w:r>
        <w:r w:rsidRPr="00124270">
          <w:rPr>
            <w:rStyle w:val="a8"/>
            <w:rFonts w:hint="eastAsia"/>
            <w:noProof/>
          </w:rPr>
          <w:t>线颜色</w:t>
        </w:r>
        <w:r>
          <w:rPr>
            <w:noProof/>
            <w:webHidden/>
          </w:rPr>
          <w:tab/>
        </w:r>
        <w:r>
          <w:rPr>
            <w:noProof/>
            <w:webHidden/>
          </w:rPr>
          <w:fldChar w:fldCharType="begin"/>
        </w:r>
        <w:r>
          <w:rPr>
            <w:noProof/>
            <w:webHidden/>
          </w:rPr>
          <w:instrText xml:space="preserve"> PAGEREF _Toc406075092 \h </w:instrText>
        </w:r>
        <w:r>
          <w:rPr>
            <w:noProof/>
            <w:webHidden/>
          </w:rPr>
        </w:r>
        <w:r>
          <w:rPr>
            <w:noProof/>
            <w:webHidden/>
          </w:rPr>
          <w:fldChar w:fldCharType="separate"/>
        </w:r>
        <w:r>
          <w:rPr>
            <w:noProof/>
            <w:webHidden/>
          </w:rPr>
          <w:t>55</w:t>
        </w:r>
        <w:r>
          <w:rPr>
            <w:noProof/>
            <w:webHidden/>
          </w:rPr>
          <w:fldChar w:fldCharType="end"/>
        </w:r>
      </w:hyperlink>
    </w:p>
    <w:p w:rsidR="007035AC" w:rsidRDefault="007035AC">
      <w:pPr>
        <w:pStyle w:val="30"/>
        <w:rPr>
          <w:rFonts w:cstheme="minorBidi"/>
          <w:i w:val="0"/>
          <w:iCs w:val="0"/>
          <w:noProof/>
          <w:sz w:val="21"/>
          <w:szCs w:val="22"/>
        </w:rPr>
      </w:pPr>
      <w:hyperlink w:anchor="_Toc406075093" w:history="1">
        <w:r w:rsidRPr="00124270">
          <w:rPr>
            <w:rStyle w:val="a8"/>
            <w:noProof/>
          </w:rPr>
          <w:t>6.1.6</w:t>
        </w:r>
        <w:r>
          <w:rPr>
            <w:rFonts w:cstheme="minorBidi"/>
            <w:i w:val="0"/>
            <w:iCs w:val="0"/>
            <w:noProof/>
            <w:sz w:val="21"/>
            <w:szCs w:val="22"/>
          </w:rPr>
          <w:tab/>
        </w:r>
        <w:r w:rsidRPr="00124270">
          <w:rPr>
            <w:rStyle w:val="a8"/>
            <w:rFonts w:hint="eastAsia"/>
            <w:noProof/>
          </w:rPr>
          <w:t>填充颜色</w:t>
        </w:r>
        <w:r>
          <w:rPr>
            <w:noProof/>
            <w:webHidden/>
          </w:rPr>
          <w:tab/>
        </w:r>
        <w:r>
          <w:rPr>
            <w:noProof/>
            <w:webHidden/>
          </w:rPr>
          <w:fldChar w:fldCharType="begin"/>
        </w:r>
        <w:r>
          <w:rPr>
            <w:noProof/>
            <w:webHidden/>
          </w:rPr>
          <w:instrText xml:space="preserve"> PAGEREF _Toc406075093 \h </w:instrText>
        </w:r>
        <w:r>
          <w:rPr>
            <w:noProof/>
            <w:webHidden/>
          </w:rPr>
        </w:r>
        <w:r>
          <w:rPr>
            <w:noProof/>
            <w:webHidden/>
          </w:rPr>
          <w:fldChar w:fldCharType="separate"/>
        </w:r>
        <w:r>
          <w:rPr>
            <w:noProof/>
            <w:webHidden/>
          </w:rPr>
          <w:t>57</w:t>
        </w:r>
        <w:r>
          <w:rPr>
            <w:noProof/>
            <w:webHidden/>
          </w:rPr>
          <w:fldChar w:fldCharType="end"/>
        </w:r>
      </w:hyperlink>
    </w:p>
    <w:p w:rsidR="007035AC" w:rsidRDefault="007035AC">
      <w:pPr>
        <w:pStyle w:val="30"/>
        <w:rPr>
          <w:rFonts w:cstheme="minorBidi"/>
          <w:i w:val="0"/>
          <w:iCs w:val="0"/>
          <w:noProof/>
          <w:sz w:val="21"/>
          <w:szCs w:val="22"/>
        </w:rPr>
      </w:pPr>
      <w:hyperlink w:anchor="_Toc406075094" w:history="1">
        <w:r w:rsidRPr="00124270">
          <w:rPr>
            <w:rStyle w:val="a8"/>
            <w:noProof/>
          </w:rPr>
          <w:t>6.1.7</w:t>
        </w:r>
        <w:r>
          <w:rPr>
            <w:rFonts w:cstheme="minorBidi"/>
            <w:i w:val="0"/>
            <w:iCs w:val="0"/>
            <w:noProof/>
            <w:sz w:val="21"/>
            <w:szCs w:val="22"/>
          </w:rPr>
          <w:tab/>
        </w:r>
        <w:r w:rsidRPr="00124270">
          <w:rPr>
            <w:rStyle w:val="a8"/>
            <w:rFonts w:hint="eastAsia"/>
            <w:noProof/>
          </w:rPr>
          <w:t>文字颜色</w:t>
        </w:r>
        <w:r>
          <w:rPr>
            <w:noProof/>
            <w:webHidden/>
          </w:rPr>
          <w:tab/>
        </w:r>
        <w:r>
          <w:rPr>
            <w:noProof/>
            <w:webHidden/>
          </w:rPr>
          <w:fldChar w:fldCharType="begin"/>
        </w:r>
        <w:r>
          <w:rPr>
            <w:noProof/>
            <w:webHidden/>
          </w:rPr>
          <w:instrText xml:space="preserve"> PAGEREF _Toc406075094 \h </w:instrText>
        </w:r>
        <w:r>
          <w:rPr>
            <w:noProof/>
            <w:webHidden/>
          </w:rPr>
        </w:r>
        <w:r>
          <w:rPr>
            <w:noProof/>
            <w:webHidden/>
          </w:rPr>
          <w:fldChar w:fldCharType="separate"/>
        </w:r>
        <w:r>
          <w:rPr>
            <w:noProof/>
            <w:webHidden/>
          </w:rPr>
          <w:t>59</w:t>
        </w:r>
        <w:r>
          <w:rPr>
            <w:noProof/>
            <w:webHidden/>
          </w:rPr>
          <w:fldChar w:fldCharType="end"/>
        </w:r>
      </w:hyperlink>
    </w:p>
    <w:p w:rsidR="007035AC" w:rsidRDefault="007035AC">
      <w:pPr>
        <w:pStyle w:val="30"/>
        <w:rPr>
          <w:rFonts w:cstheme="minorBidi"/>
          <w:i w:val="0"/>
          <w:iCs w:val="0"/>
          <w:noProof/>
          <w:sz w:val="21"/>
          <w:szCs w:val="22"/>
        </w:rPr>
      </w:pPr>
      <w:hyperlink w:anchor="_Toc406075095" w:history="1">
        <w:r w:rsidRPr="00124270">
          <w:rPr>
            <w:rStyle w:val="a8"/>
            <w:noProof/>
          </w:rPr>
          <w:t>6.1.8</w:t>
        </w:r>
        <w:r>
          <w:rPr>
            <w:rFonts w:cstheme="minorBidi"/>
            <w:i w:val="0"/>
            <w:iCs w:val="0"/>
            <w:noProof/>
            <w:sz w:val="21"/>
            <w:szCs w:val="22"/>
          </w:rPr>
          <w:tab/>
        </w:r>
        <w:r w:rsidRPr="00124270">
          <w:rPr>
            <w:rStyle w:val="a8"/>
            <w:rFonts w:hint="eastAsia"/>
            <w:noProof/>
          </w:rPr>
          <w:t>对象大小</w:t>
        </w:r>
        <w:r>
          <w:rPr>
            <w:noProof/>
            <w:webHidden/>
          </w:rPr>
          <w:tab/>
        </w:r>
        <w:r>
          <w:rPr>
            <w:noProof/>
            <w:webHidden/>
          </w:rPr>
          <w:fldChar w:fldCharType="begin"/>
        </w:r>
        <w:r>
          <w:rPr>
            <w:noProof/>
            <w:webHidden/>
          </w:rPr>
          <w:instrText xml:space="preserve"> PAGEREF _Toc406075095 \h </w:instrText>
        </w:r>
        <w:r>
          <w:rPr>
            <w:noProof/>
            <w:webHidden/>
          </w:rPr>
        </w:r>
        <w:r>
          <w:rPr>
            <w:noProof/>
            <w:webHidden/>
          </w:rPr>
          <w:fldChar w:fldCharType="separate"/>
        </w:r>
        <w:r>
          <w:rPr>
            <w:noProof/>
            <w:webHidden/>
          </w:rPr>
          <w:t>60</w:t>
        </w:r>
        <w:r>
          <w:rPr>
            <w:noProof/>
            <w:webHidden/>
          </w:rPr>
          <w:fldChar w:fldCharType="end"/>
        </w:r>
      </w:hyperlink>
    </w:p>
    <w:p w:rsidR="007035AC" w:rsidRDefault="007035AC">
      <w:pPr>
        <w:pStyle w:val="30"/>
        <w:rPr>
          <w:rFonts w:cstheme="minorBidi"/>
          <w:i w:val="0"/>
          <w:iCs w:val="0"/>
          <w:noProof/>
          <w:sz w:val="21"/>
          <w:szCs w:val="22"/>
        </w:rPr>
      </w:pPr>
      <w:hyperlink w:anchor="_Toc406075096" w:history="1">
        <w:r w:rsidRPr="00124270">
          <w:rPr>
            <w:rStyle w:val="a8"/>
            <w:noProof/>
          </w:rPr>
          <w:t>6.1.9</w:t>
        </w:r>
        <w:r>
          <w:rPr>
            <w:rFonts w:cstheme="minorBidi"/>
            <w:i w:val="0"/>
            <w:iCs w:val="0"/>
            <w:noProof/>
            <w:sz w:val="21"/>
            <w:szCs w:val="22"/>
          </w:rPr>
          <w:tab/>
        </w:r>
        <w:r w:rsidRPr="00124270">
          <w:rPr>
            <w:rStyle w:val="a8"/>
            <w:rFonts w:hint="eastAsia"/>
            <w:noProof/>
          </w:rPr>
          <w:t>位移</w:t>
        </w:r>
        <w:r>
          <w:rPr>
            <w:noProof/>
            <w:webHidden/>
          </w:rPr>
          <w:tab/>
        </w:r>
        <w:r>
          <w:rPr>
            <w:noProof/>
            <w:webHidden/>
          </w:rPr>
          <w:fldChar w:fldCharType="begin"/>
        </w:r>
        <w:r>
          <w:rPr>
            <w:noProof/>
            <w:webHidden/>
          </w:rPr>
          <w:instrText xml:space="preserve"> PAGEREF _Toc406075096 \h </w:instrText>
        </w:r>
        <w:r>
          <w:rPr>
            <w:noProof/>
            <w:webHidden/>
          </w:rPr>
        </w:r>
        <w:r>
          <w:rPr>
            <w:noProof/>
            <w:webHidden/>
          </w:rPr>
          <w:fldChar w:fldCharType="separate"/>
        </w:r>
        <w:r>
          <w:rPr>
            <w:noProof/>
            <w:webHidden/>
          </w:rPr>
          <w:t>61</w:t>
        </w:r>
        <w:r>
          <w:rPr>
            <w:noProof/>
            <w:webHidden/>
          </w:rPr>
          <w:fldChar w:fldCharType="end"/>
        </w:r>
      </w:hyperlink>
    </w:p>
    <w:p w:rsidR="007035AC" w:rsidRDefault="007035AC">
      <w:pPr>
        <w:pStyle w:val="30"/>
        <w:rPr>
          <w:rFonts w:cstheme="minorBidi"/>
          <w:i w:val="0"/>
          <w:iCs w:val="0"/>
          <w:noProof/>
          <w:sz w:val="21"/>
          <w:szCs w:val="22"/>
        </w:rPr>
      </w:pPr>
      <w:hyperlink w:anchor="_Toc406075097" w:history="1">
        <w:r w:rsidRPr="00124270">
          <w:rPr>
            <w:rStyle w:val="a8"/>
            <w:noProof/>
          </w:rPr>
          <w:t>6.1.10</w:t>
        </w:r>
        <w:r>
          <w:rPr>
            <w:rFonts w:cstheme="minorBidi"/>
            <w:i w:val="0"/>
            <w:iCs w:val="0"/>
            <w:noProof/>
            <w:sz w:val="21"/>
            <w:szCs w:val="22"/>
          </w:rPr>
          <w:tab/>
        </w:r>
        <w:r w:rsidRPr="00124270">
          <w:rPr>
            <w:rStyle w:val="a8"/>
            <w:rFonts w:hint="eastAsia"/>
            <w:noProof/>
          </w:rPr>
          <w:t>填充百分比</w:t>
        </w:r>
        <w:r>
          <w:rPr>
            <w:noProof/>
            <w:webHidden/>
          </w:rPr>
          <w:tab/>
        </w:r>
        <w:r>
          <w:rPr>
            <w:noProof/>
            <w:webHidden/>
          </w:rPr>
          <w:fldChar w:fldCharType="begin"/>
        </w:r>
        <w:r>
          <w:rPr>
            <w:noProof/>
            <w:webHidden/>
          </w:rPr>
          <w:instrText xml:space="preserve"> PAGEREF _Toc406075097 \h </w:instrText>
        </w:r>
        <w:r>
          <w:rPr>
            <w:noProof/>
            <w:webHidden/>
          </w:rPr>
        </w:r>
        <w:r>
          <w:rPr>
            <w:noProof/>
            <w:webHidden/>
          </w:rPr>
          <w:fldChar w:fldCharType="separate"/>
        </w:r>
        <w:r>
          <w:rPr>
            <w:noProof/>
            <w:webHidden/>
          </w:rPr>
          <w:t>62</w:t>
        </w:r>
        <w:r>
          <w:rPr>
            <w:noProof/>
            <w:webHidden/>
          </w:rPr>
          <w:fldChar w:fldCharType="end"/>
        </w:r>
      </w:hyperlink>
    </w:p>
    <w:p w:rsidR="007035AC" w:rsidRDefault="007035AC">
      <w:pPr>
        <w:pStyle w:val="30"/>
        <w:rPr>
          <w:rFonts w:cstheme="minorBidi"/>
          <w:i w:val="0"/>
          <w:iCs w:val="0"/>
          <w:noProof/>
          <w:sz w:val="21"/>
          <w:szCs w:val="22"/>
        </w:rPr>
      </w:pPr>
      <w:hyperlink w:anchor="_Toc406075098" w:history="1">
        <w:r w:rsidRPr="00124270">
          <w:rPr>
            <w:rStyle w:val="a8"/>
            <w:noProof/>
          </w:rPr>
          <w:t>6.1.11</w:t>
        </w:r>
        <w:r>
          <w:rPr>
            <w:rFonts w:cstheme="minorBidi"/>
            <w:i w:val="0"/>
            <w:iCs w:val="0"/>
            <w:noProof/>
            <w:sz w:val="21"/>
            <w:szCs w:val="22"/>
          </w:rPr>
          <w:tab/>
        </w:r>
        <w:r w:rsidRPr="00124270">
          <w:rPr>
            <w:rStyle w:val="a8"/>
            <w:rFonts w:hint="eastAsia"/>
            <w:noProof/>
          </w:rPr>
          <w:t>可见性</w:t>
        </w:r>
        <w:r>
          <w:rPr>
            <w:noProof/>
            <w:webHidden/>
          </w:rPr>
          <w:tab/>
        </w:r>
        <w:r>
          <w:rPr>
            <w:noProof/>
            <w:webHidden/>
          </w:rPr>
          <w:fldChar w:fldCharType="begin"/>
        </w:r>
        <w:r>
          <w:rPr>
            <w:noProof/>
            <w:webHidden/>
          </w:rPr>
          <w:instrText xml:space="preserve"> PAGEREF _Toc406075098 \h </w:instrText>
        </w:r>
        <w:r>
          <w:rPr>
            <w:noProof/>
            <w:webHidden/>
          </w:rPr>
        </w:r>
        <w:r>
          <w:rPr>
            <w:noProof/>
            <w:webHidden/>
          </w:rPr>
          <w:fldChar w:fldCharType="separate"/>
        </w:r>
        <w:r>
          <w:rPr>
            <w:noProof/>
            <w:webHidden/>
          </w:rPr>
          <w:t>63</w:t>
        </w:r>
        <w:r>
          <w:rPr>
            <w:noProof/>
            <w:webHidden/>
          </w:rPr>
          <w:fldChar w:fldCharType="end"/>
        </w:r>
      </w:hyperlink>
    </w:p>
    <w:p w:rsidR="007035AC" w:rsidRDefault="007035AC">
      <w:pPr>
        <w:pStyle w:val="30"/>
        <w:rPr>
          <w:rFonts w:cstheme="minorBidi"/>
          <w:i w:val="0"/>
          <w:iCs w:val="0"/>
          <w:noProof/>
          <w:sz w:val="21"/>
          <w:szCs w:val="22"/>
        </w:rPr>
      </w:pPr>
      <w:hyperlink w:anchor="_Toc406075099" w:history="1">
        <w:r w:rsidRPr="00124270">
          <w:rPr>
            <w:rStyle w:val="a8"/>
            <w:noProof/>
          </w:rPr>
          <w:t>6.1.12</w:t>
        </w:r>
        <w:r>
          <w:rPr>
            <w:rFonts w:cstheme="minorBidi"/>
            <w:i w:val="0"/>
            <w:iCs w:val="0"/>
            <w:noProof/>
            <w:sz w:val="21"/>
            <w:szCs w:val="22"/>
          </w:rPr>
          <w:tab/>
        </w:r>
        <w:r w:rsidRPr="00124270">
          <w:rPr>
            <w:rStyle w:val="a8"/>
            <w:rFonts w:hint="eastAsia"/>
            <w:noProof/>
          </w:rPr>
          <w:t>闪烁</w:t>
        </w:r>
        <w:r>
          <w:rPr>
            <w:noProof/>
            <w:webHidden/>
          </w:rPr>
          <w:tab/>
        </w:r>
        <w:r>
          <w:rPr>
            <w:noProof/>
            <w:webHidden/>
          </w:rPr>
          <w:fldChar w:fldCharType="begin"/>
        </w:r>
        <w:r>
          <w:rPr>
            <w:noProof/>
            <w:webHidden/>
          </w:rPr>
          <w:instrText xml:space="preserve"> PAGEREF _Toc406075099 \h </w:instrText>
        </w:r>
        <w:r>
          <w:rPr>
            <w:noProof/>
            <w:webHidden/>
          </w:rPr>
        </w:r>
        <w:r>
          <w:rPr>
            <w:noProof/>
            <w:webHidden/>
          </w:rPr>
          <w:fldChar w:fldCharType="separate"/>
        </w:r>
        <w:r>
          <w:rPr>
            <w:noProof/>
            <w:webHidden/>
          </w:rPr>
          <w:t>63</w:t>
        </w:r>
        <w:r>
          <w:rPr>
            <w:noProof/>
            <w:webHidden/>
          </w:rPr>
          <w:fldChar w:fldCharType="end"/>
        </w:r>
      </w:hyperlink>
    </w:p>
    <w:p w:rsidR="007035AC" w:rsidRDefault="007035AC">
      <w:pPr>
        <w:pStyle w:val="30"/>
        <w:rPr>
          <w:rFonts w:cstheme="minorBidi"/>
          <w:i w:val="0"/>
          <w:iCs w:val="0"/>
          <w:noProof/>
          <w:sz w:val="21"/>
          <w:szCs w:val="22"/>
        </w:rPr>
      </w:pPr>
      <w:hyperlink w:anchor="_Toc406075100" w:history="1">
        <w:r w:rsidRPr="00124270">
          <w:rPr>
            <w:rStyle w:val="a8"/>
            <w:noProof/>
          </w:rPr>
          <w:t>6.1.13</w:t>
        </w:r>
        <w:r>
          <w:rPr>
            <w:rFonts w:cstheme="minorBidi"/>
            <w:i w:val="0"/>
            <w:iCs w:val="0"/>
            <w:noProof/>
            <w:sz w:val="21"/>
            <w:szCs w:val="22"/>
          </w:rPr>
          <w:tab/>
        </w:r>
        <w:r w:rsidRPr="00124270">
          <w:rPr>
            <w:rStyle w:val="a8"/>
            <w:rFonts w:hint="eastAsia"/>
            <w:noProof/>
          </w:rPr>
          <w:t>有效性</w:t>
        </w:r>
        <w:r>
          <w:rPr>
            <w:noProof/>
            <w:webHidden/>
          </w:rPr>
          <w:tab/>
        </w:r>
        <w:r>
          <w:rPr>
            <w:noProof/>
            <w:webHidden/>
          </w:rPr>
          <w:fldChar w:fldCharType="begin"/>
        </w:r>
        <w:r>
          <w:rPr>
            <w:noProof/>
            <w:webHidden/>
          </w:rPr>
          <w:instrText xml:space="preserve"> PAGEREF _Toc406075100 \h </w:instrText>
        </w:r>
        <w:r>
          <w:rPr>
            <w:noProof/>
            <w:webHidden/>
          </w:rPr>
        </w:r>
        <w:r>
          <w:rPr>
            <w:noProof/>
            <w:webHidden/>
          </w:rPr>
          <w:fldChar w:fldCharType="separate"/>
        </w:r>
        <w:r>
          <w:rPr>
            <w:noProof/>
            <w:webHidden/>
          </w:rPr>
          <w:t>64</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101" w:history="1">
        <w:r w:rsidRPr="00124270">
          <w:rPr>
            <w:rStyle w:val="a8"/>
            <w:rFonts w:ascii="Times New Roman" w:hAnsi="Times New Roman"/>
            <w:noProof/>
          </w:rPr>
          <w:t>6.2</w:t>
        </w:r>
        <w:r>
          <w:rPr>
            <w:rFonts w:cstheme="minorBidi"/>
            <w:smallCaps w:val="0"/>
            <w:noProof/>
            <w:sz w:val="21"/>
            <w:szCs w:val="22"/>
          </w:rPr>
          <w:tab/>
        </w:r>
        <w:r w:rsidRPr="00124270">
          <w:rPr>
            <w:rStyle w:val="a8"/>
            <w:rFonts w:ascii="Times New Roman" w:hAnsi="Times New Roman" w:hint="eastAsia"/>
            <w:noProof/>
          </w:rPr>
          <w:t>单元动态属性</w:t>
        </w:r>
        <w:r>
          <w:rPr>
            <w:noProof/>
            <w:webHidden/>
          </w:rPr>
          <w:tab/>
        </w:r>
        <w:r>
          <w:rPr>
            <w:noProof/>
            <w:webHidden/>
          </w:rPr>
          <w:fldChar w:fldCharType="begin"/>
        </w:r>
        <w:r>
          <w:rPr>
            <w:noProof/>
            <w:webHidden/>
          </w:rPr>
          <w:instrText xml:space="preserve"> PAGEREF _Toc406075101 \h </w:instrText>
        </w:r>
        <w:r>
          <w:rPr>
            <w:noProof/>
            <w:webHidden/>
          </w:rPr>
        </w:r>
        <w:r>
          <w:rPr>
            <w:noProof/>
            <w:webHidden/>
          </w:rPr>
          <w:fldChar w:fldCharType="separate"/>
        </w:r>
        <w:r>
          <w:rPr>
            <w:noProof/>
            <w:webHidden/>
          </w:rPr>
          <w:t>64</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102" w:history="1">
        <w:r w:rsidRPr="00124270">
          <w:rPr>
            <w:rStyle w:val="a8"/>
            <w:rFonts w:ascii="Times New Roman" w:hAnsi="Times New Roman"/>
            <w:noProof/>
          </w:rPr>
          <w:t>6.3</w:t>
        </w:r>
        <w:r>
          <w:rPr>
            <w:rFonts w:cstheme="minorBidi"/>
            <w:smallCaps w:val="0"/>
            <w:noProof/>
            <w:sz w:val="21"/>
            <w:szCs w:val="22"/>
          </w:rPr>
          <w:tab/>
        </w:r>
        <w:r w:rsidRPr="00124270">
          <w:rPr>
            <w:rStyle w:val="a8"/>
            <w:rFonts w:ascii="Times New Roman" w:hAnsi="Times New Roman" w:hint="eastAsia"/>
            <w:noProof/>
          </w:rPr>
          <w:t>趋势曲线属性</w:t>
        </w:r>
        <w:r>
          <w:rPr>
            <w:noProof/>
            <w:webHidden/>
          </w:rPr>
          <w:tab/>
        </w:r>
        <w:r>
          <w:rPr>
            <w:noProof/>
            <w:webHidden/>
          </w:rPr>
          <w:fldChar w:fldCharType="begin"/>
        </w:r>
        <w:r>
          <w:rPr>
            <w:noProof/>
            <w:webHidden/>
          </w:rPr>
          <w:instrText xml:space="preserve"> PAGEREF _Toc406075102 \h </w:instrText>
        </w:r>
        <w:r>
          <w:rPr>
            <w:noProof/>
            <w:webHidden/>
          </w:rPr>
        </w:r>
        <w:r>
          <w:rPr>
            <w:noProof/>
            <w:webHidden/>
          </w:rPr>
          <w:fldChar w:fldCharType="separate"/>
        </w:r>
        <w:r>
          <w:rPr>
            <w:noProof/>
            <w:webHidden/>
          </w:rPr>
          <w:t>65</w:t>
        </w:r>
        <w:r>
          <w:rPr>
            <w:noProof/>
            <w:webHidden/>
          </w:rPr>
          <w:fldChar w:fldCharType="end"/>
        </w:r>
      </w:hyperlink>
    </w:p>
    <w:p w:rsidR="007035AC" w:rsidRDefault="007035AC">
      <w:pPr>
        <w:pStyle w:val="10"/>
        <w:tabs>
          <w:tab w:val="left" w:pos="420"/>
          <w:tab w:val="right" w:leader="dot" w:pos="10083"/>
        </w:tabs>
        <w:rPr>
          <w:rFonts w:cstheme="minorBidi"/>
          <w:b w:val="0"/>
          <w:bCs w:val="0"/>
          <w:caps w:val="0"/>
          <w:noProof/>
          <w:sz w:val="21"/>
          <w:szCs w:val="22"/>
        </w:rPr>
      </w:pPr>
      <w:hyperlink w:anchor="_Toc406075103" w:history="1">
        <w:r w:rsidRPr="00124270">
          <w:rPr>
            <w:rStyle w:val="a8"/>
            <w:rFonts w:ascii="Times New Roman" w:hAnsi="Times New Roman"/>
            <w:noProof/>
          </w:rPr>
          <w:t>7</w:t>
        </w:r>
        <w:r>
          <w:rPr>
            <w:rFonts w:cstheme="minorBidi"/>
            <w:b w:val="0"/>
            <w:bCs w:val="0"/>
            <w:caps w:val="0"/>
            <w:noProof/>
            <w:sz w:val="21"/>
            <w:szCs w:val="22"/>
          </w:rPr>
          <w:tab/>
        </w:r>
        <w:r w:rsidRPr="00124270">
          <w:rPr>
            <w:rStyle w:val="a8"/>
            <w:rFonts w:ascii="Times New Roman" w:hAnsi="Times New Roman" w:hint="eastAsia"/>
            <w:noProof/>
          </w:rPr>
          <w:t>两个特殊的窗口</w:t>
        </w:r>
        <w:r>
          <w:rPr>
            <w:noProof/>
            <w:webHidden/>
          </w:rPr>
          <w:tab/>
        </w:r>
        <w:r>
          <w:rPr>
            <w:noProof/>
            <w:webHidden/>
          </w:rPr>
          <w:fldChar w:fldCharType="begin"/>
        </w:r>
        <w:r>
          <w:rPr>
            <w:noProof/>
            <w:webHidden/>
          </w:rPr>
          <w:instrText xml:space="preserve"> PAGEREF _Toc406075103 \h </w:instrText>
        </w:r>
        <w:r>
          <w:rPr>
            <w:noProof/>
            <w:webHidden/>
          </w:rPr>
        </w:r>
        <w:r>
          <w:rPr>
            <w:noProof/>
            <w:webHidden/>
          </w:rPr>
          <w:fldChar w:fldCharType="separate"/>
        </w:r>
        <w:r>
          <w:rPr>
            <w:noProof/>
            <w:webHidden/>
          </w:rPr>
          <w:t>67</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04" w:history="1">
        <w:r w:rsidRPr="00124270">
          <w:rPr>
            <w:rStyle w:val="a8"/>
            <w:rFonts w:ascii="Times New Roman" w:hAnsi="Times New Roman" w:hint="eastAsia"/>
            <w:noProof/>
          </w:rPr>
          <w:t>第三篇</w:t>
        </w:r>
        <w:r w:rsidRPr="00124270">
          <w:rPr>
            <w:rStyle w:val="a8"/>
            <w:rFonts w:ascii="Times New Roman" w:hAnsi="Times New Roman"/>
            <w:noProof/>
          </w:rPr>
          <w:t xml:space="preserve">  </w:t>
        </w:r>
        <w:r w:rsidRPr="00124270">
          <w:rPr>
            <w:rStyle w:val="a8"/>
            <w:rFonts w:ascii="Times New Roman" w:hAnsi="Times New Roman" w:hint="eastAsia"/>
            <w:noProof/>
          </w:rPr>
          <w:t>系统运行</w:t>
        </w:r>
        <w:r>
          <w:rPr>
            <w:noProof/>
            <w:webHidden/>
          </w:rPr>
          <w:tab/>
        </w:r>
        <w:r>
          <w:rPr>
            <w:noProof/>
            <w:webHidden/>
          </w:rPr>
          <w:fldChar w:fldCharType="begin"/>
        </w:r>
        <w:r>
          <w:rPr>
            <w:noProof/>
            <w:webHidden/>
          </w:rPr>
          <w:instrText xml:space="preserve"> PAGEREF _Toc406075104 \h </w:instrText>
        </w:r>
        <w:r>
          <w:rPr>
            <w:noProof/>
            <w:webHidden/>
          </w:rPr>
        </w:r>
        <w:r>
          <w:rPr>
            <w:noProof/>
            <w:webHidden/>
          </w:rPr>
          <w:fldChar w:fldCharType="separate"/>
        </w:r>
        <w:r>
          <w:rPr>
            <w:noProof/>
            <w:webHidden/>
          </w:rPr>
          <w:t>68</w:t>
        </w:r>
        <w:r>
          <w:rPr>
            <w:noProof/>
            <w:webHidden/>
          </w:rPr>
          <w:fldChar w:fldCharType="end"/>
        </w:r>
      </w:hyperlink>
    </w:p>
    <w:p w:rsidR="007035AC" w:rsidRDefault="007035AC">
      <w:pPr>
        <w:pStyle w:val="10"/>
        <w:tabs>
          <w:tab w:val="left" w:pos="420"/>
          <w:tab w:val="right" w:leader="dot" w:pos="10083"/>
        </w:tabs>
        <w:rPr>
          <w:rFonts w:cstheme="minorBidi"/>
          <w:b w:val="0"/>
          <w:bCs w:val="0"/>
          <w:caps w:val="0"/>
          <w:noProof/>
          <w:sz w:val="21"/>
          <w:szCs w:val="22"/>
        </w:rPr>
      </w:pPr>
      <w:hyperlink w:anchor="_Toc406075105" w:history="1">
        <w:r w:rsidRPr="00124270">
          <w:rPr>
            <w:rStyle w:val="a8"/>
            <w:rFonts w:ascii="Times New Roman" w:hAnsi="Times New Roman"/>
            <w:noProof/>
          </w:rPr>
          <w:t>8</w:t>
        </w:r>
        <w:r>
          <w:rPr>
            <w:rFonts w:cstheme="minorBidi"/>
            <w:b w:val="0"/>
            <w:bCs w:val="0"/>
            <w:caps w:val="0"/>
            <w:noProof/>
            <w:sz w:val="21"/>
            <w:szCs w:val="22"/>
          </w:rPr>
          <w:tab/>
        </w:r>
        <w:r w:rsidRPr="00124270">
          <w:rPr>
            <w:rStyle w:val="a8"/>
            <w:rFonts w:ascii="Times New Roman" w:hAnsi="Times New Roman" w:hint="eastAsia"/>
            <w:noProof/>
          </w:rPr>
          <w:t>人机界面运行程序</w:t>
        </w:r>
        <w:r w:rsidRPr="00124270">
          <w:rPr>
            <w:rStyle w:val="a8"/>
            <w:rFonts w:ascii="Times New Roman" w:hAnsi="Times New Roman"/>
            <w:noProof/>
          </w:rPr>
          <w:t>MCVIEW</w:t>
        </w:r>
        <w:r>
          <w:rPr>
            <w:noProof/>
            <w:webHidden/>
          </w:rPr>
          <w:tab/>
        </w:r>
        <w:r>
          <w:rPr>
            <w:noProof/>
            <w:webHidden/>
          </w:rPr>
          <w:fldChar w:fldCharType="begin"/>
        </w:r>
        <w:r>
          <w:rPr>
            <w:noProof/>
            <w:webHidden/>
          </w:rPr>
          <w:instrText xml:space="preserve"> PAGEREF _Toc406075105 \h </w:instrText>
        </w:r>
        <w:r>
          <w:rPr>
            <w:noProof/>
            <w:webHidden/>
          </w:rPr>
        </w:r>
        <w:r>
          <w:rPr>
            <w:noProof/>
            <w:webHidden/>
          </w:rPr>
          <w:fldChar w:fldCharType="separate"/>
        </w:r>
        <w:r>
          <w:rPr>
            <w:noProof/>
            <w:webHidden/>
          </w:rPr>
          <w:t>68</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106" w:history="1">
        <w:r w:rsidRPr="00124270">
          <w:rPr>
            <w:rStyle w:val="a8"/>
            <w:rFonts w:ascii="Times New Roman" w:hAnsi="Times New Roman"/>
            <w:noProof/>
          </w:rPr>
          <w:t>8.1</w:t>
        </w:r>
        <w:r>
          <w:rPr>
            <w:rFonts w:cstheme="minorBidi"/>
            <w:smallCaps w:val="0"/>
            <w:noProof/>
            <w:sz w:val="21"/>
            <w:szCs w:val="22"/>
          </w:rPr>
          <w:tab/>
        </w:r>
        <w:r w:rsidRPr="00124270">
          <w:rPr>
            <w:rStyle w:val="a8"/>
            <w:rFonts w:ascii="Times New Roman" w:hAnsi="Times New Roman" w:hint="eastAsia"/>
            <w:noProof/>
          </w:rPr>
          <w:t>控制栏</w:t>
        </w:r>
        <w:r>
          <w:rPr>
            <w:noProof/>
            <w:webHidden/>
          </w:rPr>
          <w:tab/>
        </w:r>
        <w:r>
          <w:rPr>
            <w:noProof/>
            <w:webHidden/>
          </w:rPr>
          <w:fldChar w:fldCharType="begin"/>
        </w:r>
        <w:r>
          <w:rPr>
            <w:noProof/>
            <w:webHidden/>
          </w:rPr>
          <w:instrText xml:space="preserve"> PAGEREF _Toc406075106 \h </w:instrText>
        </w:r>
        <w:r>
          <w:rPr>
            <w:noProof/>
            <w:webHidden/>
          </w:rPr>
        </w:r>
        <w:r>
          <w:rPr>
            <w:noProof/>
            <w:webHidden/>
          </w:rPr>
          <w:fldChar w:fldCharType="separate"/>
        </w:r>
        <w:r>
          <w:rPr>
            <w:noProof/>
            <w:webHidden/>
          </w:rPr>
          <w:t>68</w:t>
        </w:r>
        <w:r>
          <w:rPr>
            <w:noProof/>
            <w:webHidden/>
          </w:rPr>
          <w:fldChar w:fldCharType="end"/>
        </w:r>
      </w:hyperlink>
    </w:p>
    <w:p w:rsidR="007035AC" w:rsidRDefault="007035AC">
      <w:pPr>
        <w:pStyle w:val="30"/>
        <w:rPr>
          <w:rFonts w:cstheme="minorBidi"/>
          <w:i w:val="0"/>
          <w:iCs w:val="0"/>
          <w:noProof/>
          <w:sz w:val="21"/>
          <w:szCs w:val="22"/>
        </w:rPr>
      </w:pPr>
      <w:hyperlink w:anchor="_Toc406075107" w:history="1">
        <w:r w:rsidRPr="00124270">
          <w:rPr>
            <w:rStyle w:val="a8"/>
            <w:noProof/>
          </w:rPr>
          <w:t>8.1.1</w:t>
        </w:r>
        <w:r>
          <w:rPr>
            <w:rFonts w:cstheme="minorBidi"/>
            <w:i w:val="0"/>
            <w:iCs w:val="0"/>
            <w:noProof/>
            <w:sz w:val="21"/>
            <w:szCs w:val="22"/>
          </w:rPr>
          <w:tab/>
        </w:r>
        <w:r w:rsidRPr="00124270">
          <w:rPr>
            <w:rStyle w:val="a8"/>
            <w:rFonts w:hint="eastAsia"/>
            <w:noProof/>
          </w:rPr>
          <w:t>系统按钮</w:t>
        </w:r>
        <w:r>
          <w:rPr>
            <w:noProof/>
            <w:webHidden/>
          </w:rPr>
          <w:tab/>
        </w:r>
        <w:r>
          <w:rPr>
            <w:noProof/>
            <w:webHidden/>
          </w:rPr>
          <w:fldChar w:fldCharType="begin"/>
        </w:r>
        <w:r>
          <w:rPr>
            <w:noProof/>
            <w:webHidden/>
          </w:rPr>
          <w:instrText xml:space="preserve"> PAGEREF _Toc406075107 \h </w:instrText>
        </w:r>
        <w:r>
          <w:rPr>
            <w:noProof/>
            <w:webHidden/>
          </w:rPr>
        </w:r>
        <w:r>
          <w:rPr>
            <w:noProof/>
            <w:webHidden/>
          </w:rPr>
          <w:fldChar w:fldCharType="separate"/>
        </w:r>
        <w:r>
          <w:rPr>
            <w:noProof/>
            <w:webHidden/>
          </w:rPr>
          <w:t>68</w:t>
        </w:r>
        <w:r>
          <w:rPr>
            <w:noProof/>
            <w:webHidden/>
          </w:rPr>
          <w:fldChar w:fldCharType="end"/>
        </w:r>
      </w:hyperlink>
    </w:p>
    <w:p w:rsidR="007035AC" w:rsidRDefault="007035AC">
      <w:pPr>
        <w:pStyle w:val="30"/>
        <w:rPr>
          <w:rFonts w:cstheme="minorBidi"/>
          <w:i w:val="0"/>
          <w:iCs w:val="0"/>
          <w:noProof/>
          <w:sz w:val="21"/>
          <w:szCs w:val="22"/>
        </w:rPr>
      </w:pPr>
      <w:hyperlink w:anchor="_Toc406075108" w:history="1">
        <w:r w:rsidRPr="00124270">
          <w:rPr>
            <w:rStyle w:val="a8"/>
            <w:noProof/>
          </w:rPr>
          <w:t>8.1.2</w:t>
        </w:r>
        <w:r>
          <w:rPr>
            <w:rFonts w:cstheme="minorBidi"/>
            <w:i w:val="0"/>
            <w:iCs w:val="0"/>
            <w:noProof/>
            <w:sz w:val="21"/>
            <w:szCs w:val="22"/>
          </w:rPr>
          <w:tab/>
        </w:r>
        <w:r w:rsidRPr="00124270">
          <w:rPr>
            <w:rStyle w:val="a8"/>
            <w:rFonts w:hint="eastAsia"/>
            <w:noProof/>
          </w:rPr>
          <w:t>目录、→、←按钮</w:t>
        </w:r>
        <w:r>
          <w:rPr>
            <w:noProof/>
            <w:webHidden/>
          </w:rPr>
          <w:tab/>
        </w:r>
        <w:r>
          <w:rPr>
            <w:noProof/>
            <w:webHidden/>
          </w:rPr>
          <w:fldChar w:fldCharType="begin"/>
        </w:r>
        <w:r>
          <w:rPr>
            <w:noProof/>
            <w:webHidden/>
          </w:rPr>
          <w:instrText xml:space="preserve"> PAGEREF _Toc406075108 \h </w:instrText>
        </w:r>
        <w:r>
          <w:rPr>
            <w:noProof/>
            <w:webHidden/>
          </w:rPr>
        </w:r>
        <w:r>
          <w:rPr>
            <w:noProof/>
            <w:webHidden/>
          </w:rPr>
          <w:fldChar w:fldCharType="separate"/>
        </w:r>
        <w:r>
          <w:rPr>
            <w:noProof/>
            <w:webHidden/>
          </w:rPr>
          <w:t>70</w:t>
        </w:r>
        <w:r>
          <w:rPr>
            <w:noProof/>
            <w:webHidden/>
          </w:rPr>
          <w:fldChar w:fldCharType="end"/>
        </w:r>
      </w:hyperlink>
    </w:p>
    <w:p w:rsidR="007035AC" w:rsidRDefault="007035AC">
      <w:pPr>
        <w:pStyle w:val="30"/>
        <w:rPr>
          <w:rFonts w:cstheme="minorBidi"/>
          <w:i w:val="0"/>
          <w:iCs w:val="0"/>
          <w:noProof/>
          <w:sz w:val="21"/>
          <w:szCs w:val="22"/>
        </w:rPr>
      </w:pPr>
      <w:hyperlink w:anchor="_Toc406075109" w:history="1">
        <w:r w:rsidRPr="00124270">
          <w:rPr>
            <w:rStyle w:val="a8"/>
            <w:noProof/>
          </w:rPr>
          <w:t>8.1.3</w:t>
        </w:r>
        <w:r>
          <w:rPr>
            <w:rFonts w:cstheme="minorBidi"/>
            <w:i w:val="0"/>
            <w:iCs w:val="0"/>
            <w:noProof/>
            <w:sz w:val="21"/>
            <w:szCs w:val="22"/>
          </w:rPr>
          <w:tab/>
        </w:r>
        <w:r w:rsidRPr="00124270">
          <w:rPr>
            <w:rStyle w:val="a8"/>
            <w:rFonts w:hint="eastAsia"/>
            <w:noProof/>
          </w:rPr>
          <w:t>时间栏</w:t>
        </w:r>
        <w:r>
          <w:rPr>
            <w:noProof/>
            <w:webHidden/>
          </w:rPr>
          <w:tab/>
        </w:r>
        <w:r>
          <w:rPr>
            <w:noProof/>
            <w:webHidden/>
          </w:rPr>
          <w:fldChar w:fldCharType="begin"/>
        </w:r>
        <w:r>
          <w:rPr>
            <w:noProof/>
            <w:webHidden/>
          </w:rPr>
          <w:instrText xml:space="preserve"> PAGEREF _Toc406075109 \h </w:instrText>
        </w:r>
        <w:r>
          <w:rPr>
            <w:noProof/>
            <w:webHidden/>
          </w:rPr>
        </w:r>
        <w:r>
          <w:rPr>
            <w:noProof/>
            <w:webHidden/>
          </w:rPr>
          <w:fldChar w:fldCharType="separate"/>
        </w:r>
        <w:r>
          <w:rPr>
            <w:noProof/>
            <w:webHidden/>
          </w:rPr>
          <w:t>70</w:t>
        </w:r>
        <w:r>
          <w:rPr>
            <w:noProof/>
            <w:webHidden/>
          </w:rPr>
          <w:fldChar w:fldCharType="end"/>
        </w:r>
      </w:hyperlink>
    </w:p>
    <w:p w:rsidR="007035AC" w:rsidRDefault="007035AC">
      <w:pPr>
        <w:pStyle w:val="30"/>
        <w:rPr>
          <w:rFonts w:cstheme="minorBidi"/>
          <w:i w:val="0"/>
          <w:iCs w:val="0"/>
          <w:noProof/>
          <w:sz w:val="21"/>
          <w:szCs w:val="22"/>
        </w:rPr>
      </w:pPr>
      <w:hyperlink w:anchor="_Toc406075110" w:history="1">
        <w:r w:rsidRPr="00124270">
          <w:rPr>
            <w:rStyle w:val="a8"/>
            <w:noProof/>
          </w:rPr>
          <w:t>8.1.4</w:t>
        </w:r>
        <w:r>
          <w:rPr>
            <w:rFonts w:cstheme="minorBidi"/>
            <w:i w:val="0"/>
            <w:iCs w:val="0"/>
            <w:noProof/>
            <w:sz w:val="21"/>
            <w:szCs w:val="22"/>
          </w:rPr>
          <w:tab/>
        </w:r>
        <w:r w:rsidRPr="00124270">
          <w:rPr>
            <w:rStyle w:val="a8"/>
            <w:rFonts w:hint="eastAsia"/>
            <w:noProof/>
          </w:rPr>
          <w:t>事件栏</w:t>
        </w:r>
        <w:r>
          <w:rPr>
            <w:noProof/>
            <w:webHidden/>
          </w:rPr>
          <w:tab/>
        </w:r>
        <w:r>
          <w:rPr>
            <w:noProof/>
            <w:webHidden/>
          </w:rPr>
          <w:fldChar w:fldCharType="begin"/>
        </w:r>
        <w:r>
          <w:rPr>
            <w:noProof/>
            <w:webHidden/>
          </w:rPr>
          <w:instrText xml:space="preserve"> PAGEREF _Toc406075110 \h </w:instrText>
        </w:r>
        <w:r>
          <w:rPr>
            <w:noProof/>
            <w:webHidden/>
          </w:rPr>
        </w:r>
        <w:r>
          <w:rPr>
            <w:noProof/>
            <w:webHidden/>
          </w:rPr>
          <w:fldChar w:fldCharType="separate"/>
        </w:r>
        <w:r>
          <w:rPr>
            <w:noProof/>
            <w:webHidden/>
          </w:rPr>
          <w:t>70</w:t>
        </w:r>
        <w:r>
          <w:rPr>
            <w:noProof/>
            <w:webHidden/>
          </w:rPr>
          <w:fldChar w:fldCharType="end"/>
        </w:r>
      </w:hyperlink>
    </w:p>
    <w:p w:rsidR="007035AC" w:rsidRDefault="007035AC">
      <w:pPr>
        <w:pStyle w:val="30"/>
        <w:rPr>
          <w:rFonts w:cstheme="minorBidi"/>
          <w:i w:val="0"/>
          <w:iCs w:val="0"/>
          <w:noProof/>
          <w:sz w:val="21"/>
          <w:szCs w:val="22"/>
        </w:rPr>
      </w:pPr>
      <w:hyperlink w:anchor="_Toc406075111" w:history="1">
        <w:r w:rsidRPr="00124270">
          <w:rPr>
            <w:rStyle w:val="a8"/>
            <w:noProof/>
          </w:rPr>
          <w:t>8.1.5</w:t>
        </w:r>
        <w:r>
          <w:rPr>
            <w:rFonts w:cstheme="minorBidi"/>
            <w:i w:val="0"/>
            <w:iCs w:val="0"/>
            <w:noProof/>
            <w:sz w:val="21"/>
            <w:szCs w:val="22"/>
          </w:rPr>
          <w:tab/>
        </w:r>
        <w:r w:rsidRPr="00124270">
          <w:rPr>
            <w:rStyle w:val="a8"/>
            <w:rFonts w:hint="eastAsia"/>
            <w:noProof/>
          </w:rPr>
          <w:t>报警监视按钮</w:t>
        </w:r>
        <w:r>
          <w:rPr>
            <w:noProof/>
            <w:webHidden/>
          </w:rPr>
          <w:tab/>
        </w:r>
        <w:r>
          <w:rPr>
            <w:noProof/>
            <w:webHidden/>
          </w:rPr>
          <w:fldChar w:fldCharType="begin"/>
        </w:r>
        <w:r>
          <w:rPr>
            <w:noProof/>
            <w:webHidden/>
          </w:rPr>
          <w:instrText xml:space="preserve"> PAGEREF _Toc406075111 \h </w:instrText>
        </w:r>
        <w:r>
          <w:rPr>
            <w:noProof/>
            <w:webHidden/>
          </w:rPr>
        </w:r>
        <w:r>
          <w:rPr>
            <w:noProof/>
            <w:webHidden/>
          </w:rPr>
          <w:fldChar w:fldCharType="separate"/>
        </w:r>
        <w:r>
          <w:rPr>
            <w:noProof/>
            <w:webHidden/>
          </w:rPr>
          <w:t>71</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112" w:history="1">
        <w:r w:rsidRPr="00124270">
          <w:rPr>
            <w:rStyle w:val="a8"/>
            <w:rFonts w:ascii="Times New Roman" w:hAnsi="Times New Roman"/>
            <w:noProof/>
          </w:rPr>
          <w:t>8.2</w:t>
        </w:r>
        <w:r>
          <w:rPr>
            <w:rFonts w:cstheme="minorBidi"/>
            <w:smallCaps w:val="0"/>
            <w:noProof/>
            <w:sz w:val="21"/>
            <w:szCs w:val="22"/>
          </w:rPr>
          <w:tab/>
        </w:r>
        <w:r w:rsidRPr="00124270">
          <w:rPr>
            <w:rStyle w:val="a8"/>
            <w:rFonts w:ascii="Times New Roman" w:hAnsi="Times New Roman" w:hint="eastAsia"/>
            <w:noProof/>
          </w:rPr>
          <w:t>窗口切换</w:t>
        </w:r>
        <w:r>
          <w:rPr>
            <w:noProof/>
            <w:webHidden/>
          </w:rPr>
          <w:tab/>
        </w:r>
        <w:r>
          <w:rPr>
            <w:noProof/>
            <w:webHidden/>
          </w:rPr>
          <w:fldChar w:fldCharType="begin"/>
        </w:r>
        <w:r>
          <w:rPr>
            <w:noProof/>
            <w:webHidden/>
          </w:rPr>
          <w:instrText xml:space="preserve"> PAGEREF _Toc406075112 \h </w:instrText>
        </w:r>
        <w:r>
          <w:rPr>
            <w:noProof/>
            <w:webHidden/>
          </w:rPr>
        </w:r>
        <w:r>
          <w:rPr>
            <w:noProof/>
            <w:webHidden/>
          </w:rPr>
          <w:fldChar w:fldCharType="separate"/>
        </w:r>
        <w:r>
          <w:rPr>
            <w:noProof/>
            <w:webHidden/>
          </w:rPr>
          <w:t>71</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113" w:history="1">
        <w:r w:rsidRPr="00124270">
          <w:rPr>
            <w:rStyle w:val="a8"/>
            <w:rFonts w:ascii="Times New Roman" w:hAnsi="Times New Roman"/>
            <w:noProof/>
          </w:rPr>
          <w:t>8.3</w:t>
        </w:r>
        <w:r>
          <w:rPr>
            <w:rFonts w:cstheme="minorBidi"/>
            <w:smallCaps w:val="0"/>
            <w:noProof/>
            <w:sz w:val="21"/>
            <w:szCs w:val="22"/>
          </w:rPr>
          <w:tab/>
        </w:r>
        <w:r w:rsidRPr="00124270">
          <w:rPr>
            <w:rStyle w:val="a8"/>
            <w:rFonts w:ascii="Times New Roman" w:hAnsi="Times New Roman" w:hint="eastAsia"/>
            <w:noProof/>
          </w:rPr>
          <w:t>动态显示和提示</w:t>
        </w:r>
        <w:r>
          <w:rPr>
            <w:noProof/>
            <w:webHidden/>
          </w:rPr>
          <w:tab/>
        </w:r>
        <w:r>
          <w:rPr>
            <w:noProof/>
            <w:webHidden/>
          </w:rPr>
          <w:fldChar w:fldCharType="begin"/>
        </w:r>
        <w:r>
          <w:rPr>
            <w:noProof/>
            <w:webHidden/>
          </w:rPr>
          <w:instrText xml:space="preserve"> PAGEREF _Toc406075113 \h </w:instrText>
        </w:r>
        <w:r>
          <w:rPr>
            <w:noProof/>
            <w:webHidden/>
          </w:rPr>
        </w:r>
        <w:r>
          <w:rPr>
            <w:noProof/>
            <w:webHidden/>
          </w:rPr>
          <w:fldChar w:fldCharType="separate"/>
        </w:r>
        <w:r>
          <w:rPr>
            <w:noProof/>
            <w:webHidden/>
          </w:rPr>
          <w:t>71</w:t>
        </w:r>
        <w:r>
          <w:rPr>
            <w:noProof/>
            <w:webHidden/>
          </w:rPr>
          <w:fldChar w:fldCharType="end"/>
        </w:r>
      </w:hyperlink>
    </w:p>
    <w:p w:rsidR="007035AC" w:rsidRDefault="007035AC">
      <w:pPr>
        <w:pStyle w:val="30"/>
        <w:rPr>
          <w:rFonts w:cstheme="minorBidi"/>
          <w:i w:val="0"/>
          <w:iCs w:val="0"/>
          <w:noProof/>
          <w:sz w:val="21"/>
          <w:szCs w:val="22"/>
        </w:rPr>
      </w:pPr>
      <w:hyperlink w:anchor="_Toc406075114" w:history="1">
        <w:r w:rsidRPr="00124270">
          <w:rPr>
            <w:rStyle w:val="a8"/>
            <w:noProof/>
          </w:rPr>
          <w:t>8.3.1</w:t>
        </w:r>
        <w:r>
          <w:rPr>
            <w:rFonts w:cstheme="minorBidi"/>
            <w:i w:val="0"/>
            <w:iCs w:val="0"/>
            <w:noProof/>
            <w:sz w:val="21"/>
            <w:szCs w:val="22"/>
          </w:rPr>
          <w:tab/>
        </w:r>
        <w:r w:rsidRPr="00124270">
          <w:rPr>
            <w:rStyle w:val="a8"/>
            <w:rFonts w:hint="eastAsia"/>
            <w:noProof/>
          </w:rPr>
          <w:t>数据无效时的显示</w:t>
        </w:r>
        <w:r>
          <w:rPr>
            <w:noProof/>
            <w:webHidden/>
          </w:rPr>
          <w:tab/>
        </w:r>
        <w:r>
          <w:rPr>
            <w:noProof/>
            <w:webHidden/>
          </w:rPr>
          <w:fldChar w:fldCharType="begin"/>
        </w:r>
        <w:r>
          <w:rPr>
            <w:noProof/>
            <w:webHidden/>
          </w:rPr>
          <w:instrText xml:space="preserve"> PAGEREF _Toc406075114 \h </w:instrText>
        </w:r>
        <w:r>
          <w:rPr>
            <w:noProof/>
            <w:webHidden/>
          </w:rPr>
        </w:r>
        <w:r>
          <w:rPr>
            <w:noProof/>
            <w:webHidden/>
          </w:rPr>
          <w:fldChar w:fldCharType="separate"/>
        </w:r>
        <w:r>
          <w:rPr>
            <w:noProof/>
            <w:webHidden/>
          </w:rPr>
          <w:t>71</w:t>
        </w:r>
        <w:r>
          <w:rPr>
            <w:noProof/>
            <w:webHidden/>
          </w:rPr>
          <w:fldChar w:fldCharType="end"/>
        </w:r>
      </w:hyperlink>
    </w:p>
    <w:p w:rsidR="007035AC" w:rsidRDefault="007035AC">
      <w:pPr>
        <w:pStyle w:val="30"/>
        <w:rPr>
          <w:rFonts w:cstheme="minorBidi"/>
          <w:i w:val="0"/>
          <w:iCs w:val="0"/>
          <w:noProof/>
          <w:sz w:val="21"/>
          <w:szCs w:val="22"/>
        </w:rPr>
      </w:pPr>
      <w:hyperlink w:anchor="_Toc406075115" w:history="1">
        <w:r w:rsidRPr="00124270">
          <w:rPr>
            <w:rStyle w:val="a8"/>
            <w:noProof/>
          </w:rPr>
          <w:t>8.3.2</w:t>
        </w:r>
        <w:r>
          <w:rPr>
            <w:rFonts w:cstheme="minorBidi"/>
            <w:i w:val="0"/>
            <w:iCs w:val="0"/>
            <w:noProof/>
            <w:sz w:val="21"/>
            <w:szCs w:val="22"/>
          </w:rPr>
          <w:tab/>
        </w:r>
        <w:r w:rsidRPr="00124270">
          <w:rPr>
            <w:rStyle w:val="a8"/>
            <w:rFonts w:hint="eastAsia"/>
            <w:noProof/>
          </w:rPr>
          <w:t>趋势曲线</w:t>
        </w:r>
        <w:r>
          <w:rPr>
            <w:noProof/>
            <w:webHidden/>
          </w:rPr>
          <w:tab/>
        </w:r>
        <w:r>
          <w:rPr>
            <w:noProof/>
            <w:webHidden/>
          </w:rPr>
          <w:fldChar w:fldCharType="begin"/>
        </w:r>
        <w:r>
          <w:rPr>
            <w:noProof/>
            <w:webHidden/>
          </w:rPr>
          <w:instrText xml:space="preserve"> PAGEREF _Toc406075115 \h </w:instrText>
        </w:r>
        <w:r>
          <w:rPr>
            <w:noProof/>
            <w:webHidden/>
          </w:rPr>
        </w:r>
        <w:r>
          <w:rPr>
            <w:noProof/>
            <w:webHidden/>
          </w:rPr>
          <w:fldChar w:fldCharType="separate"/>
        </w:r>
        <w:r>
          <w:rPr>
            <w:noProof/>
            <w:webHidden/>
          </w:rPr>
          <w:t>72</w:t>
        </w:r>
        <w:r>
          <w:rPr>
            <w:noProof/>
            <w:webHidden/>
          </w:rPr>
          <w:fldChar w:fldCharType="end"/>
        </w:r>
      </w:hyperlink>
    </w:p>
    <w:p w:rsidR="007035AC" w:rsidRDefault="007035AC">
      <w:pPr>
        <w:pStyle w:val="30"/>
        <w:rPr>
          <w:rFonts w:cstheme="minorBidi"/>
          <w:i w:val="0"/>
          <w:iCs w:val="0"/>
          <w:noProof/>
          <w:sz w:val="21"/>
          <w:szCs w:val="22"/>
        </w:rPr>
      </w:pPr>
      <w:hyperlink w:anchor="_Toc406075116" w:history="1">
        <w:r w:rsidRPr="00124270">
          <w:rPr>
            <w:rStyle w:val="a8"/>
            <w:noProof/>
          </w:rPr>
          <w:t>8.3.3</w:t>
        </w:r>
        <w:r>
          <w:rPr>
            <w:rFonts w:cstheme="minorBidi"/>
            <w:i w:val="0"/>
            <w:iCs w:val="0"/>
            <w:noProof/>
            <w:sz w:val="21"/>
            <w:szCs w:val="22"/>
          </w:rPr>
          <w:tab/>
        </w:r>
        <w:r w:rsidRPr="00124270">
          <w:rPr>
            <w:rStyle w:val="a8"/>
            <w:rFonts w:hint="eastAsia"/>
            <w:noProof/>
          </w:rPr>
          <w:t>操作提示</w:t>
        </w:r>
        <w:r>
          <w:rPr>
            <w:noProof/>
            <w:webHidden/>
          </w:rPr>
          <w:tab/>
        </w:r>
        <w:r>
          <w:rPr>
            <w:noProof/>
            <w:webHidden/>
          </w:rPr>
          <w:fldChar w:fldCharType="begin"/>
        </w:r>
        <w:r>
          <w:rPr>
            <w:noProof/>
            <w:webHidden/>
          </w:rPr>
          <w:instrText xml:space="preserve"> PAGEREF _Toc406075116 \h </w:instrText>
        </w:r>
        <w:r>
          <w:rPr>
            <w:noProof/>
            <w:webHidden/>
          </w:rPr>
        </w:r>
        <w:r>
          <w:rPr>
            <w:noProof/>
            <w:webHidden/>
          </w:rPr>
          <w:fldChar w:fldCharType="separate"/>
        </w:r>
        <w:r>
          <w:rPr>
            <w:noProof/>
            <w:webHidden/>
          </w:rPr>
          <w:t>73</w:t>
        </w:r>
        <w:r>
          <w:rPr>
            <w:noProof/>
            <w:webHidden/>
          </w:rPr>
          <w:fldChar w:fldCharType="end"/>
        </w:r>
      </w:hyperlink>
    </w:p>
    <w:p w:rsidR="007035AC" w:rsidRDefault="007035AC">
      <w:pPr>
        <w:pStyle w:val="10"/>
        <w:tabs>
          <w:tab w:val="left" w:pos="420"/>
          <w:tab w:val="right" w:leader="dot" w:pos="10083"/>
        </w:tabs>
        <w:rPr>
          <w:rFonts w:cstheme="minorBidi"/>
          <w:b w:val="0"/>
          <w:bCs w:val="0"/>
          <w:caps w:val="0"/>
          <w:noProof/>
          <w:sz w:val="21"/>
          <w:szCs w:val="22"/>
        </w:rPr>
      </w:pPr>
      <w:hyperlink w:anchor="_Toc406075117" w:history="1">
        <w:r w:rsidRPr="00124270">
          <w:rPr>
            <w:rStyle w:val="a8"/>
            <w:rFonts w:ascii="Times New Roman" w:hAnsi="Times New Roman"/>
            <w:noProof/>
          </w:rPr>
          <w:t>9</w:t>
        </w:r>
        <w:r>
          <w:rPr>
            <w:rFonts w:cstheme="minorBidi"/>
            <w:b w:val="0"/>
            <w:bCs w:val="0"/>
            <w:caps w:val="0"/>
            <w:noProof/>
            <w:sz w:val="21"/>
            <w:szCs w:val="22"/>
          </w:rPr>
          <w:tab/>
        </w:r>
        <w:r w:rsidRPr="00124270">
          <w:rPr>
            <w:rStyle w:val="a8"/>
            <w:rFonts w:ascii="Times New Roman" w:hAnsi="Times New Roman" w:hint="eastAsia"/>
            <w:noProof/>
          </w:rPr>
          <w:t>历史数据记录查询</w:t>
        </w:r>
        <w:r>
          <w:rPr>
            <w:noProof/>
            <w:webHidden/>
          </w:rPr>
          <w:tab/>
        </w:r>
        <w:r>
          <w:rPr>
            <w:noProof/>
            <w:webHidden/>
          </w:rPr>
          <w:fldChar w:fldCharType="begin"/>
        </w:r>
        <w:r>
          <w:rPr>
            <w:noProof/>
            <w:webHidden/>
          </w:rPr>
          <w:instrText xml:space="preserve"> PAGEREF _Toc406075117 \h </w:instrText>
        </w:r>
        <w:r>
          <w:rPr>
            <w:noProof/>
            <w:webHidden/>
          </w:rPr>
        </w:r>
        <w:r>
          <w:rPr>
            <w:noProof/>
            <w:webHidden/>
          </w:rPr>
          <w:fldChar w:fldCharType="separate"/>
        </w:r>
        <w:r>
          <w:rPr>
            <w:noProof/>
            <w:webHidden/>
          </w:rPr>
          <w:t>75</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118" w:history="1">
        <w:r w:rsidRPr="00124270">
          <w:rPr>
            <w:rStyle w:val="a8"/>
            <w:rFonts w:ascii="Times New Roman" w:hAnsi="Times New Roman"/>
            <w:noProof/>
          </w:rPr>
          <w:t>9.1</w:t>
        </w:r>
        <w:r>
          <w:rPr>
            <w:rFonts w:cstheme="minorBidi"/>
            <w:smallCaps w:val="0"/>
            <w:noProof/>
            <w:sz w:val="21"/>
            <w:szCs w:val="22"/>
          </w:rPr>
          <w:tab/>
        </w:r>
        <w:r w:rsidRPr="00124270">
          <w:rPr>
            <w:rStyle w:val="a8"/>
            <w:rFonts w:ascii="Times New Roman" w:hAnsi="Times New Roman" w:hint="eastAsia"/>
            <w:noProof/>
          </w:rPr>
          <w:t>历史数据查询</w:t>
        </w:r>
        <w:r w:rsidRPr="00124270">
          <w:rPr>
            <w:rStyle w:val="a8"/>
            <w:rFonts w:ascii="Times New Roman" w:hAnsi="Times New Roman"/>
            <w:noProof/>
          </w:rPr>
          <w:t>hisq</w:t>
        </w:r>
        <w:r>
          <w:rPr>
            <w:noProof/>
            <w:webHidden/>
          </w:rPr>
          <w:tab/>
        </w:r>
        <w:r>
          <w:rPr>
            <w:noProof/>
            <w:webHidden/>
          </w:rPr>
          <w:fldChar w:fldCharType="begin"/>
        </w:r>
        <w:r>
          <w:rPr>
            <w:noProof/>
            <w:webHidden/>
          </w:rPr>
          <w:instrText xml:space="preserve"> PAGEREF _Toc406075118 \h </w:instrText>
        </w:r>
        <w:r>
          <w:rPr>
            <w:noProof/>
            <w:webHidden/>
          </w:rPr>
        </w:r>
        <w:r>
          <w:rPr>
            <w:noProof/>
            <w:webHidden/>
          </w:rPr>
          <w:fldChar w:fldCharType="separate"/>
        </w:r>
        <w:r>
          <w:rPr>
            <w:noProof/>
            <w:webHidden/>
          </w:rPr>
          <w:t>75</w:t>
        </w:r>
        <w:r>
          <w:rPr>
            <w:noProof/>
            <w:webHidden/>
          </w:rPr>
          <w:fldChar w:fldCharType="end"/>
        </w:r>
      </w:hyperlink>
    </w:p>
    <w:p w:rsidR="007035AC" w:rsidRDefault="007035AC">
      <w:pPr>
        <w:pStyle w:val="30"/>
        <w:rPr>
          <w:rFonts w:cstheme="minorBidi"/>
          <w:i w:val="0"/>
          <w:iCs w:val="0"/>
          <w:noProof/>
          <w:sz w:val="21"/>
          <w:szCs w:val="22"/>
        </w:rPr>
      </w:pPr>
      <w:hyperlink w:anchor="_Toc406075119" w:history="1">
        <w:r w:rsidRPr="00124270">
          <w:rPr>
            <w:rStyle w:val="a8"/>
            <w:noProof/>
          </w:rPr>
          <w:t>9.1.1</w:t>
        </w:r>
        <w:r>
          <w:rPr>
            <w:rFonts w:cstheme="minorBidi"/>
            <w:i w:val="0"/>
            <w:iCs w:val="0"/>
            <w:noProof/>
            <w:sz w:val="21"/>
            <w:szCs w:val="22"/>
          </w:rPr>
          <w:tab/>
        </w:r>
        <w:r w:rsidRPr="00124270">
          <w:rPr>
            <w:rStyle w:val="a8"/>
            <w:rFonts w:hint="eastAsia"/>
            <w:noProof/>
          </w:rPr>
          <w:t>操作菜单</w:t>
        </w:r>
        <w:r>
          <w:rPr>
            <w:noProof/>
            <w:webHidden/>
          </w:rPr>
          <w:tab/>
        </w:r>
        <w:r>
          <w:rPr>
            <w:noProof/>
            <w:webHidden/>
          </w:rPr>
          <w:fldChar w:fldCharType="begin"/>
        </w:r>
        <w:r>
          <w:rPr>
            <w:noProof/>
            <w:webHidden/>
          </w:rPr>
          <w:instrText xml:space="preserve"> PAGEREF _Toc406075119 \h </w:instrText>
        </w:r>
        <w:r>
          <w:rPr>
            <w:noProof/>
            <w:webHidden/>
          </w:rPr>
        </w:r>
        <w:r>
          <w:rPr>
            <w:noProof/>
            <w:webHidden/>
          </w:rPr>
          <w:fldChar w:fldCharType="separate"/>
        </w:r>
        <w:r>
          <w:rPr>
            <w:noProof/>
            <w:webHidden/>
          </w:rPr>
          <w:t>76</w:t>
        </w:r>
        <w:r>
          <w:rPr>
            <w:noProof/>
            <w:webHidden/>
          </w:rPr>
          <w:fldChar w:fldCharType="end"/>
        </w:r>
      </w:hyperlink>
    </w:p>
    <w:p w:rsidR="007035AC" w:rsidRDefault="007035AC">
      <w:pPr>
        <w:pStyle w:val="30"/>
        <w:rPr>
          <w:rFonts w:cstheme="minorBidi"/>
          <w:i w:val="0"/>
          <w:iCs w:val="0"/>
          <w:noProof/>
          <w:sz w:val="21"/>
          <w:szCs w:val="22"/>
        </w:rPr>
      </w:pPr>
      <w:hyperlink w:anchor="_Toc406075120" w:history="1">
        <w:r w:rsidRPr="00124270">
          <w:rPr>
            <w:rStyle w:val="a8"/>
            <w:noProof/>
          </w:rPr>
          <w:t>9.1.2</w:t>
        </w:r>
        <w:r>
          <w:rPr>
            <w:rFonts w:cstheme="minorBidi"/>
            <w:i w:val="0"/>
            <w:iCs w:val="0"/>
            <w:noProof/>
            <w:sz w:val="21"/>
            <w:szCs w:val="22"/>
          </w:rPr>
          <w:tab/>
        </w:r>
        <w:r w:rsidRPr="00124270">
          <w:rPr>
            <w:rStyle w:val="a8"/>
            <w:rFonts w:hint="eastAsia"/>
            <w:noProof/>
          </w:rPr>
          <w:t>查看菜单</w:t>
        </w:r>
        <w:r>
          <w:rPr>
            <w:noProof/>
            <w:webHidden/>
          </w:rPr>
          <w:tab/>
        </w:r>
        <w:r>
          <w:rPr>
            <w:noProof/>
            <w:webHidden/>
          </w:rPr>
          <w:fldChar w:fldCharType="begin"/>
        </w:r>
        <w:r>
          <w:rPr>
            <w:noProof/>
            <w:webHidden/>
          </w:rPr>
          <w:instrText xml:space="preserve"> PAGEREF _Toc406075120 \h </w:instrText>
        </w:r>
        <w:r>
          <w:rPr>
            <w:noProof/>
            <w:webHidden/>
          </w:rPr>
        </w:r>
        <w:r>
          <w:rPr>
            <w:noProof/>
            <w:webHidden/>
          </w:rPr>
          <w:fldChar w:fldCharType="separate"/>
        </w:r>
        <w:r>
          <w:rPr>
            <w:noProof/>
            <w:webHidden/>
          </w:rPr>
          <w:t>78</w:t>
        </w:r>
        <w:r>
          <w:rPr>
            <w:noProof/>
            <w:webHidden/>
          </w:rPr>
          <w:fldChar w:fldCharType="end"/>
        </w:r>
      </w:hyperlink>
    </w:p>
    <w:p w:rsidR="007035AC" w:rsidRDefault="007035AC">
      <w:pPr>
        <w:pStyle w:val="30"/>
        <w:rPr>
          <w:rFonts w:cstheme="minorBidi"/>
          <w:i w:val="0"/>
          <w:iCs w:val="0"/>
          <w:noProof/>
          <w:sz w:val="21"/>
          <w:szCs w:val="22"/>
        </w:rPr>
      </w:pPr>
      <w:hyperlink w:anchor="_Toc406075121" w:history="1">
        <w:r w:rsidRPr="00124270">
          <w:rPr>
            <w:rStyle w:val="a8"/>
            <w:noProof/>
          </w:rPr>
          <w:t>9.1.3</w:t>
        </w:r>
        <w:r>
          <w:rPr>
            <w:rFonts w:cstheme="minorBidi"/>
            <w:i w:val="0"/>
            <w:iCs w:val="0"/>
            <w:noProof/>
            <w:sz w:val="21"/>
            <w:szCs w:val="22"/>
          </w:rPr>
          <w:tab/>
        </w:r>
        <w:r w:rsidRPr="00124270">
          <w:rPr>
            <w:rStyle w:val="a8"/>
            <w:rFonts w:hint="eastAsia"/>
            <w:noProof/>
          </w:rPr>
          <w:t>格式菜单</w:t>
        </w:r>
        <w:r>
          <w:rPr>
            <w:noProof/>
            <w:webHidden/>
          </w:rPr>
          <w:tab/>
        </w:r>
        <w:r>
          <w:rPr>
            <w:noProof/>
            <w:webHidden/>
          </w:rPr>
          <w:fldChar w:fldCharType="begin"/>
        </w:r>
        <w:r>
          <w:rPr>
            <w:noProof/>
            <w:webHidden/>
          </w:rPr>
          <w:instrText xml:space="preserve"> PAGEREF _Toc406075121 \h </w:instrText>
        </w:r>
        <w:r>
          <w:rPr>
            <w:noProof/>
            <w:webHidden/>
          </w:rPr>
        </w:r>
        <w:r>
          <w:rPr>
            <w:noProof/>
            <w:webHidden/>
          </w:rPr>
          <w:fldChar w:fldCharType="separate"/>
        </w:r>
        <w:r>
          <w:rPr>
            <w:noProof/>
            <w:webHidden/>
          </w:rPr>
          <w:t>79</w:t>
        </w:r>
        <w:r>
          <w:rPr>
            <w:noProof/>
            <w:webHidden/>
          </w:rPr>
          <w:fldChar w:fldCharType="end"/>
        </w:r>
      </w:hyperlink>
    </w:p>
    <w:p w:rsidR="007035AC" w:rsidRDefault="007035AC">
      <w:pPr>
        <w:pStyle w:val="30"/>
        <w:rPr>
          <w:rFonts w:cstheme="minorBidi"/>
          <w:i w:val="0"/>
          <w:iCs w:val="0"/>
          <w:noProof/>
          <w:sz w:val="21"/>
          <w:szCs w:val="22"/>
        </w:rPr>
      </w:pPr>
      <w:hyperlink w:anchor="_Toc406075122" w:history="1">
        <w:r w:rsidRPr="00124270">
          <w:rPr>
            <w:rStyle w:val="a8"/>
            <w:noProof/>
          </w:rPr>
          <w:t>9.1.4</w:t>
        </w:r>
        <w:r>
          <w:rPr>
            <w:rFonts w:cstheme="minorBidi"/>
            <w:i w:val="0"/>
            <w:iCs w:val="0"/>
            <w:noProof/>
            <w:sz w:val="21"/>
            <w:szCs w:val="22"/>
          </w:rPr>
          <w:tab/>
        </w:r>
        <w:r w:rsidRPr="00124270">
          <w:rPr>
            <w:rStyle w:val="a8"/>
            <w:rFonts w:hint="eastAsia"/>
            <w:noProof/>
          </w:rPr>
          <w:t>帮助菜单</w:t>
        </w:r>
        <w:r>
          <w:rPr>
            <w:noProof/>
            <w:webHidden/>
          </w:rPr>
          <w:tab/>
        </w:r>
        <w:r>
          <w:rPr>
            <w:noProof/>
            <w:webHidden/>
          </w:rPr>
          <w:fldChar w:fldCharType="begin"/>
        </w:r>
        <w:r>
          <w:rPr>
            <w:noProof/>
            <w:webHidden/>
          </w:rPr>
          <w:instrText xml:space="preserve"> PAGEREF _Toc406075122 \h </w:instrText>
        </w:r>
        <w:r>
          <w:rPr>
            <w:noProof/>
            <w:webHidden/>
          </w:rPr>
        </w:r>
        <w:r>
          <w:rPr>
            <w:noProof/>
            <w:webHidden/>
          </w:rPr>
          <w:fldChar w:fldCharType="separate"/>
        </w:r>
        <w:r>
          <w:rPr>
            <w:noProof/>
            <w:webHidden/>
          </w:rPr>
          <w:t>81</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123" w:history="1">
        <w:r w:rsidRPr="00124270">
          <w:rPr>
            <w:rStyle w:val="a8"/>
            <w:rFonts w:ascii="Times New Roman" w:hAnsi="Times New Roman"/>
            <w:noProof/>
          </w:rPr>
          <w:t>9.2</w:t>
        </w:r>
        <w:r>
          <w:rPr>
            <w:rFonts w:cstheme="minorBidi"/>
            <w:smallCaps w:val="0"/>
            <w:noProof/>
            <w:sz w:val="21"/>
            <w:szCs w:val="22"/>
          </w:rPr>
          <w:tab/>
        </w:r>
        <w:r w:rsidRPr="00124270">
          <w:rPr>
            <w:rStyle w:val="a8"/>
            <w:rFonts w:ascii="Times New Roman" w:hAnsi="Times New Roman" w:hint="eastAsia"/>
            <w:noProof/>
          </w:rPr>
          <w:t>历史数据记录服务程序</w:t>
        </w:r>
        <w:r w:rsidRPr="00124270">
          <w:rPr>
            <w:rStyle w:val="a8"/>
            <w:rFonts w:ascii="Times New Roman" w:hAnsi="Times New Roman"/>
            <w:noProof/>
          </w:rPr>
          <w:t>HISD</w:t>
        </w:r>
        <w:r>
          <w:rPr>
            <w:noProof/>
            <w:webHidden/>
          </w:rPr>
          <w:tab/>
        </w:r>
        <w:r>
          <w:rPr>
            <w:noProof/>
            <w:webHidden/>
          </w:rPr>
          <w:fldChar w:fldCharType="begin"/>
        </w:r>
        <w:r>
          <w:rPr>
            <w:noProof/>
            <w:webHidden/>
          </w:rPr>
          <w:instrText xml:space="preserve"> PAGEREF _Toc406075123 \h </w:instrText>
        </w:r>
        <w:r>
          <w:rPr>
            <w:noProof/>
            <w:webHidden/>
          </w:rPr>
        </w:r>
        <w:r>
          <w:rPr>
            <w:noProof/>
            <w:webHidden/>
          </w:rPr>
          <w:fldChar w:fldCharType="separate"/>
        </w:r>
        <w:r>
          <w:rPr>
            <w:noProof/>
            <w:webHidden/>
          </w:rPr>
          <w:t>81</w:t>
        </w:r>
        <w:r>
          <w:rPr>
            <w:noProof/>
            <w:webHidden/>
          </w:rPr>
          <w:fldChar w:fldCharType="end"/>
        </w:r>
      </w:hyperlink>
    </w:p>
    <w:p w:rsidR="007035AC" w:rsidRDefault="007035AC">
      <w:pPr>
        <w:pStyle w:val="10"/>
        <w:tabs>
          <w:tab w:val="left" w:pos="630"/>
          <w:tab w:val="right" w:leader="dot" w:pos="10083"/>
        </w:tabs>
        <w:rPr>
          <w:rFonts w:cstheme="minorBidi"/>
          <w:b w:val="0"/>
          <w:bCs w:val="0"/>
          <w:caps w:val="0"/>
          <w:noProof/>
          <w:sz w:val="21"/>
          <w:szCs w:val="22"/>
        </w:rPr>
      </w:pPr>
      <w:hyperlink w:anchor="_Toc406075124" w:history="1">
        <w:r w:rsidRPr="00124270">
          <w:rPr>
            <w:rStyle w:val="a8"/>
            <w:rFonts w:ascii="Times New Roman" w:hAnsi="Times New Roman"/>
            <w:noProof/>
          </w:rPr>
          <w:t>10</w:t>
        </w:r>
        <w:r>
          <w:rPr>
            <w:rFonts w:cstheme="minorBidi"/>
            <w:b w:val="0"/>
            <w:bCs w:val="0"/>
            <w:caps w:val="0"/>
            <w:noProof/>
            <w:sz w:val="21"/>
            <w:szCs w:val="22"/>
          </w:rPr>
          <w:tab/>
        </w:r>
        <w:r w:rsidRPr="00124270">
          <w:rPr>
            <w:rStyle w:val="a8"/>
            <w:rFonts w:ascii="Times New Roman" w:hAnsi="Times New Roman" w:hint="eastAsia"/>
            <w:noProof/>
          </w:rPr>
          <w:t>事件记录查询</w:t>
        </w:r>
        <w:r>
          <w:rPr>
            <w:noProof/>
            <w:webHidden/>
          </w:rPr>
          <w:tab/>
        </w:r>
        <w:r>
          <w:rPr>
            <w:noProof/>
            <w:webHidden/>
          </w:rPr>
          <w:fldChar w:fldCharType="begin"/>
        </w:r>
        <w:r>
          <w:rPr>
            <w:noProof/>
            <w:webHidden/>
          </w:rPr>
          <w:instrText xml:space="preserve"> PAGEREF _Toc406075124 \h </w:instrText>
        </w:r>
        <w:r>
          <w:rPr>
            <w:noProof/>
            <w:webHidden/>
          </w:rPr>
        </w:r>
        <w:r>
          <w:rPr>
            <w:noProof/>
            <w:webHidden/>
          </w:rPr>
          <w:fldChar w:fldCharType="separate"/>
        </w:r>
        <w:r>
          <w:rPr>
            <w:noProof/>
            <w:webHidden/>
          </w:rPr>
          <w:t>82</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125" w:history="1">
        <w:r w:rsidRPr="00124270">
          <w:rPr>
            <w:rStyle w:val="a8"/>
            <w:rFonts w:ascii="Times New Roman" w:hAnsi="Times New Roman"/>
            <w:noProof/>
          </w:rPr>
          <w:t>10.1</w:t>
        </w:r>
        <w:r>
          <w:rPr>
            <w:rFonts w:cstheme="minorBidi"/>
            <w:smallCaps w:val="0"/>
            <w:noProof/>
            <w:sz w:val="21"/>
            <w:szCs w:val="22"/>
          </w:rPr>
          <w:tab/>
        </w:r>
        <w:r w:rsidRPr="00124270">
          <w:rPr>
            <w:rStyle w:val="a8"/>
            <w:rFonts w:ascii="Times New Roman" w:hAnsi="Times New Roman" w:hint="eastAsia"/>
            <w:noProof/>
          </w:rPr>
          <w:t>事件记录服务程序</w:t>
        </w:r>
        <w:r w:rsidRPr="00124270">
          <w:rPr>
            <w:rStyle w:val="a8"/>
            <w:rFonts w:ascii="Times New Roman" w:hAnsi="Times New Roman"/>
            <w:noProof/>
          </w:rPr>
          <w:t>EVTD</w:t>
        </w:r>
        <w:r>
          <w:rPr>
            <w:noProof/>
            <w:webHidden/>
          </w:rPr>
          <w:tab/>
        </w:r>
        <w:r>
          <w:rPr>
            <w:noProof/>
            <w:webHidden/>
          </w:rPr>
          <w:fldChar w:fldCharType="begin"/>
        </w:r>
        <w:r>
          <w:rPr>
            <w:noProof/>
            <w:webHidden/>
          </w:rPr>
          <w:instrText xml:space="preserve"> PAGEREF _Toc406075125 \h </w:instrText>
        </w:r>
        <w:r>
          <w:rPr>
            <w:noProof/>
            <w:webHidden/>
          </w:rPr>
        </w:r>
        <w:r>
          <w:rPr>
            <w:noProof/>
            <w:webHidden/>
          </w:rPr>
          <w:fldChar w:fldCharType="separate"/>
        </w:r>
        <w:r>
          <w:rPr>
            <w:noProof/>
            <w:webHidden/>
          </w:rPr>
          <w:t>82</w:t>
        </w:r>
        <w:r>
          <w:rPr>
            <w:noProof/>
            <w:webHidden/>
          </w:rPr>
          <w:fldChar w:fldCharType="end"/>
        </w:r>
      </w:hyperlink>
    </w:p>
    <w:p w:rsidR="007035AC" w:rsidRDefault="007035AC">
      <w:pPr>
        <w:pStyle w:val="20"/>
        <w:tabs>
          <w:tab w:val="left" w:pos="840"/>
          <w:tab w:val="right" w:leader="dot" w:pos="10083"/>
        </w:tabs>
        <w:rPr>
          <w:rFonts w:cstheme="minorBidi"/>
          <w:smallCaps w:val="0"/>
          <w:noProof/>
          <w:sz w:val="21"/>
          <w:szCs w:val="22"/>
        </w:rPr>
      </w:pPr>
      <w:hyperlink w:anchor="_Toc406075126" w:history="1">
        <w:r w:rsidRPr="00124270">
          <w:rPr>
            <w:rStyle w:val="a8"/>
            <w:rFonts w:ascii="Times New Roman" w:hAnsi="Times New Roman"/>
            <w:noProof/>
          </w:rPr>
          <w:t>10.2</w:t>
        </w:r>
        <w:r>
          <w:rPr>
            <w:rFonts w:cstheme="minorBidi"/>
            <w:smallCaps w:val="0"/>
            <w:noProof/>
            <w:sz w:val="21"/>
            <w:szCs w:val="22"/>
          </w:rPr>
          <w:tab/>
        </w:r>
        <w:r w:rsidRPr="00124270">
          <w:rPr>
            <w:rStyle w:val="a8"/>
            <w:rFonts w:ascii="Times New Roman" w:hAnsi="Times New Roman" w:hint="eastAsia"/>
            <w:noProof/>
          </w:rPr>
          <w:t>历史事件查阅程序</w:t>
        </w:r>
        <w:r w:rsidRPr="00124270">
          <w:rPr>
            <w:rStyle w:val="a8"/>
            <w:rFonts w:ascii="Times New Roman" w:hAnsi="Times New Roman"/>
            <w:noProof/>
          </w:rPr>
          <w:t>EVTLQ</w:t>
        </w:r>
        <w:r>
          <w:rPr>
            <w:noProof/>
            <w:webHidden/>
          </w:rPr>
          <w:tab/>
        </w:r>
        <w:r>
          <w:rPr>
            <w:noProof/>
            <w:webHidden/>
          </w:rPr>
          <w:fldChar w:fldCharType="begin"/>
        </w:r>
        <w:r>
          <w:rPr>
            <w:noProof/>
            <w:webHidden/>
          </w:rPr>
          <w:instrText xml:space="preserve"> PAGEREF _Toc406075126 \h </w:instrText>
        </w:r>
        <w:r>
          <w:rPr>
            <w:noProof/>
            <w:webHidden/>
          </w:rPr>
        </w:r>
        <w:r>
          <w:rPr>
            <w:noProof/>
            <w:webHidden/>
          </w:rPr>
          <w:fldChar w:fldCharType="separate"/>
        </w:r>
        <w:r>
          <w:rPr>
            <w:noProof/>
            <w:webHidden/>
          </w:rPr>
          <w:t>82</w:t>
        </w:r>
        <w:r>
          <w:rPr>
            <w:noProof/>
            <w:webHidden/>
          </w:rPr>
          <w:fldChar w:fldCharType="end"/>
        </w:r>
      </w:hyperlink>
    </w:p>
    <w:p w:rsidR="007035AC" w:rsidRDefault="007035AC">
      <w:pPr>
        <w:pStyle w:val="30"/>
        <w:rPr>
          <w:rFonts w:cstheme="minorBidi"/>
          <w:i w:val="0"/>
          <w:iCs w:val="0"/>
          <w:noProof/>
          <w:sz w:val="21"/>
          <w:szCs w:val="22"/>
        </w:rPr>
      </w:pPr>
      <w:hyperlink w:anchor="_Toc406075127" w:history="1">
        <w:r w:rsidRPr="00124270">
          <w:rPr>
            <w:rStyle w:val="a8"/>
            <w:noProof/>
          </w:rPr>
          <w:t>10.2.1</w:t>
        </w:r>
        <w:r>
          <w:rPr>
            <w:rFonts w:cstheme="minorBidi"/>
            <w:i w:val="0"/>
            <w:iCs w:val="0"/>
            <w:noProof/>
            <w:sz w:val="21"/>
            <w:szCs w:val="22"/>
          </w:rPr>
          <w:tab/>
        </w:r>
        <w:r w:rsidRPr="00124270">
          <w:rPr>
            <w:rStyle w:val="a8"/>
            <w:rFonts w:hint="eastAsia"/>
            <w:noProof/>
          </w:rPr>
          <w:t>操作菜单及工具栏</w:t>
        </w:r>
        <w:r>
          <w:rPr>
            <w:noProof/>
            <w:webHidden/>
          </w:rPr>
          <w:tab/>
        </w:r>
        <w:r>
          <w:rPr>
            <w:noProof/>
            <w:webHidden/>
          </w:rPr>
          <w:fldChar w:fldCharType="begin"/>
        </w:r>
        <w:r>
          <w:rPr>
            <w:noProof/>
            <w:webHidden/>
          </w:rPr>
          <w:instrText xml:space="preserve"> PAGEREF _Toc406075127 \h </w:instrText>
        </w:r>
        <w:r>
          <w:rPr>
            <w:noProof/>
            <w:webHidden/>
          </w:rPr>
        </w:r>
        <w:r>
          <w:rPr>
            <w:noProof/>
            <w:webHidden/>
          </w:rPr>
          <w:fldChar w:fldCharType="separate"/>
        </w:r>
        <w:r>
          <w:rPr>
            <w:noProof/>
            <w:webHidden/>
          </w:rPr>
          <w:t>82</w:t>
        </w:r>
        <w:r>
          <w:rPr>
            <w:noProof/>
            <w:webHidden/>
          </w:rPr>
          <w:fldChar w:fldCharType="end"/>
        </w:r>
      </w:hyperlink>
    </w:p>
    <w:p w:rsidR="007035AC" w:rsidRDefault="007035AC">
      <w:pPr>
        <w:pStyle w:val="30"/>
        <w:rPr>
          <w:rFonts w:cstheme="minorBidi"/>
          <w:i w:val="0"/>
          <w:iCs w:val="0"/>
          <w:noProof/>
          <w:sz w:val="21"/>
          <w:szCs w:val="22"/>
        </w:rPr>
      </w:pPr>
      <w:hyperlink w:anchor="_Toc406075128" w:history="1">
        <w:r w:rsidRPr="00124270">
          <w:rPr>
            <w:rStyle w:val="a8"/>
            <w:noProof/>
          </w:rPr>
          <w:t>10.2.2</w:t>
        </w:r>
        <w:r>
          <w:rPr>
            <w:rFonts w:cstheme="minorBidi"/>
            <w:i w:val="0"/>
            <w:iCs w:val="0"/>
            <w:noProof/>
            <w:sz w:val="21"/>
            <w:szCs w:val="22"/>
          </w:rPr>
          <w:tab/>
        </w:r>
        <w:r w:rsidRPr="00124270">
          <w:rPr>
            <w:rStyle w:val="a8"/>
            <w:rFonts w:hint="eastAsia"/>
            <w:noProof/>
          </w:rPr>
          <w:t>查询</w:t>
        </w:r>
        <w:r>
          <w:rPr>
            <w:noProof/>
            <w:webHidden/>
          </w:rPr>
          <w:tab/>
        </w:r>
        <w:r>
          <w:rPr>
            <w:noProof/>
            <w:webHidden/>
          </w:rPr>
          <w:fldChar w:fldCharType="begin"/>
        </w:r>
        <w:r>
          <w:rPr>
            <w:noProof/>
            <w:webHidden/>
          </w:rPr>
          <w:instrText xml:space="preserve"> PAGEREF _Toc406075128 \h </w:instrText>
        </w:r>
        <w:r>
          <w:rPr>
            <w:noProof/>
            <w:webHidden/>
          </w:rPr>
        </w:r>
        <w:r>
          <w:rPr>
            <w:noProof/>
            <w:webHidden/>
          </w:rPr>
          <w:fldChar w:fldCharType="separate"/>
        </w:r>
        <w:r>
          <w:rPr>
            <w:noProof/>
            <w:webHidden/>
          </w:rPr>
          <w:t>83</w:t>
        </w:r>
        <w:r>
          <w:rPr>
            <w:noProof/>
            <w:webHidden/>
          </w:rPr>
          <w:fldChar w:fldCharType="end"/>
        </w:r>
      </w:hyperlink>
    </w:p>
    <w:p w:rsidR="007035AC" w:rsidRDefault="007035AC">
      <w:pPr>
        <w:pStyle w:val="30"/>
        <w:rPr>
          <w:rFonts w:cstheme="minorBidi"/>
          <w:i w:val="0"/>
          <w:iCs w:val="0"/>
          <w:noProof/>
          <w:sz w:val="21"/>
          <w:szCs w:val="22"/>
        </w:rPr>
      </w:pPr>
      <w:hyperlink w:anchor="_Toc406075129" w:history="1">
        <w:r w:rsidRPr="00124270">
          <w:rPr>
            <w:rStyle w:val="a8"/>
            <w:noProof/>
          </w:rPr>
          <w:t>10.2.3</w:t>
        </w:r>
        <w:r>
          <w:rPr>
            <w:rFonts w:cstheme="minorBidi"/>
            <w:i w:val="0"/>
            <w:iCs w:val="0"/>
            <w:noProof/>
            <w:sz w:val="21"/>
            <w:szCs w:val="22"/>
          </w:rPr>
          <w:tab/>
        </w:r>
        <w:r w:rsidRPr="00124270">
          <w:rPr>
            <w:rStyle w:val="a8"/>
            <w:rFonts w:hint="eastAsia"/>
            <w:noProof/>
          </w:rPr>
          <w:t>输出到文件</w:t>
        </w:r>
        <w:r>
          <w:rPr>
            <w:noProof/>
            <w:webHidden/>
          </w:rPr>
          <w:tab/>
        </w:r>
        <w:r>
          <w:rPr>
            <w:noProof/>
            <w:webHidden/>
          </w:rPr>
          <w:fldChar w:fldCharType="begin"/>
        </w:r>
        <w:r>
          <w:rPr>
            <w:noProof/>
            <w:webHidden/>
          </w:rPr>
          <w:instrText xml:space="preserve"> PAGEREF _Toc406075129 \h </w:instrText>
        </w:r>
        <w:r>
          <w:rPr>
            <w:noProof/>
            <w:webHidden/>
          </w:rPr>
        </w:r>
        <w:r>
          <w:rPr>
            <w:noProof/>
            <w:webHidden/>
          </w:rPr>
          <w:fldChar w:fldCharType="separate"/>
        </w:r>
        <w:r>
          <w:rPr>
            <w:noProof/>
            <w:webHidden/>
          </w:rPr>
          <w:t>83</w:t>
        </w:r>
        <w:r>
          <w:rPr>
            <w:noProof/>
            <w:webHidden/>
          </w:rPr>
          <w:fldChar w:fldCharType="end"/>
        </w:r>
      </w:hyperlink>
    </w:p>
    <w:p w:rsidR="007035AC" w:rsidRDefault="007035AC">
      <w:pPr>
        <w:pStyle w:val="30"/>
        <w:rPr>
          <w:rFonts w:cstheme="minorBidi"/>
          <w:i w:val="0"/>
          <w:iCs w:val="0"/>
          <w:noProof/>
          <w:sz w:val="21"/>
          <w:szCs w:val="22"/>
        </w:rPr>
      </w:pPr>
      <w:hyperlink w:anchor="_Toc406075130" w:history="1">
        <w:r w:rsidRPr="00124270">
          <w:rPr>
            <w:rStyle w:val="a8"/>
            <w:noProof/>
          </w:rPr>
          <w:t>10.2.4</w:t>
        </w:r>
        <w:r>
          <w:rPr>
            <w:rFonts w:cstheme="minorBidi"/>
            <w:i w:val="0"/>
            <w:iCs w:val="0"/>
            <w:noProof/>
            <w:sz w:val="21"/>
            <w:szCs w:val="22"/>
          </w:rPr>
          <w:tab/>
        </w:r>
        <w:r w:rsidRPr="00124270">
          <w:rPr>
            <w:rStyle w:val="a8"/>
            <w:rFonts w:hint="eastAsia"/>
            <w:noProof/>
          </w:rPr>
          <w:t>打印</w:t>
        </w:r>
        <w:r>
          <w:rPr>
            <w:noProof/>
            <w:webHidden/>
          </w:rPr>
          <w:tab/>
        </w:r>
        <w:r>
          <w:rPr>
            <w:noProof/>
            <w:webHidden/>
          </w:rPr>
          <w:fldChar w:fldCharType="begin"/>
        </w:r>
        <w:r>
          <w:rPr>
            <w:noProof/>
            <w:webHidden/>
          </w:rPr>
          <w:instrText xml:space="preserve"> PAGEREF _Toc406075130 \h </w:instrText>
        </w:r>
        <w:r>
          <w:rPr>
            <w:noProof/>
            <w:webHidden/>
          </w:rPr>
        </w:r>
        <w:r>
          <w:rPr>
            <w:noProof/>
            <w:webHidden/>
          </w:rPr>
          <w:fldChar w:fldCharType="separate"/>
        </w:r>
        <w:r>
          <w:rPr>
            <w:noProof/>
            <w:webHidden/>
          </w:rPr>
          <w:t>84</w:t>
        </w:r>
        <w:r>
          <w:rPr>
            <w:noProof/>
            <w:webHidden/>
          </w:rPr>
          <w:fldChar w:fldCharType="end"/>
        </w:r>
      </w:hyperlink>
    </w:p>
    <w:p w:rsidR="007035AC" w:rsidRDefault="007035AC">
      <w:pPr>
        <w:pStyle w:val="30"/>
        <w:rPr>
          <w:rFonts w:cstheme="minorBidi"/>
          <w:i w:val="0"/>
          <w:iCs w:val="0"/>
          <w:noProof/>
          <w:sz w:val="21"/>
          <w:szCs w:val="22"/>
        </w:rPr>
      </w:pPr>
      <w:hyperlink w:anchor="_Toc406075131" w:history="1">
        <w:r w:rsidRPr="00124270">
          <w:rPr>
            <w:rStyle w:val="a8"/>
            <w:noProof/>
          </w:rPr>
          <w:t>10.2.5</w:t>
        </w:r>
        <w:r>
          <w:rPr>
            <w:rFonts w:cstheme="minorBidi"/>
            <w:i w:val="0"/>
            <w:iCs w:val="0"/>
            <w:noProof/>
            <w:sz w:val="21"/>
            <w:szCs w:val="22"/>
          </w:rPr>
          <w:tab/>
        </w:r>
        <w:r w:rsidRPr="00124270">
          <w:rPr>
            <w:rStyle w:val="a8"/>
            <w:rFonts w:hint="eastAsia"/>
            <w:noProof/>
          </w:rPr>
          <w:t>帮助</w:t>
        </w:r>
        <w:r>
          <w:rPr>
            <w:noProof/>
            <w:webHidden/>
          </w:rPr>
          <w:tab/>
        </w:r>
        <w:r>
          <w:rPr>
            <w:noProof/>
            <w:webHidden/>
          </w:rPr>
          <w:fldChar w:fldCharType="begin"/>
        </w:r>
        <w:r>
          <w:rPr>
            <w:noProof/>
            <w:webHidden/>
          </w:rPr>
          <w:instrText xml:space="preserve"> PAGEREF _Toc406075131 \h </w:instrText>
        </w:r>
        <w:r>
          <w:rPr>
            <w:noProof/>
            <w:webHidden/>
          </w:rPr>
        </w:r>
        <w:r>
          <w:rPr>
            <w:noProof/>
            <w:webHidden/>
          </w:rPr>
          <w:fldChar w:fldCharType="separate"/>
        </w:r>
        <w:r>
          <w:rPr>
            <w:noProof/>
            <w:webHidden/>
          </w:rPr>
          <w:t>84</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32" w:history="1">
        <w:r w:rsidRPr="00124270">
          <w:rPr>
            <w:rStyle w:val="a8"/>
            <w:rFonts w:ascii="Times New Roman" w:hAnsi="Times New Roman" w:hint="eastAsia"/>
            <w:noProof/>
          </w:rPr>
          <w:t>附录</w:t>
        </w:r>
        <w:r w:rsidRPr="00124270">
          <w:rPr>
            <w:rStyle w:val="a8"/>
            <w:rFonts w:ascii="Times New Roman" w:hAnsi="Times New Roman"/>
            <w:noProof/>
          </w:rPr>
          <w:t>A  ActiveX</w:t>
        </w:r>
        <w:r w:rsidRPr="00124270">
          <w:rPr>
            <w:rStyle w:val="a8"/>
            <w:rFonts w:ascii="Times New Roman" w:hAnsi="Times New Roman" w:hint="eastAsia"/>
            <w:noProof/>
          </w:rPr>
          <w:t>自动化接口</w:t>
        </w:r>
        <w:r>
          <w:rPr>
            <w:noProof/>
            <w:webHidden/>
          </w:rPr>
          <w:tab/>
        </w:r>
        <w:r>
          <w:rPr>
            <w:noProof/>
            <w:webHidden/>
          </w:rPr>
          <w:fldChar w:fldCharType="begin"/>
        </w:r>
        <w:r>
          <w:rPr>
            <w:noProof/>
            <w:webHidden/>
          </w:rPr>
          <w:instrText xml:space="preserve"> PAGEREF _Toc406075132 \h </w:instrText>
        </w:r>
        <w:r>
          <w:rPr>
            <w:noProof/>
            <w:webHidden/>
          </w:rPr>
        </w:r>
        <w:r>
          <w:rPr>
            <w:noProof/>
            <w:webHidden/>
          </w:rPr>
          <w:fldChar w:fldCharType="separate"/>
        </w:r>
        <w:r>
          <w:rPr>
            <w:noProof/>
            <w:webHidden/>
          </w:rPr>
          <w:t>85</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33" w:history="1">
        <w:r w:rsidRPr="00124270">
          <w:rPr>
            <w:rStyle w:val="a8"/>
            <w:rFonts w:ascii="Times New Roman" w:hAnsi="Times New Roman" w:hint="eastAsia"/>
            <w:noProof/>
          </w:rPr>
          <w:t>附录</w:t>
        </w:r>
        <w:r w:rsidRPr="00124270">
          <w:rPr>
            <w:rStyle w:val="a8"/>
            <w:rFonts w:ascii="Times New Roman" w:hAnsi="Times New Roman"/>
            <w:noProof/>
          </w:rPr>
          <w:t>B  NicBuilder</w:t>
        </w:r>
        <w:r w:rsidRPr="00124270">
          <w:rPr>
            <w:rStyle w:val="a8"/>
            <w:rFonts w:ascii="Times New Roman" w:hAnsi="Times New Roman" w:hint="eastAsia"/>
            <w:noProof/>
          </w:rPr>
          <w:t>网络对时</w:t>
        </w:r>
        <w:r>
          <w:rPr>
            <w:noProof/>
            <w:webHidden/>
          </w:rPr>
          <w:tab/>
        </w:r>
        <w:r>
          <w:rPr>
            <w:noProof/>
            <w:webHidden/>
          </w:rPr>
          <w:fldChar w:fldCharType="begin"/>
        </w:r>
        <w:r>
          <w:rPr>
            <w:noProof/>
            <w:webHidden/>
          </w:rPr>
          <w:instrText xml:space="preserve"> PAGEREF _Toc406075133 \h </w:instrText>
        </w:r>
        <w:r>
          <w:rPr>
            <w:noProof/>
            <w:webHidden/>
          </w:rPr>
        </w:r>
        <w:r>
          <w:rPr>
            <w:noProof/>
            <w:webHidden/>
          </w:rPr>
          <w:fldChar w:fldCharType="separate"/>
        </w:r>
        <w:r>
          <w:rPr>
            <w:noProof/>
            <w:webHidden/>
          </w:rPr>
          <w:t>87</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34" w:history="1">
        <w:r w:rsidRPr="00124270">
          <w:rPr>
            <w:rStyle w:val="a8"/>
            <w:rFonts w:ascii="Times New Roman" w:hAnsi="Times New Roman" w:cs="Times New Roman"/>
            <w:noProof/>
          </w:rPr>
          <w:t>NicBuilder</w:t>
        </w:r>
        <w:r w:rsidRPr="00124270">
          <w:rPr>
            <w:rStyle w:val="a8"/>
            <w:rFonts w:ascii="Times New Roman" w:hAnsi="Times New Roman" w:cs="Times New Roman" w:hint="eastAsia"/>
            <w:noProof/>
          </w:rPr>
          <w:t>的时间同步</w:t>
        </w:r>
        <w:r>
          <w:rPr>
            <w:noProof/>
            <w:webHidden/>
          </w:rPr>
          <w:tab/>
        </w:r>
        <w:r>
          <w:rPr>
            <w:noProof/>
            <w:webHidden/>
          </w:rPr>
          <w:fldChar w:fldCharType="begin"/>
        </w:r>
        <w:r>
          <w:rPr>
            <w:noProof/>
            <w:webHidden/>
          </w:rPr>
          <w:instrText xml:space="preserve"> PAGEREF _Toc406075134 \h </w:instrText>
        </w:r>
        <w:r>
          <w:rPr>
            <w:noProof/>
            <w:webHidden/>
          </w:rPr>
        </w:r>
        <w:r>
          <w:rPr>
            <w:noProof/>
            <w:webHidden/>
          </w:rPr>
          <w:fldChar w:fldCharType="separate"/>
        </w:r>
        <w:r>
          <w:rPr>
            <w:noProof/>
            <w:webHidden/>
          </w:rPr>
          <w:t>87</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35" w:history="1">
        <w:r w:rsidRPr="00124270">
          <w:rPr>
            <w:rStyle w:val="a8"/>
            <w:rFonts w:ascii="Times New Roman" w:hAnsi="Times New Roman" w:cs="Times New Roman"/>
            <w:noProof/>
          </w:rPr>
          <w:t>GPS</w:t>
        </w:r>
        <w:r w:rsidRPr="00124270">
          <w:rPr>
            <w:rStyle w:val="a8"/>
            <w:rFonts w:ascii="Times New Roman" w:hAnsi="Times New Roman" w:cs="Times New Roman" w:hint="eastAsia"/>
            <w:noProof/>
          </w:rPr>
          <w:t>时间同步</w:t>
        </w:r>
        <w:r>
          <w:rPr>
            <w:noProof/>
            <w:webHidden/>
          </w:rPr>
          <w:tab/>
        </w:r>
        <w:r>
          <w:rPr>
            <w:noProof/>
            <w:webHidden/>
          </w:rPr>
          <w:fldChar w:fldCharType="begin"/>
        </w:r>
        <w:r>
          <w:rPr>
            <w:noProof/>
            <w:webHidden/>
          </w:rPr>
          <w:instrText xml:space="preserve"> PAGEREF _Toc406075135 \h </w:instrText>
        </w:r>
        <w:r>
          <w:rPr>
            <w:noProof/>
            <w:webHidden/>
          </w:rPr>
        </w:r>
        <w:r>
          <w:rPr>
            <w:noProof/>
            <w:webHidden/>
          </w:rPr>
          <w:fldChar w:fldCharType="separate"/>
        </w:r>
        <w:r>
          <w:rPr>
            <w:noProof/>
            <w:webHidden/>
          </w:rPr>
          <w:t>87</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36" w:history="1">
        <w:r w:rsidRPr="00124270">
          <w:rPr>
            <w:rStyle w:val="a8"/>
            <w:rFonts w:ascii="Times New Roman" w:hAnsi="Times New Roman" w:cs="Times New Roman"/>
            <w:noProof/>
          </w:rPr>
          <w:t>Windows 2000</w:t>
        </w:r>
        <w:r w:rsidRPr="00124270">
          <w:rPr>
            <w:rStyle w:val="a8"/>
            <w:rFonts w:ascii="Times New Roman" w:hAnsi="Times New Roman" w:cs="Times New Roman" w:hint="eastAsia"/>
            <w:noProof/>
          </w:rPr>
          <w:t>的时间服务</w:t>
        </w:r>
        <w:r>
          <w:rPr>
            <w:noProof/>
            <w:webHidden/>
          </w:rPr>
          <w:tab/>
        </w:r>
        <w:r>
          <w:rPr>
            <w:noProof/>
            <w:webHidden/>
          </w:rPr>
          <w:fldChar w:fldCharType="begin"/>
        </w:r>
        <w:r>
          <w:rPr>
            <w:noProof/>
            <w:webHidden/>
          </w:rPr>
          <w:instrText xml:space="preserve"> PAGEREF _Toc406075136 \h </w:instrText>
        </w:r>
        <w:r>
          <w:rPr>
            <w:noProof/>
            <w:webHidden/>
          </w:rPr>
        </w:r>
        <w:r>
          <w:rPr>
            <w:noProof/>
            <w:webHidden/>
          </w:rPr>
          <w:fldChar w:fldCharType="separate"/>
        </w:r>
        <w:r>
          <w:rPr>
            <w:noProof/>
            <w:webHidden/>
          </w:rPr>
          <w:t>87</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37" w:history="1">
        <w:r w:rsidRPr="00124270">
          <w:rPr>
            <w:rStyle w:val="a8"/>
            <w:rFonts w:ascii="Times New Roman" w:hAnsi="Times New Roman" w:cs="Times New Roman"/>
            <w:noProof/>
          </w:rPr>
          <w:t>TYPE = NTP</w:t>
        </w:r>
        <w:r>
          <w:rPr>
            <w:noProof/>
            <w:webHidden/>
          </w:rPr>
          <w:tab/>
        </w:r>
        <w:r>
          <w:rPr>
            <w:noProof/>
            <w:webHidden/>
          </w:rPr>
          <w:fldChar w:fldCharType="begin"/>
        </w:r>
        <w:r>
          <w:rPr>
            <w:noProof/>
            <w:webHidden/>
          </w:rPr>
          <w:instrText xml:space="preserve"> PAGEREF _Toc406075137 \h </w:instrText>
        </w:r>
        <w:r>
          <w:rPr>
            <w:noProof/>
            <w:webHidden/>
          </w:rPr>
        </w:r>
        <w:r>
          <w:rPr>
            <w:noProof/>
            <w:webHidden/>
          </w:rPr>
          <w:fldChar w:fldCharType="separate"/>
        </w:r>
        <w:r>
          <w:rPr>
            <w:noProof/>
            <w:webHidden/>
          </w:rPr>
          <w:t>87</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38" w:history="1">
        <w:r w:rsidRPr="00124270">
          <w:rPr>
            <w:rStyle w:val="a8"/>
            <w:rFonts w:ascii="Times New Roman" w:hAnsi="Times New Roman" w:cs="Times New Roman"/>
            <w:noProof/>
          </w:rPr>
          <w:t xml:space="preserve">NtpServer = </w:t>
        </w:r>
        <w:r w:rsidRPr="00124270">
          <w:rPr>
            <w:rStyle w:val="a8"/>
            <w:rFonts w:ascii="Times New Roman" w:hAnsi="Times New Roman" w:cs="Times New Roman" w:hint="eastAsia"/>
            <w:noProof/>
          </w:rPr>
          <w:t>时间服务器</w:t>
        </w:r>
        <w:r w:rsidRPr="00124270">
          <w:rPr>
            <w:rStyle w:val="a8"/>
            <w:rFonts w:ascii="Times New Roman" w:hAnsi="Times New Roman" w:cs="Times New Roman"/>
            <w:noProof/>
          </w:rPr>
          <w:t>DNS</w:t>
        </w:r>
        <w:r w:rsidRPr="00124270">
          <w:rPr>
            <w:rStyle w:val="a8"/>
            <w:rFonts w:ascii="Times New Roman" w:hAnsi="Times New Roman" w:cs="Times New Roman" w:hint="eastAsia"/>
            <w:noProof/>
          </w:rPr>
          <w:t>名或</w:t>
        </w:r>
        <w:r w:rsidRPr="00124270">
          <w:rPr>
            <w:rStyle w:val="a8"/>
            <w:rFonts w:ascii="Times New Roman" w:hAnsi="Times New Roman" w:cs="Times New Roman"/>
            <w:noProof/>
          </w:rPr>
          <w:t>IP</w:t>
        </w:r>
        <w:r w:rsidRPr="00124270">
          <w:rPr>
            <w:rStyle w:val="a8"/>
            <w:rFonts w:ascii="Times New Roman" w:hAnsi="Times New Roman" w:cs="Times New Roman" w:hint="eastAsia"/>
            <w:noProof/>
          </w:rPr>
          <w:t>地址</w:t>
        </w:r>
        <w:r>
          <w:rPr>
            <w:noProof/>
            <w:webHidden/>
          </w:rPr>
          <w:tab/>
        </w:r>
        <w:r>
          <w:rPr>
            <w:noProof/>
            <w:webHidden/>
          </w:rPr>
          <w:fldChar w:fldCharType="begin"/>
        </w:r>
        <w:r>
          <w:rPr>
            <w:noProof/>
            <w:webHidden/>
          </w:rPr>
          <w:instrText xml:space="preserve"> PAGEREF _Toc406075138 \h </w:instrText>
        </w:r>
        <w:r>
          <w:rPr>
            <w:noProof/>
            <w:webHidden/>
          </w:rPr>
        </w:r>
        <w:r>
          <w:rPr>
            <w:noProof/>
            <w:webHidden/>
          </w:rPr>
          <w:fldChar w:fldCharType="separate"/>
        </w:r>
        <w:r>
          <w:rPr>
            <w:noProof/>
            <w:webHidden/>
          </w:rPr>
          <w:t>87</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39" w:history="1">
        <w:r w:rsidRPr="00124270">
          <w:rPr>
            <w:rStyle w:val="a8"/>
            <w:rFonts w:ascii="Times New Roman" w:hAnsi="Times New Roman" w:hint="eastAsia"/>
            <w:noProof/>
          </w:rPr>
          <w:t>附录</w:t>
        </w:r>
        <w:r w:rsidRPr="00124270">
          <w:rPr>
            <w:rStyle w:val="a8"/>
            <w:rFonts w:ascii="Times New Roman" w:hAnsi="Times New Roman"/>
            <w:noProof/>
          </w:rPr>
          <w:t xml:space="preserve">C  </w:t>
        </w:r>
        <w:r w:rsidRPr="00124270">
          <w:rPr>
            <w:rStyle w:val="a8"/>
            <w:rFonts w:ascii="Times New Roman" w:hAnsi="Times New Roman" w:hint="eastAsia"/>
            <w:noProof/>
          </w:rPr>
          <w:t>键盘管理</w:t>
        </w:r>
        <w:r w:rsidRPr="00124270">
          <w:rPr>
            <w:rStyle w:val="a8"/>
            <w:rFonts w:ascii="Times New Roman" w:hAnsi="Times New Roman"/>
            <w:noProof/>
          </w:rPr>
          <w:t>GinaDLL</w:t>
        </w:r>
        <w:r w:rsidRPr="00124270">
          <w:rPr>
            <w:rStyle w:val="a8"/>
            <w:rFonts w:ascii="Times New Roman" w:hAnsi="Times New Roman" w:hint="eastAsia"/>
            <w:noProof/>
          </w:rPr>
          <w:t>应用</w:t>
        </w:r>
        <w:r>
          <w:rPr>
            <w:noProof/>
            <w:webHidden/>
          </w:rPr>
          <w:tab/>
        </w:r>
        <w:r>
          <w:rPr>
            <w:noProof/>
            <w:webHidden/>
          </w:rPr>
          <w:fldChar w:fldCharType="begin"/>
        </w:r>
        <w:r>
          <w:rPr>
            <w:noProof/>
            <w:webHidden/>
          </w:rPr>
          <w:instrText xml:space="preserve"> PAGEREF _Toc406075139 \h </w:instrText>
        </w:r>
        <w:r>
          <w:rPr>
            <w:noProof/>
            <w:webHidden/>
          </w:rPr>
        </w:r>
        <w:r>
          <w:rPr>
            <w:noProof/>
            <w:webHidden/>
          </w:rPr>
          <w:fldChar w:fldCharType="separate"/>
        </w:r>
        <w:r>
          <w:rPr>
            <w:noProof/>
            <w:webHidden/>
          </w:rPr>
          <w:t>88</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40" w:history="1">
        <w:r w:rsidRPr="00124270">
          <w:rPr>
            <w:rStyle w:val="a8"/>
            <w:rFonts w:ascii="Times New Roman" w:hAnsi="Times New Roman" w:cs="Times New Roman"/>
            <w:noProof/>
          </w:rPr>
          <w:t>1.</w:t>
        </w:r>
        <w:r w:rsidRPr="00124270">
          <w:rPr>
            <w:rStyle w:val="a8"/>
            <w:rFonts w:ascii="Times New Roman" w:hAnsi="Times New Roman" w:cs="Times New Roman" w:hint="eastAsia"/>
            <w:noProof/>
          </w:rPr>
          <w:t>将</w:t>
        </w:r>
        <w:r w:rsidRPr="00124270">
          <w:rPr>
            <w:rStyle w:val="a8"/>
            <w:rFonts w:ascii="Times New Roman" w:hAnsi="Times New Roman" w:cs="Times New Roman"/>
            <w:noProof/>
          </w:rPr>
          <w:t>libpmcgina.dll</w:t>
        </w:r>
        <w:r w:rsidRPr="00124270">
          <w:rPr>
            <w:rStyle w:val="a8"/>
            <w:rFonts w:ascii="Times New Roman" w:hAnsi="Times New Roman" w:cs="Times New Roman" w:hint="eastAsia"/>
            <w:noProof/>
          </w:rPr>
          <w:t>拷贝到系统目录</w:t>
        </w:r>
        <w:r w:rsidRPr="00124270">
          <w:rPr>
            <w:rStyle w:val="a8"/>
            <w:rFonts w:ascii="Times New Roman" w:hAnsi="Times New Roman" w:cs="Times New Roman"/>
            <w:noProof/>
          </w:rPr>
          <w:t>"%systemroot%\SYSTEM32"</w:t>
        </w:r>
        <w:r w:rsidRPr="00124270">
          <w:rPr>
            <w:rStyle w:val="a8"/>
            <w:rFonts w:ascii="Times New Roman" w:hAnsi="Times New Roman" w:cs="Times New Roman" w:hint="eastAsia"/>
            <w:noProof/>
          </w:rPr>
          <w:t>下</w:t>
        </w:r>
        <w:r>
          <w:rPr>
            <w:noProof/>
            <w:webHidden/>
          </w:rPr>
          <w:tab/>
        </w:r>
        <w:r>
          <w:rPr>
            <w:noProof/>
            <w:webHidden/>
          </w:rPr>
          <w:fldChar w:fldCharType="begin"/>
        </w:r>
        <w:r>
          <w:rPr>
            <w:noProof/>
            <w:webHidden/>
          </w:rPr>
          <w:instrText xml:space="preserve"> PAGEREF _Toc406075140 \h </w:instrText>
        </w:r>
        <w:r>
          <w:rPr>
            <w:noProof/>
            <w:webHidden/>
          </w:rPr>
        </w:r>
        <w:r>
          <w:rPr>
            <w:noProof/>
            <w:webHidden/>
          </w:rPr>
          <w:fldChar w:fldCharType="separate"/>
        </w:r>
        <w:r>
          <w:rPr>
            <w:noProof/>
            <w:webHidden/>
          </w:rPr>
          <w:t>88</w:t>
        </w:r>
        <w:r>
          <w:rPr>
            <w:noProof/>
            <w:webHidden/>
          </w:rPr>
          <w:fldChar w:fldCharType="end"/>
        </w:r>
      </w:hyperlink>
    </w:p>
    <w:p w:rsidR="007035AC" w:rsidRDefault="007035AC">
      <w:pPr>
        <w:pStyle w:val="10"/>
        <w:tabs>
          <w:tab w:val="left" w:pos="420"/>
          <w:tab w:val="right" w:leader="dot" w:pos="10083"/>
        </w:tabs>
        <w:rPr>
          <w:rFonts w:cstheme="minorBidi"/>
          <w:b w:val="0"/>
          <w:bCs w:val="0"/>
          <w:caps w:val="0"/>
          <w:noProof/>
          <w:sz w:val="21"/>
          <w:szCs w:val="22"/>
        </w:rPr>
      </w:pPr>
      <w:hyperlink w:anchor="_Toc406075141" w:history="1">
        <w:r w:rsidRPr="00124270">
          <w:rPr>
            <w:rStyle w:val="a8"/>
            <w:rFonts w:ascii="Times New Roman" w:hAnsi="Times New Roman" w:cs="Times New Roman"/>
            <w:noProof/>
          </w:rPr>
          <w:t>1.</w:t>
        </w:r>
        <w:r>
          <w:rPr>
            <w:rFonts w:cstheme="minorBidi"/>
            <w:b w:val="0"/>
            <w:bCs w:val="0"/>
            <w:caps w:val="0"/>
            <w:noProof/>
            <w:sz w:val="21"/>
            <w:szCs w:val="22"/>
          </w:rPr>
          <w:tab/>
        </w:r>
        <w:r w:rsidRPr="00124270">
          <w:rPr>
            <w:rStyle w:val="a8"/>
            <w:rFonts w:ascii="Times New Roman" w:hAnsi="Times New Roman" w:cs="Times New Roman" w:hint="eastAsia"/>
            <w:noProof/>
          </w:rPr>
          <w:t>在系统注册表文件的</w:t>
        </w:r>
        <w:r>
          <w:rPr>
            <w:noProof/>
            <w:webHidden/>
          </w:rPr>
          <w:tab/>
        </w:r>
        <w:r>
          <w:rPr>
            <w:noProof/>
            <w:webHidden/>
          </w:rPr>
          <w:fldChar w:fldCharType="begin"/>
        </w:r>
        <w:r>
          <w:rPr>
            <w:noProof/>
            <w:webHidden/>
          </w:rPr>
          <w:instrText xml:space="preserve"> PAGEREF _Toc406075141 \h </w:instrText>
        </w:r>
        <w:r>
          <w:rPr>
            <w:noProof/>
            <w:webHidden/>
          </w:rPr>
        </w:r>
        <w:r>
          <w:rPr>
            <w:noProof/>
            <w:webHidden/>
          </w:rPr>
          <w:fldChar w:fldCharType="separate"/>
        </w:r>
        <w:r>
          <w:rPr>
            <w:noProof/>
            <w:webHidden/>
          </w:rPr>
          <w:t>88</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42" w:history="1">
        <w:r w:rsidRPr="00124270">
          <w:rPr>
            <w:rStyle w:val="a8"/>
            <w:rFonts w:ascii="Times New Roman" w:hAnsi="Times New Roman" w:hint="eastAsia"/>
            <w:noProof/>
          </w:rPr>
          <w:t>附录</w:t>
        </w:r>
        <w:r w:rsidRPr="00124270">
          <w:rPr>
            <w:rStyle w:val="a8"/>
            <w:rFonts w:ascii="Times New Roman" w:hAnsi="Times New Roman"/>
            <w:noProof/>
          </w:rPr>
          <w:t xml:space="preserve">D  </w:t>
        </w:r>
        <w:r w:rsidRPr="00124270">
          <w:rPr>
            <w:rStyle w:val="a8"/>
            <w:rFonts w:ascii="Times New Roman" w:hAnsi="Times New Roman" w:hint="eastAsia"/>
            <w:noProof/>
          </w:rPr>
          <w:t>热键组态程序及应用</w:t>
        </w:r>
        <w:r>
          <w:rPr>
            <w:noProof/>
            <w:webHidden/>
          </w:rPr>
          <w:tab/>
        </w:r>
        <w:r>
          <w:rPr>
            <w:noProof/>
            <w:webHidden/>
          </w:rPr>
          <w:fldChar w:fldCharType="begin"/>
        </w:r>
        <w:r>
          <w:rPr>
            <w:noProof/>
            <w:webHidden/>
          </w:rPr>
          <w:instrText xml:space="preserve"> PAGEREF _Toc406075142 \h </w:instrText>
        </w:r>
        <w:r>
          <w:rPr>
            <w:noProof/>
            <w:webHidden/>
          </w:rPr>
        </w:r>
        <w:r>
          <w:rPr>
            <w:noProof/>
            <w:webHidden/>
          </w:rPr>
          <w:fldChar w:fldCharType="separate"/>
        </w:r>
        <w:r>
          <w:rPr>
            <w:noProof/>
            <w:webHidden/>
          </w:rPr>
          <w:t>89</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43" w:history="1">
        <w:r w:rsidRPr="00124270">
          <w:rPr>
            <w:rStyle w:val="a8"/>
            <w:rFonts w:ascii="Times New Roman" w:hAnsi="Times New Roman" w:hint="eastAsia"/>
            <w:noProof/>
          </w:rPr>
          <w:t>附录</w:t>
        </w:r>
        <w:r w:rsidRPr="00124270">
          <w:rPr>
            <w:rStyle w:val="a8"/>
            <w:rFonts w:ascii="Times New Roman" w:hAnsi="Times New Roman"/>
            <w:noProof/>
          </w:rPr>
          <w:t>E</w:t>
        </w:r>
        <w:r w:rsidRPr="00124270">
          <w:rPr>
            <w:rStyle w:val="a8"/>
            <w:rFonts w:ascii="Times New Roman" w:hAnsi="Times New Roman" w:hint="eastAsia"/>
            <w:noProof/>
          </w:rPr>
          <w:t>：</w:t>
        </w:r>
        <w:r w:rsidRPr="00124270">
          <w:rPr>
            <w:rStyle w:val="a8"/>
            <w:rFonts w:ascii="Times New Roman" w:hAnsi="Times New Roman"/>
            <w:noProof/>
          </w:rPr>
          <w:t>NicBuilder</w:t>
        </w:r>
        <w:r w:rsidRPr="00124270">
          <w:rPr>
            <w:rStyle w:val="a8"/>
            <w:rFonts w:ascii="Times New Roman" w:hAnsi="Times New Roman" w:hint="eastAsia"/>
            <w:noProof/>
          </w:rPr>
          <w:t>配置补充说明</w:t>
        </w:r>
        <w:r>
          <w:rPr>
            <w:noProof/>
            <w:webHidden/>
          </w:rPr>
          <w:tab/>
        </w:r>
        <w:r>
          <w:rPr>
            <w:noProof/>
            <w:webHidden/>
          </w:rPr>
          <w:fldChar w:fldCharType="begin"/>
        </w:r>
        <w:r>
          <w:rPr>
            <w:noProof/>
            <w:webHidden/>
          </w:rPr>
          <w:instrText xml:space="preserve"> PAGEREF _Toc406075143 \h </w:instrText>
        </w:r>
        <w:r>
          <w:rPr>
            <w:noProof/>
            <w:webHidden/>
          </w:rPr>
        </w:r>
        <w:r>
          <w:rPr>
            <w:noProof/>
            <w:webHidden/>
          </w:rPr>
          <w:fldChar w:fldCharType="separate"/>
        </w:r>
        <w:r>
          <w:rPr>
            <w:noProof/>
            <w:webHidden/>
          </w:rPr>
          <w:t>91</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44" w:history="1">
        <w:r w:rsidRPr="00124270">
          <w:rPr>
            <w:rStyle w:val="a8"/>
            <w:rFonts w:hint="eastAsia"/>
            <w:noProof/>
          </w:rPr>
          <w:t>附录</w:t>
        </w:r>
        <w:r w:rsidRPr="00124270">
          <w:rPr>
            <w:rStyle w:val="a8"/>
            <w:noProof/>
          </w:rPr>
          <w:t>F  Modprobe</w:t>
        </w:r>
        <w:r w:rsidRPr="00124270">
          <w:rPr>
            <w:rStyle w:val="a8"/>
            <w:rFonts w:hint="eastAsia"/>
            <w:noProof/>
          </w:rPr>
          <w:t>测试程序用法</w:t>
        </w:r>
        <w:r>
          <w:rPr>
            <w:noProof/>
            <w:webHidden/>
          </w:rPr>
          <w:tab/>
        </w:r>
        <w:r>
          <w:rPr>
            <w:noProof/>
            <w:webHidden/>
          </w:rPr>
          <w:fldChar w:fldCharType="begin"/>
        </w:r>
        <w:r>
          <w:rPr>
            <w:noProof/>
            <w:webHidden/>
          </w:rPr>
          <w:instrText xml:space="preserve"> PAGEREF _Toc406075144 \h </w:instrText>
        </w:r>
        <w:r>
          <w:rPr>
            <w:noProof/>
            <w:webHidden/>
          </w:rPr>
        </w:r>
        <w:r>
          <w:rPr>
            <w:noProof/>
            <w:webHidden/>
          </w:rPr>
          <w:fldChar w:fldCharType="separate"/>
        </w:r>
        <w:r>
          <w:rPr>
            <w:noProof/>
            <w:webHidden/>
          </w:rPr>
          <w:t>96</w:t>
        </w:r>
        <w:r>
          <w:rPr>
            <w:noProof/>
            <w:webHidden/>
          </w:rPr>
          <w:fldChar w:fldCharType="end"/>
        </w:r>
      </w:hyperlink>
    </w:p>
    <w:p w:rsidR="007035AC" w:rsidRDefault="007035AC">
      <w:pPr>
        <w:pStyle w:val="10"/>
        <w:tabs>
          <w:tab w:val="right" w:leader="dot" w:pos="10083"/>
        </w:tabs>
        <w:rPr>
          <w:rFonts w:cstheme="minorBidi"/>
          <w:b w:val="0"/>
          <w:bCs w:val="0"/>
          <w:caps w:val="0"/>
          <w:noProof/>
          <w:sz w:val="21"/>
          <w:szCs w:val="22"/>
        </w:rPr>
      </w:pPr>
      <w:hyperlink w:anchor="_Toc406075145" w:history="1">
        <w:r w:rsidRPr="00124270">
          <w:rPr>
            <w:rStyle w:val="a8"/>
            <w:rFonts w:hint="eastAsia"/>
            <w:noProof/>
          </w:rPr>
          <w:t>附录</w:t>
        </w:r>
        <w:r w:rsidRPr="00124270">
          <w:rPr>
            <w:rStyle w:val="a8"/>
            <w:noProof/>
          </w:rPr>
          <w:t>G NicBuilder</w:t>
        </w:r>
        <w:r w:rsidRPr="00124270">
          <w:rPr>
            <w:rStyle w:val="a8"/>
            <w:rFonts w:hint="eastAsia"/>
            <w:noProof/>
          </w:rPr>
          <w:t>实时数据库服务器热备配置</w:t>
        </w:r>
        <w:r>
          <w:rPr>
            <w:noProof/>
            <w:webHidden/>
          </w:rPr>
          <w:tab/>
        </w:r>
        <w:r>
          <w:rPr>
            <w:noProof/>
            <w:webHidden/>
          </w:rPr>
          <w:fldChar w:fldCharType="begin"/>
        </w:r>
        <w:r>
          <w:rPr>
            <w:noProof/>
            <w:webHidden/>
          </w:rPr>
          <w:instrText xml:space="preserve"> PAGEREF _Toc406075145 \h </w:instrText>
        </w:r>
        <w:r>
          <w:rPr>
            <w:noProof/>
            <w:webHidden/>
          </w:rPr>
        </w:r>
        <w:r>
          <w:rPr>
            <w:noProof/>
            <w:webHidden/>
          </w:rPr>
          <w:fldChar w:fldCharType="separate"/>
        </w:r>
        <w:r>
          <w:rPr>
            <w:noProof/>
            <w:webHidden/>
          </w:rPr>
          <w:t>97</w:t>
        </w:r>
        <w:r>
          <w:rPr>
            <w:noProof/>
            <w:webHidden/>
          </w:rPr>
          <w:fldChar w:fldCharType="end"/>
        </w:r>
      </w:hyperlink>
    </w:p>
    <w:p w:rsidR="006701F2" w:rsidRPr="00187CB3" w:rsidRDefault="00F1334C" w:rsidP="00FB50B3">
      <w:pPr>
        <w:tabs>
          <w:tab w:val="left" w:pos="1038"/>
          <w:tab w:val="left" w:pos="2553"/>
        </w:tabs>
        <w:rPr>
          <w:rFonts w:ascii="Times New Roman" w:eastAsia="宋体" w:hAnsi="Times New Roman" w:cs="Times New Roman"/>
        </w:rPr>
      </w:pPr>
      <w:r w:rsidRPr="00187CB3">
        <w:rPr>
          <w:rFonts w:ascii="Times New Roman" w:eastAsia="宋体" w:hAnsi="Times New Roman" w:cs="Times New Roman"/>
          <w:szCs w:val="21"/>
        </w:rPr>
        <w:fldChar w:fldCharType="end"/>
      </w:r>
    </w:p>
    <w:p w:rsidR="006701F2" w:rsidRPr="00187CB3" w:rsidRDefault="006701F2" w:rsidP="00413391">
      <w:pPr>
        <w:pStyle w:val="a9"/>
        <w:tabs>
          <w:tab w:val="left" w:pos="1038"/>
          <w:tab w:val="left" w:pos="2553"/>
        </w:tabs>
        <w:ind w:left="420" w:firstLineChars="0" w:firstLine="0"/>
      </w:pPr>
    </w:p>
    <w:p w:rsidR="006701F2" w:rsidRPr="00187CB3" w:rsidRDefault="006701F2" w:rsidP="00413391">
      <w:pPr>
        <w:pStyle w:val="a9"/>
        <w:tabs>
          <w:tab w:val="left" w:pos="1038"/>
          <w:tab w:val="left" w:pos="2553"/>
        </w:tabs>
        <w:ind w:left="420" w:firstLineChars="0" w:firstLine="0"/>
      </w:pPr>
    </w:p>
    <w:p w:rsidR="001306A2" w:rsidRPr="00187CB3" w:rsidRDefault="001306A2" w:rsidP="001306A2">
      <w:pPr>
        <w:tabs>
          <w:tab w:val="left" w:pos="1038"/>
          <w:tab w:val="left" w:pos="2553"/>
        </w:tabs>
        <w:rPr>
          <w:rFonts w:ascii="Times New Roman" w:eastAsia="宋体" w:hAnsi="Times New Roman" w:cs="Times New Roman"/>
        </w:rPr>
      </w:pPr>
    </w:p>
    <w:p w:rsidR="001306A2" w:rsidRPr="00187CB3" w:rsidRDefault="001306A2" w:rsidP="001306A2">
      <w:pPr>
        <w:tabs>
          <w:tab w:val="left" w:pos="1038"/>
          <w:tab w:val="left" w:pos="2553"/>
        </w:tabs>
        <w:rPr>
          <w:rFonts w:ascii="Times New Roman" w:eastAsia="宋体" w:hAnsi="Times New Roman" w:cs="Times New Roman"/>
        </w:rPr>
      </w:pPr>
    </w:p>
    <w:p w:rsidR="0016207A" w:rsidRPr="00187CB3" w:rsidRDefault="00B70468" w:rsidP="00B70468">
      <w:pPr>
        <w:widowControl/>
        <w:jc w:val="left"/>
        <w:rPr>
          <w:rFonts w:ascii="Times New Roman" w:eastAsia="宋体" w:hAnsi="Times New Roman" w:cs="Times New Roman"/>
        </w:rPr>
        <w:sectPr w:rsidR="0016207A" w:rsidRPr="00187CB3" w:rsidSect="007035AC">
          <w:type w:val="continuous"/>
          <w:pgSz w:w="11907" w:h="16840" w:code="9"/>
          <w:pgMar w:top="1134" w:right="680" w:bottom="680" w:left="1134" w:header="680" w:footer="680" w:gutter="0"/>
          <w:pgNumType w:start="1"/>
          <w:cols w:space="425"/>
          <w:docGrid w:linePitch="312"/>
        </w:sectPr>
      </w:pPr>
      <w:r w:rsidRPr="00187CB3">
        <w:rPr>
          <w:rFonts w:ascii="Times New Roman" w:eastAsia="宋体" w:hAnsi="Times New Roman" w:cs="Times New Roman"/>
        </w:rPr>
        <w:br w:type="page"/>
      </w:r>
    </w:p>
    <w:p w:rsidR="00575BA4" w:rsidRPr="00187CB3" w:rsidRDefault="00575BA4" w:rsidP="00575BA4">
      <w:pPr>
        <w:pStyle w:val="1"/>
        <w:numPr>
          <w:ilvl w:val="0"/>
          <w:numId w:val="0"/>
        </w:numPr>
        <w:spacing w:before="120"/>
        <w:rPr>
          <w:rFonts w:ascii="Times New Roman" w:hAnsi="Times New Roman"/>
        </w:rPr>
      </w:pPr>
      <w:bookmarkStart w:id="3" w:name="_Toc533902640"/>
      <w:bookmarkStart w:id="4" w:name="_Toc533902793"/>
      <w:bookmarkStart w:id="5" w:name="_Toc533990365"/>
      <w:bookmarkStart w:id="6" w:name="_Toc310409455"/>
      <w:bookmarkStart w:id="7" w:name="_Toc395536190"/>
      <w:bookmarkStart w:id="8" w:name="_Toc406074989"/>
      <w:r w:rsidRPr="00187CB3">
        <w:rPr>
          <w:rFonts w:ascii="Times New Roman"/>
        </w:rPr>
        <w:lastRenderedPageBreak/>
        <w:t>第一篇</w:t>
      </w:r>
      <w:r w:rsidRPr="00187CB3">
        <w:rPr>
          <w:rFonts w:ascii="Times New Roman" w:hAnsi="Times New Roman"/>
        </w:rPr>
        <w:t xml:space="preserve"> NicBuilder</w:t>
      </w:r>
      <w:r w:rsidRPr="00187CB3">
        <w:rPr>
          <w:rFonts w:ascii="Times New Roman"/>
        </w:rPr>
        <w:t>系统的安装及运行环境</w:t>
      </w:r>
      <w:bookmarkEnd w:id="3"/>
      <w:bookmarkEnd w:id="4"/>
      <w:bookmarkEnd w:id="5"/>
      <w:bookmarkEnd w:id="6"/>
      <w:bookmarkEnd w:id="8"/>
    </w:p>
    <w:p w:rsidR="00575BA4" w:rsidRPr="00187CB3" w:rsidRDefault="00575BA4" w:rsidP="00575BA4">
      <w:pPr>
        <w:pStyle w:val="1"/>
        <w:spacing w:before="120"/>
        <w:rPr>
          <w:rFonts w:ascii="Times New Roman" w:hAnsi="Times New Roman"/>
        </w:rPr>
      </w:pPr>
      <w:bookmarkStart w:id="9" w:name="_Toc533846523"/>
      <w:bookmarkStart w:id="10" w:name="_Toc533902641"/>
      <w:bookmarkStart w:id="11" w:name="_Toc533902794"/>
      <w:bookmarkStart w:id="12" w:name="_Toc533990366"/>
      <w:bookmarkStart w:id="13" w:name="_Toc310409456"/>
      <w:bookmarkStart w:id="14" w:name="_Toc406074990"/>
      <w:r w:rsidRPr="00187CB3">
        <w:rPr>
          <w:rFonts w:ascii="Times New Roman"/>
        </w:rPr>
        <w:t>欢迎使用</w:t>
      </w:r>
      <w:bookmarkEnd w:id="9"/>
      <w:bookmarkEnd w:id="10"/>
      <w:bookmarkEnd w:id="11"/>
      <w:bookmarkEnd w:id="12"/>
      <w:r w:rsidRPr="00187CB3">
        <w:rPr>
          <w:rFonts w:ascii="Times New Roman" w:hAnsi="Times New Roman"/>
        </w:rPr>
        <w:t>NicBuilder</w:t>
      </w:r>
      <w:bookmarkEnd w:id="13"/>
      <w:bookmarkEnd w:id="1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NicBuilder</w:t>
      </w:r>
      <w:r w:rsidRPr="00187CB3">
        <w:rPr>
          <w:rFonts w:ascii="Times New Roman" w:hAnsi="Verdana" w:cs="Times New Roman"/>
        </w:rPr>
        <w:t>作为工业监控通用组态软件，可以简单快速地创建工业过程监控人机接口。系统设计以高效、灵活、实用为原则，既可在中小型系统中使用，也可在大型系统中使用。</w:t>
      </w:r>
    </w:p>
    <w:p w:rsidR="00575BA4" w:rsidRPr="00187CB3" w:rsidRDefault="00575BA4" w:rsidP="00575BA4">
      <w:pPr>
        <w:ind w:firstLine="420"/>
        <w:rPr>
          <w:rFonts w:ascii="Times New Roman" w:hAnsi="Times New Roman" w:cs="Times New Roman"/>
        </w:rPr>
      </w:pPr>
      <w:r w:rsidRPr="00187CB3">
        <w:rPr>
          <w:rFonts w:ascii="Times New Roman" w:hAnsi="Verdana" w:cs="Times New Roman"/>
        </w:rPr>
        <w:t>与当前流行的大多数监控软件不同，</w:t>
      </w:r>
      <w:r w:rsidRPr="00187CB3">
        <w:rPr>
          <w:rFonts w:ascii="Times New Roman" w:hAnsi="Times New Roman" w:cs="Times New Roman"/>
        </w:rPr>
        <w:t>NicBuilder</w:t>
      </w:r>
      <w:r w:rsidRPr="00187CB3">
        <w:rPr>
          <w:rFonts w:ascii="Times New Roman" w:hAnsi="Verdana" w:cs="Times New Roman"/>
        </w:rPr>
        <w:t>系统主要针对网络系统。在网络在线组态、网络冗余、节点冗余、超大数据库容量等方面有突出的特点。</w:t>
      </w:r>
    </w:p>
    <w:p w:rsidR="00575BA4" w:rsidRPr="00187CB3" w:rsidRDefault="00575BA4" w:rsidP="00575BA4">
      <w:pPr>
        <w:ind w:firstLine="420"/>
        <w:rPr>
          <w:rFonts w:ascii="Times New Roman" w:hAnsi="Times New Roman" w:cs="Times New Roman"/>
        </w:rPr>
      </w:pPr>
      <w:r w:rsidRPr="00187CB3">
        <w:rPr>
          <w:rFonts w:ascii="Times New Roman" w:hAnsi="Verdana" w:cs="Times New Roman"/>
        </w:rPr>
        <w:t>在单机系统中，</w:t>
      </w:r>
      <w:r w:rsidRPr="00187CB3">
        <w:rPr>
          <w:rFonts w:ascii="Times New Roman" w:hAnsi="Times New Roman" w:cs="Times New Roman"/>
        </w:rPr>
        <w:t>NicBuilder</w:t>
      </w:r>
      <w:r w:rsidRPr="00187CB3">
        <w:rPr>
          <w:rFonts w:ascii="Times New Roman" w:hAnsi="Verdana" w:cs="Times New Roman"/>
        </w:rPr>
        <w:t>也可以很好的适用，仍然具备在线组态，矢量图形界面等优点。</w:t>
      </w:r>
    </w:p>
    <w:p w:rsidR="00575BA4" w:rsidRPr="00187CB3" w:rsidRDefault="00575BA4" w:rsidP="00575BA4">
      <w:pPr>
        <w:pStyle w:val="2"/>
        <w:spacing w:before="240" w:after="240"/>
        <w:rPr>
          <w:rFonts w:ascii="Times New Roman" w:hAnsi="Times New Roman"/>
        </w:rPr>
      </w:pPr>
      <w:bookmarkStart w:id="15" w:name="_Toc533348857"/>
      <w:bookmarkStart w:id="16" w:name="_Toc533902642"/>
      <w:bookmarkStart w:id="17" w:name="_Toc533902795"/>
      <w:bookmarkStart w:id="18" w:name="_Toc533990367"/>
      <w:bookmarkStart w:id="19" w:name="_Toc310409457"/>
      <w:bookmarkStart w:id="20" w:name="_Toc406074991"/>
      <w:r w:rsidRPr="00187CB3">
        <w:rPr>
          <w:rFonts w:ascii="Times New Roman"/>
        </w:rPr>
        <w:t>系统特点</w:t>
      </w:r>
      <w:bookmarkEnd w:id="15"/>
      <w:bookmarkEnd w:id="16"/>
      <w:bookmarkEnd w:id="17"/>
      <w:bookmarkEnd w:id="18"/>
      <w:bookmarkEnd w:id="19"/>
      <w:bookmarkEnd w:id="20"/>
    </w:p>
    <w:p w:rsidR="00575BA4" w:rsidRPr="00187CB3" w:rsidRDefault="00575BA4" w:rsidP="00575BA4">
      <w:pPr>
        <w:ind w:firstLine="422"/>
        <w:rPr>
          <w:rFonts w:ascii="Times New Roman" w:hAnsi="Times New Roman" w:cs="Times New Roman"/>
        </w:rPr>
      </w:pPr>
      <w:r w:rsidRPr="00187CB3">
        <w:rPr>
          <w:rFonts w:ascii="Times New Roman" w:cs="Times New Roman"/>
          <w:b/>
        </w:rPr>
        <w:t>分布式实时数据库</w:t>
      </w:r>
      <w:r w:rsidRPr="00187CB3">
        <w:rPr>
          <w:rFonts w:ascii="Times New Roman" w:cs="Times New Roman"/>
        </w:rPr>
        <w:t>。在一个网络系统中，只有运行实时数据服务的节点保存有与之相关的数据点的组态信息和实时数据。采用分布式结构，当系统的某一部分出现问题或者对系统的某一部分修改时，不会影响其他部分，系统的扩建也十分方便。通过三段式标记名可以访问系统中任何一个存在的数据点，标记名自动指定数据的物理位置，不需要任何额外的配置。</w:t>
      </w:r>
    </w:p>
    <w:p w:rsidR="00575BA4" w:rsidRPr="00187CB3" w:rsidRDefault="00575BA4" w:rsidP="00575BA4">
      <w:pPr>
        <w:ind w:firstLine="422"/>
        <w:rPr>
          <w:rFonts w:ascii="Times New Roman" w:hAnsi="Times New Roman" w:cs="Times New Roman"/>
        </w:rPr>
      </w:pPr>
      <w:r w:rsidRPr="00187CB3">
        <w:rPr>
          <w:rFonts w:ascii="Times New Roman" w:cs="Times New Roman"/>
          <w:b/>
        </w:rPr>
        <w:t>网络在线组态</w:t>
      </w:r>
      <w:r w:rsidRPr="00187CB3">
        <w:rPr>
          <w:rFonts w:ascii="Times New Roman" w:cs="Times New Roman"/>
        </w:rPr>
        <w:t>。</w:t>
      </w:r>
      <w:r w:rsidRPr="00187CB3">
        <w:rPr>
          <w:rFonts w:ascii="Times New Roman" w:hAnsi="Times New Roman" w:cs="Times New Roman"/>
        </w:rPr>
        <w:t>NicBuilder 1.0</w:t>
      </w:r>
      <w:r w:rsidRPr="00187CB3">
        <w:rPr>
          <w:rFonts w:ascii="Times New Roman" w:cs="Times New Roman"/>
        </w:rPr>
        <w:t>版的系统组态程序集成了数据库组态功能。在线组态功能可以在线的增加、删除、修改数据点，不需要停止系统运行，组态过程中也不会对不相关的数据造成任何影响，组态完成后，新组态的内容立即生效，不需要重新启动系统。</w:t>
      </w:r>
    </w:p>
    <w:p w:rsidR="00575BA4" w:rsidRPr="00187CB3" w:rsidRDefault="00575BA4" w:rsidP="00575BA4">
      <w:pPr>
        <w:ind w:firstLine="422"/>
        <w:rPr>
          <w:rFonts w:ascii="Times New Roman" w:hAnsi="Times New Roman" w:cs="Times New Roman"/>
        </w:rPr>
      </w:pPr>
      <w:r w:rsidRPr="00187CB3">
        <w:rPr>
          <w:rFonts w:ascii="Times New Roman" w:cs="Times New Roman"/>
          <w:b/>
        </w:rPr>
        <w:t>支持网络多重冗余</w:t>
      </w:r>
      <w:r w:rsidRPr="00187CB3">
        <w:rPr>
          <w:rFonts w:ascii="Times New Roman" w:cs="Times New Roman"/>
        </w:rPr>
        <w:t>。在多重冗余网络中，只要有任何一条通道工作正常，系统就可以正常运行，大大提高了系统可靠性。</w:t>
      </w:r>
    </w:p>
    <w:p w:rsidR="00575BA4" w:rsidRPr="00187CB3" w:rsidRDefault="00575BA4" w:rsidP="00575BA4">
      <w:pPr>
        <w:ind w:firstLine="422"/>
        <w:rPr>
          <w:rFonts w:ascii="Times New Roman" w:hAnsi="Times New Roman" w:cs="Times New Roman"/>
        </w:rPr>
      </w:pPr>
      <w:r w:rsidRPr="00187CB3">
        <w:rPr>
          <w:rFonts w:ascii="Times New Roman" w:cs="Times New Roman"/>
          <w:b/>
        </w:rPr>
        <w:t>自主传输层协议</w:t>
      </w:r>
      <w:r w:rsidRPr="00187CB3">
        <w:rPr>
          <w:rFonts w:ascii="Times New Roman" w:cs="Times New Roman"/>
        </w:rPr>
        <w:t>。</w:t>
      </w:r>
      <w:r w:rsidRPr="00187CB3">
        <w:rPr>
          <w:rFonts w:ascii="Times New Roman" w:hAnsi="Times New Roman" w:cs="Times New Roman"/>
        </w:rPr>
        <w:t>NicBuilder 1.0</w:t>
      </w:r>
      <w:r w:rsidRPr="00187CB3">
        <w:rPr>
          <w:rFonts w:ascii="Times New Roman" w:cs="Times New Roman"/>
        </w:rPr>
        <w:t>采用了自主开发的</w:t>
      </w:r>
      <w:r w:rsidRPr="00187CB3">
        <w:rPr>
          <w:rFonts w:ascii="Times New Roman" w:hAnsi="Times New Roman" w:cs="Times New Roman"/>
        </w:rPr>
        <w:t>VBUS</w:t>
      </w:r>
      <w:r w:rsidRPr="00187CB3">
        <w:rPr>
          <w:rFonts w:ascii="Times New Roman" w:cs="Times New Roman"/>
        </w:rPr>
        <w:t>网络传输层协议，通过重复</w:t>
      </w:r>
      <w:r w:rsidRPr="00187CB3">
        <w:rPr>
          <w:rFonts w:ascii="Times New Roman" w:hAnsi="Times New Roman" w:cs="Times New Roman"/>
        </w:rPr>
        <w:t>ID</w:t>
      </w:r>
      <w:r w:rsidRPr="00187CB3">
        <w:rPr>
          <w:rFonts w:ascii="Times New Roman" w:cs="Times New Roman"/>
        </w:rPr>
        <w:t>丢弃技术实现网络冗余支持、通过自动分包组包实现最大</w:t>
      </w:r>
      <w:smartTag w:uri="urn:schemas-microsoft-com:office:smarttags" w:element="chmetcnv">
        <w:smartTagPr>
          <w:attr w:name="UnitName" w:val="m"/>
          <w:attr w:name="SourceValue" w:val="512"/>
          <w:attr w:name="HasSpace" w:val="False"/>
          <w:attr w:name="Negative" w:val="False"/>
          <w:attr w:name="NumberType" w:val="1"/>
          <w:attr w:name="TCSC" w:val="0"/>
        </w:smartTagPr>
        <w:r w:rsidRPr="00187CB3">
          <w:rPr>
            <w:rFonts w:ascii="Times New Roman" w:hAnsi="Times New Roman" w:cs="Times New Roman"/>
          </w:rPr>
          <w:t>512M</w:t>
        </w:r>
      </w:smartTag>
      <w:r w:rsidRPr="00187CB3">
        <w:rPr>
          <w:rFonts w:ascii="Times New Roman" w:cs="Times New Roman"/>
        </w:rPr>
        <w:t>的网络传输单元，通过</w:t>
      </w:r>
      <w:r w:rsidRPr="00187CB3">
        <w:rPr>
          <w:rFonts w:ascii="Times New Roman" w:hAnsi="Times New Roman" w:cs="Times New Roman"/>
        </w:rPr>
        <w:t>VBUS</w:t>
      </w:r>
      <w:r w:rsidRPr="00187CB3">
        <w:rPr>
          <w:rFonts w:ascii="Times New Roman" w:cs="Times New Roman"/>
        </w:rPr>
        <w:t>在传输层提供了基于</w:t>
      </w:r>
      <w:r w:rsidRPr="00187CB3">
        <w:rPr>
          <w:rFonts w:ascii="Times New Roman" w:hAnsi="Times New Roman" w:cs="Times New Roman"/>
        </w:rPr>
        <w:t>Transaction Port</w:t>
      </w:r>
      <w:r w:rsidRPr="00187CB3">
        <w:rPr>
          <w:rFonts w:ascii="Times New Roman" w:cs="Times New Roman"/>
        </w:rPr>
        <w:t>的异步操作支持，极大的提高了</w:t>
      </w:r>
      <w:r w:rsidRPr="00187CB3">
        <w:rPr>
          <w:rFonts w:ascii="Times New Roman" w:hAnsi="Times New Roman" w:cs="Times New Roman"/>
        </w:rPr>
        <w:t>NicBuilder</w:t>
      </w:r>
      <w:r w:rsidRPr="00187CB3">
        <w:rPr>
          <w:rFonts w:ascii="Times New Roman" w:cs="Times New Roman"/>
        </w:rPr>
        <w:t>服务器和客户端的运行性能，降低了对系统硬件的要求。</w:t>
      </w:r>
      <w:r w:rsidRPr="00187CB3">
        <w:rPr>
          <w:rFonts w:ascii="Times New Roman" w:hAnsi="Times New Roman" w:cs="Times New Roman"/>
        </w:rPr>
        <w:t>NicBuilder 1.0</w:t>
      </w:r>
      <w:r w:rsidRPr="00187CB3">
        <w:rPr>
          <w:rFonts w:ascii="Times New Roman" w:cs="Times New Roman"/>
        </w:rPr>
        <w:t>能够自动检测网络通讯物理设备，实现网络通讯设备的即插即用。</w:t>
      </w:r>
      <w:r w:rsidRPr="00187CB3">
        <w:rPr>
          <w:rFonts w:ascii="Times New Roman" w:hAnsi="Times New Roman" w:cs="Times New Roman"/>
        </w:rPr>
        <w:t>NicBuilder 1.0</w:t>
      </w:r>
      <w:r w:rsidRPr="00187CB3">
        <w:rPr>
          <w:rFonts w:ascii="Times New Roman" w:cs="Times New Roman"/>
        </w:rPr>
        <w:t>是目前市场上唯一一个不需要进行网络组态的监控组态软件，减轻了组态的工作量，降低了错误的几率和对于操作人员的要求。</w:t>
      </w:r>
    </w:p>
    <w:p w:rsidR="00575BA4" w:rsidRPr="00187CB3" w:rsidRDefault="00575BA4" w:rsidP="00575BA4">
      <w:pPr>
        <w:ind w:firstLine="422"/>
        <w:rPr>
          <w:rFonts w:ascii="Times New Roman" w:hAnsi="Times New Roman" w:cs="Times New Roman"/>
        </w:rPr>
      </w:pPr>
      <w:r w:rsidRPr="00187CB3">
        <w:rPr>
          <w:rFonts w:ascii="Times New Roman" w:cs="Times New Roman"/>
          <w:b/>
        </w:rPr>
        <w:t>支持节点热备</w:t>
      </w:r>
      <w:r w:rsidRPr="00187CB3">
        <w:rPr>
          <w:rFonts w:ascii="Times New Roman" w:cs="Times New Roman"/>
        </w:rPr>
        <w:t>。采用</w:t>
      </w:r>
      <w:r w:rsidRPr="00187CB3">
        <w:rPr>
          <w:rFonts w:ascii="Times New Roman" w:hAnsi="Times New Roman" w:cs="Times New Roman"/>
        </w:rPr>
        <w:t>NicBuilderR</w:t>
      </w:r>
      <w:r w:rsidRPr="00187CB3">
        <w:rPr>
          <w:rFonts w:ascii="Times New Roman" w:hAnsi="Times New Roman" w:cs="Times New Roman"/>
          <w:vertAlign w:val="superscript"/>
        </w:rPr>
        <w:t>TM</w:t>
      </w:r>
      <w:r w:rsidRPr="00187CB3">
        <w:rPr>
          <w:rFonts w:ascii="Times New Roman" w:cs="Times New Roman"/>
        </w:rPr>
        <w:t>协议，两台计算机上的</w:t>
      </w:r>
      <w:r w:rsidRPr="00187CB3">
        <w:rPr>
          <w:rFonts w:ascii="Times New Roman" w:hAnsi="Times New Roman" w:cs="Times New Roman"/>
        </w:rPr>
        <w:t>NicBuilder</w:t>
      </w:r>
      <w:r w:rsidRPr="00187CB3">
        <w:rPr>
          <w:rFonts w:ascii="Times New Roman" w:cs="Times New Roman"/>
        </w:rPr>
        <w:t>服务器程序可以采用同样的节点名，启动的时候</w:t>
      </w:r>
      <w:r w:rsidRPr="00187CB3">
        <w:rPr>
          <w:rFonts w:ascii="Times New Roman" w:hAnsi="Times New Roman" w:cs="Times New Roman"/>
        </w:rPr>
        <w:t>NicBuilder</w:t>
      </w:r>
      <w:r w:rsidRPr="00187CB3">
        <w:rPr>
          <w:rFonts w:ascii="Times New Roman" w:cs="Times New Roman"/>
        </w:rPr>
        <w:t>服务自动诊断网络状态，并协商进行热备。当主站服务器出现故障的时候，备站服务器自动切换成为主服务器。</w:t>
      </w:r>
    </w:p>
    <w:p w:rsidR="00575BA4" w:rsidRPr="00187CB3" w:rsidRDefault="00575BA4" w:rsidP="00575BA4">
      <w:pPr>
        <w:ind w:firstLine="422"/>
        <w:rPr>
          <w:rFonts w:ascii="Times New Roman" w:hAnsi="Times New Roman" w:cs="Times New Roman"/>
        </w:rPr>
      </w:pPr>
      <w:r w:rsidRPr="00187CB3">
        <w:rPr>
          <w:rFonts w:ascii="Times New Roman" w:hAnsi="Times New Roman" w:cs="Times New Roman"/>
          <w:b/>
        </w:rPr>
        <w:t>超大容量数据库和快速数据刷新</w:t>
      </w:r>
      <w:r w:rsidRPr="00187CB3">
        <w:rPr>
          <w:rFonts w:ascii="Times New Roman" w:hAnsi="Times New Roman" w:cs="Times New Roman"/>
        </w:rPr>
        <w:t>。系统数据库容量没有限制。</w:t>
      </w:r>
      <w:r w:rsidRPr="00187CB3">
        <w:rPr>
          <w:rFonts w:ascii="Times New Roman" w:hAnsi="Times New Roman" w:cs="Times New Roman"/>
        </w:rPr>
        <w:t>NicBuilder 1.0</w:t>
      </w:r>
      <w:r w:rsidRPr="00187CB3">
        <w:rPr>
          <w:rFonts w:ascii="Times New Roman" w:hAnsi="Times New Roman" w:cs="Times New Roman"/>
        </w:rPr>
        <w:t>实时数据库传递结合采用了例外报告、广播报告、查询报告、操作报告等多种方式，基于</w:t>
      </w:r>
      <w:r w:rsidRPr="00187CB3">
        <w:rPr>
          <w:rFonts w:ascii="Times New Roman" w:hAnsi="Times New Roman" w:cs="Times New Roman"/>
        </w:rPr>
        <w:t>‘</w:t>
      </w:r>
      <w:r w:rsidRPr="00187CB3">
        <w:rPr>
          <w:rFonts w:ascii="Times New Roman" w:hAnsi="Times New Roman" w:cs="Times New Roman"/>
        </w:rPr>
        <w:t>生产者、消费者</w:t>
      </w:r>
      <w:r w:rsidRPr="00187CB3">
        <w:rPr>
          <w:rFonts w:ascii="Times New Roman" w:hAnsi="Times New Roman" w:cs="Times New Roman"/>
        </w:rPr>
        <w:t>’</w:t>
      </w:r>
      <w:r w:rsidRPr="00187CB3">
        <w:rPr>
          <w:rFonts w:ascii="Times New Roman" w:hAnsi="Times New Roman" w:cs="Times New Roman"/>
        </w:rPr>
        <w:t>模型，在</w:t>
      </w:r>
      <w:r w:rsidRPr="00187CB3">
        <w:rPr>
          <w:rFonts w:ascii="Times New Roman" w:hAnsi="Times New Roman" w:cs="Times New Roman"/>
        </w:rPr>
        <w:t>VBUS</w:t>
      </w:r>
      <w:r w:rsidRPr="00187CB3">
        <w:rPr>
          <w:rFonts w:ascii="Times New Roman" w:hAnsi="Times New Roman" w:cs="Times New Roman"/>
        </w:rPr>
        <w:t>协议的支持下，能够组态数万点的实时数据库。在驱动程序的支持下，</w:t>
      </w:r>
      <w:r w:rsidRPr="00187CB3">
        <w:rPr>
          <w:rFonts w:ascii="Times New Roman" w:hAnsi="Times New Roman" w:cs="Times New Roman"/>
        </w:rPr>
        <w:t xml:space="preserve">NicBuilder </w:t>
      </w:r>
      <w:r w:rsidRPr="00187CB3">
        <w:rPr>
          <w:rFonts w:ascii="Times New Roman" w:hAnsi="Times New Roman" w:cs="Times New Roman"/>
        </w:rPr>
        <w:t>的</w:t>
      </w:r>
      <w:r w:rsidRPr="00187CB3">
        <w:rPr>
          <w:rFonts w:ascii="Times New Roman" w:hAnsi="Times New Roman" w:cs="Times New Roman"/>
        </w:rPr>
        <w:t>I/O</w:t>
      </w:r>
      <w:r w:rsidRPr="00187CB3">
        <w:rPr>
          <w:rFonts w:ascii="Times New Roman" w:hAnsi="Times New Roman" w:cs="Times New Roman"/>
        </w:rPr>
        <w:t>子系统能够管理大量不同的外部设备，可以用</w:t>
      </w:r>
      <w:r w:rsidRPr="00187CB3">
        <w:rPr>
          <w:rFonts w:ascii="Times New Roman" w:hAnsi="Times New Roman" w:cs="Times New Roman"/>
        </w:rPr>
        <w:t>50ms</w:t>
      </w:r>
      <w:r w:rsidRPr="00187CB3">
        <w:rPr>
          <w:rFonts w:ascii="Times New Roman" w:hAnsi="Times New Roman" w:cs="Times New Roman"/>
        </w:rPr>
        <w:t>的粒度指定系统中任何一个数据分组的采集速度。人机界面每隔</w:t>
      </w:r>
      <w:r w:rsidRPr="00187CB3">
        <w:rPr>
          <w:rFonts w:ascii="Times New Roman" w:hAnsi="Times New Roman" w:cs="Times New Roman"/>
        </w:rPr>
        <w:t>100ms</w:t>
      </w:r>
      <w:r w:rsidRPr="00187CB3">
        <w:rPr>
          <w:rFonts w:ascii="Times New Roman" w:hAnsi="Times New Roman" w:cs="Times New Roman"/>
        </w:rPr>
        <w:t>刷新一次画面显示，现场数据的变化可以立刻在人机界面中得到反映。</w:t>
      </w:r>
    </w:p>
    <w:p w:rsidR="00575BA4" w:rsidRPr="00187CB3" w:rsidRDefault="00575BA4" w:rsidP="00575BA4">
      <w:pPr>
        <w:ind w:firstLine="422"/>
        <w:rPr>
          <w:rFonts w:ascii="Times New Roman" w:hAnsi="Times New Roman" w:cs="Times New Roman"/>
        </w:rPr>
      </w:pPr>
      <w:r w:rsidRPr="00187CB3">
        <w:rPr>
          <w:rFonts w:ascii="Times New Roman" w:hAnsi="Times New Roman" w:cs="Times New Roman"/>
          <w:b/>
        </w:rPr>
        <w:t>故障诊断</w:t>
      </w:r>
      <w:r w:rsidRPr="00187CB3">
        <w:rPr>
          <w:rFonts w:ascii="Times New Roman" w:hAnsi="Times New Roman" w:cs="Times New Roman"/>
        </w:rPr>
        <w:t>。所有数据点都有状态信息，其中包含</w:t>
      </w:r>
      <w:r w:rsidRPr="00187CB3">
        <w:rPr>
          <w:rFonts w:ascii="Times New Roman" w:hAnsi="Times New Roman" w:cs="Times New Roman"/>
        </w:rPr>
        <w:t>‘</w:t>
      </w:r>
      <w:r w:rsidRPr="00187CB3">
        <w:rPr>
          <w:rFonts w:ascii="Times New Roman" w:hAnsi="Times New Roman" w:cs="Times New Roman"/>
        </w:rPr>
        <w:t>质量坏</w:t>
      </w:r>
      <w:r w:rsidRPr="00187CB3">
        <w:rPr>
          <w:rFonts w:ascii="Times New Roman" w:hAnsi="Times New Roman" w:cs="Times New Roman"/>
        </w:rPr>
        <w:t>’</w:t>
      </w:r>
      <w:r w:rsidRPr="00187CB3">
        <w:rPr>
          <w:rFonts w:ascii="Times New Roman" w:hAnsi="Times New Roman" w:cs="Times New Roman"/>
        </w:rPr>
        <w:t>标志可以用来表明测点故障或者通讯故障。一个</w:t>
      </w:r>
      <w:r w:rsidRPr="00187CB3">
        <w:rPr>
          <w:rFonts w:ascii="Times New Roman" w:hAnsi="Times New Roman" w:cs="Times New Roman"/>
        </w:rPr>
        <w:t>‘</w:t>
      </w:r>
      <w:r w:rsidRPr="00187CB3">
        <w:rPr>
          <w:rFonts w:ascii="Times New Roman" w:hAnsi="Times New Roman" w:cs="Times New Roman"/>
        </w:rPr>
        <w:t>质量坏</w:t>
      </w:r>
      <w:r w:rsidRPr="00187CB3">
        <w:rPr>
          <w:rFonts w:ascii="Times New Roman" w:hAnsi="Times New Roman" w:cs="Times New Roman"/>
        </w:rPr>
        <w:t>’</w:t>
      </w:r>
      <w:r w:rsidRPr="00187CB3">
        <w:rPr>
          <w:rFonts w:ascii="Times New Roman" w:hAnsi="Times New Roman" w:cs="Times New Roman"/>
        </w:rPr>
        <w:t>的数据处于无效状态，可以立刻在人机界面上得到反映。</w:t>
      </w:r>
    </w:p>
    <w:p w:rsidR="00575BA4" w:rsidRPr="00187CB3" w:rsidRDefault="00575BA4" w:rsidP="00575BA4">
      <w:pPr>
        <w:ind w:firstLine="422"/>
        <w:rPr>
          <w:rFonts w:ascii="Times New Roman" w:hAnsi="Times New Roman" w:cs="Times New Roman"/>
        </w:rPr>
      </w:pPr>
      <w:r w:rsidRPr="00187CB3">
        <w:rPr>
          <w:rFonts w:ascii="Times New Roman" w:hAnsi="Times New Roman" w:cs="Times New Roman"/>
          <w:b/>
        </w:rPr>
        <w:t>数据通讯是无状态的</w:t>
      </w:r>
      <w:r w:rsidRPr="00187CB3">
        <w:rPr>
          <w:rFonts w:ascii="Times New Roman" w:hAnsi="Times New Roman" w:cs="Times New Roman"/>
        </w:rPr>
        <w:t>。当通讯网络硬件故障后，数据无法刷新，处于无效状态。故障恢复后，通讯也可以立刻恢复，不需要重新启动程序或者主机。</w:t>
      </w:r>
    </w:p>
    <w:p w:rsidR="00575BA4" w:rsidRPr="00187CB3" w:rsidRDefault="00575BA4" w:rsidP="00575BA4">
      <w:pPr>
        <w:ind w:firstLine="422"/>
        <w:rPr>
          <w:rFonts w:ascii="Times New Roman" w:hAnsi="Times New Roman" w:cs="Times New Roman"/>
        </w:rPr>
      </w:pPr>
      <w:r w:rsidRPr="00187CB3">
        <w:rPr>
          <w:rFonts w:ascii="Times New Roman" w:hAnsi="Times New Roman" w:cs="Times New Roman"/>
          <w:b/>
        </w:rPr>
        <w:t>历史数据库可以为冗余</w:t>
      </w:r>
      <w:r w:rsidRPr="00187CB3">
        <w:rPr>
          <w:rFonts w:ascii="Times New Roman" w:hAnsi="Times New Roman" w:cs="Times New Roman"/>
        </w:rPr>
        <w:t>。可以在系统中提供一个节点作为历史数据服务器存放历史数据库，也可以使用</w:t>
      </w:r>
      <w:r w:rsidRPr="00187CB3">
        <w:rPr>
          <w:rFonts w:ascii="Times New Roman" w:hAnsi="Times New Roman" w:cs="Times New Roman"/>
        </w:rPr>
        <w:t>2</w:t>
      </w:r>
      <w:r w:rsidRPr="00187CB3">
        <w:rPr>
          <w:rFonts w:ascii="Times New Roman" w:hAnsi="Times New Roman" w:cs="Times New Roman"/>
        </w:rPr>
        <w:t>个或者多个历史数据服务器形成冗余配置</w:t>
      </w:r>
      <w:r w:rsidR="005F7B2B" w:rsidRPr="00187CB3">
        <w:rPr>
          <w:rFonts w:ascii="Times New Roman" w:hAnsi="Times New Roman" w:cs="Times New Roman"/>
        </w:rPr>
        <w:t>，同时执行历史库功能</w:t>
      </w:r>
      <w:r w:rsidRPr="00187CB3">
        <w:rPr>
          <w:rFonts w:ascii="Times New Roman" w:hAnsi="Times New Roman" w:cs="Times New Roman"/>
        </w:rPr>
        <w:t>。</w:t>
      </w:r>
    </w:p>
    <w:p w:rsidR="00575BA4" w:rsidRPr="00187CB3" w:rsidRDefault="00575BA4" w:rsidP="00575BA4">
      <w:pPr>
        <w:ind w:firstLine="422"/>
        <w:rPr>
          <w:rFonts w:ascii="Times New Roman" w:hAnsi="Times New Roman" w:cs="Times New Roman"/>
        </w:rPr>
      </w:pPr>
      <w:r w:rsidRPr="00187CB3">
        <w:rPr>
          <w:rFonts w:ascii="Times New Roman" w:hAnsi="Times New Roman" w:cs="Times New Roman"/>
          <w:b/>
        </w:rPr>
        <w:t>用户权限管理</w:t>
      </w:r>
      <w:r w:rsidRPr="00187CB3">
        <w:rPr>
          <w:rFonts w:ascii="Times New Roman" w:hAnsi="Times New Roman" w:cs="Times New Roman"/>
        </w:rPr>
        <w:t>。提供</w:t>
      </w:r>
      <w:r w:rsidRPr="00187CB3">
        <w:rPr>
          <w:rFonts w:ascii="Times New Roman" w:hAnsi="Times New Roman" w:cs="Times New Roman"/>
        </w:rPr>
        <w:t>10</w:t>
      </w:r>
      <w:r w:rsidR="00EB740A" w:rsidRPr="00187CB3">
        <w:rPr>
          <w:rFonts w:ascii="Times New Roman" w:hAnsi="Times New Roman" w:cs="Times New Roman"/>
        </w:rPr>
        <w:t>级用户权限。其中，各级权限之间为平行关系。</w:t>
      </w:r>
      <w:r w:rsidR="00E4528C" w:rsidRPr="00187CB3">
        <w:rPr>
          <w:rFonts w:ascii="Times New Roman" w:hAnsi="Times New Roman" w:cs="Times New Roman"/>
        </w:rPr>
        <w:t>组态时可以对任何一个操作（包括切换画面）指定</w:t>
      </w:r>
      <w:r w:rsidRPr="00187CB3">
        <w:rPr>
          <w:rFonts w:ascii="Times New Roman" w:hAnsi="Times New Roman" w:cs="Times New Roman"/>
        </w:rPr>
        <w:t>权限，</w:t>
      </w:r>
      <w:r w:rsidR="00EB740A" w:rsidRPr="00187CB3">
        <w:rPr>
          <w:rFonts w:ascii="Times New Roman" w:hAnsi="Times New Roman" w:cs="Times New Roman"/>
        </w:rPr>
        <w:t>组态权限与系统管理的权限一一对应，</w:t>
      </w:r>
      <w:r w:rsidRPr="00187CB3">
        <w:rPr>
          <w:rFonts w:ascii="Times New Roman" w:hAnsi="Times New Roman" w:cs="Times New Roman"/>
        </w:rPr>
        <w:t>以加强系统管理和操作的安全性能。</w:t>
      </w:r>
    </w:p>
    <w:p w:rsidR="00575BA4" w:rsidRPr="00187CB3" w:rsidRDefault="00575BA4" w:rsidP="00575BA4">
      <w:pPr>
        <w:ind w:firstLine="422"/>
        <w:rPr>
          <w:rFonts w:ascii="Times New Roman" w:hAnsi="Times New Roman" w:cs="Times New Roman"/>
        </w:rPr>
      </w:pPr>
      <w:r w:rsidRPr="00187CB3">
        <w:rPr>
          <w:rFonts w:ascii="Times New Roman" w:hAnsi="Times New Roman" w:cs="Times New Roman"/>
          <w:b/>
        </w:rPr>
        <w:t>人机界面为矢量图形</w:t>
      </w:r>
      <w:r w:rsidRPr="00187CB3">
        <w:rPr>
          <w:rFonts w:ascii="Times New Roman" w:hAnsi="Times New Roman" w:cs="Times New Roman"/>
        </w:rPr>
        <w:t>。组态人机界面不需要考虑的显示分辨率，组态一次可以在任何显示分辨率下使用。</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21" w:name="_Toc310409458"/>
      <w:bookmarkStart w:id="22" w:name="_Toc406074992"/>
      <w:r w:rsidRPr="00187CB3">
        <w:rPr>
          <w:rFonts w:ascii="Times New Roman" w:hAnsi="Times New Roman"/>
        </w:rPr>
        <w:t>系统运行环境</w:t>
      </w:r>
      <w:bookmarkEnd w:id="21"/>
      <w:bookmarkEnd w:id="22"/>
    </w:p>
    <w:p w:rsidR="00575BA4" w:rsidRPr="00187CB3" w:rsidRDefault="00575BA4" w:rsidP="00575BA4">
      <w:pPr>
        <w:ind w:firstLine="420"/>
        <w:rPr>
          <w:rFonts w:ascii="Times New Roman" w:hAnsi="Times New Roman" w:cs="Times New Roman"/>
        </w:rPr>
      </w:pPr>
      <w:bookmarkStart w:id="23" w:name="_Toc533846525"/>
      <w:bookmarkStart w:id="24" w:name="_Toc533902644"/>
      <w:bookmarkStart w:id="25" w:name="_Toc533902797"/>
      <w:bookmarkStart w:id="26" w:name="_Toc533990369"/>
      <w:r w:rsidRPr="00187CB3">
        <w:rPr>
          <w:rFonts w:ascii="Times New Roman" w:hAnsi="Times New Roman" w:cs="Times New Roman"/>
        </w:rPr>
        <w:t>软件：</w:t>
      </w:r>
    </w:p>
    <w:p w:rsidR="00575BA4" w:rsidRPr="00187CB3" w:rsidRDefault="00F6317A" w:rsidP="006F78FF">
      <w:pPr>
        <w:numPr>
          <w:ilvl w:val="0"/>
          <w:numId w:val="27"/>
        </w:numPr>
        <w:rPr>
          <w:rFonts w:ascii="Times New Roman" w:hAnsi="Times New Roman" w:cs="Times New Roman"/>
        </w:rPr>
      </w:pPr>
      <w:r w:rsidRPr="00187CB3">
        <w:rPr>
          <w:rFonts w:ascii="Times New Roman" w:hAnsi="Times New Roman" w:cs="Times New Roman"/>
        </w:rPr>
        <w:t>Windows 2008</w:t>
      </w:r>
      <w:r w:rsidR="00575BA4" w:rsidRPr="00187CB3">
        <w:rPr>
          <w:rFonts w:ascii="Times New Roman" w:hAnsi="Times New Roman" w:cs="Times New Roman"/>
        </w:rPr>
        <w:t>（包括</w:t>
      </w:r>
      <w:r w:rsidR="00575BA4" w:rsidRPr="00187CB3">
        <w:rPr>
          <w:rFonts w:ascii="Times New Roman" w:hAnsi="Times New Roman" w:cs="Times New Roman"/>
        </w:rPr>
        <w:t>Professional</w:t>
      </w:r>
      <w:r w:rsidR="00575BA4" w:rsidRPr="00187CB3">
        <w:rPr>
          <w:rFonts w:ascii="Times New Roman" w:hAnsi="Times New Roman" w:cs="Times New Roman"/>
        </w:rPr>
        <w:t>、</w:t>
      </w:r>
      <w:r w:rsidR="00575BA4" w:rsidRPr="00187CB3">
        <w:rPr>
          <w:rFonts w:ascii="Times New Roman" w:hAnsi="Times New Roman" w:cs="Times New Roman"/>
        </w:rPr>
        <w:t>Server</w:t>
      </w:r>
      <w:r w:rsidR="00575BA4" w:rsidRPr="00187CB3">
        <w:rPr>
          <w:rFonts w:ascii="Times New Roman" w:hAnsi="Times New Roman" w:cs="Times New Roman"/>
        </w:rPr>
        <w:t>、</w:t>
      </w:r>
      <w:r w:rsidR="00575BA4" w:rsidRPr="00187CB3">
        <w:rPr>
          <w:rFonts w:ascii="Times New Roman" w:hAnsi="Times New Roman" w:cs="Times New Roman"/>
        </w:rPr>
        <w:t>Advanced Server</w:t>
      </w:r>
      <w:r w:rsidR="00575BA4" w:rsidRPr="00187CB3">
        <w:rPr>
          <w:rFonts w:ascii="Times New Roman" w:hAnsi="Times New Roman" w:cs="Times New Roman"/>
        </w:rPr>
        <w:t>版）</w:t>
      </w:r>
    </w:p>
    <w:p w:rsidR="00575BA4" w:rsidRPr="00187CB3" w:rsidRDefault="00F6317A" w:rsidP="006F78FF">
      <w:pPr>
        <w:numPr>
          <w:ilvl w:val="0"/>
          <w:numId w:val="27"/>
        </w:numPr>
        <w:rPr>
          <w:rFonts w:ascii="Times New Roman" w:hAnsi="Times New Roman" w:cs="Times New Roman"/>
        </w:rPr>
      </w:pPr>
      <w:r w:rsidRPr="00187CB3">
        <w:rPr>
          <w:rFonts w:ascii="Times New Roman" w:hAnsi="Times New Roman" w:cs="Times New Roman"/>
        </w:rPr>
        <w:t>Windows 7</w:t>
      </w:r>
      <w:r w:rsidR="00575BA4" w:rsidRPr="00187CB3">
        <w:rPr>
          <w:rFonts w:ascii="Times New Roman" w:hAnsi="Times New Roman" w:cs="Times New Roman"/>
        </w:rPr>
        <w:t>（</w:t>
      </w:r>
      <w:r w:rsidR="00575BA4" w:rsidRPr="00187CB3">
        <w:rPr>
          <w:rFonts w:ascii="Times New Roman" w:hAnsi="Times New Roman" w:cs="Times New Roman"/>
        </w:rPr>
        <w:t>Home</w:t>
      </w:r>
      <w:r w:rsidR="00575BA4" w:rsidRPr="00187CB3">
        <w:rPr>
          <w:rFonts w:ascii="Times New Roman" w:hAnsi="Times New Roman" w:cs="Times New Roman"/>
        </w:rPr>
        <w:t>、</w:t>
      </w:r>
      <w:r w:rsidR="00575BA4" w:rsidRPr="00187CB3">
        <w:rPr>
          <w:rFonts w:ascii="Times New Roman" w:hAnsi="Times New Roman" w:cs="Times New Roman"/>
        </w:rPr>
        <w:t>Professional</w:t>
      </w:r>
      <w:r w:rsidR="00575BA4" w:rsidRPr="00187CB3">
        <w:rPr>
          <w:rFonts w:ascii="Times New Roman" w:hAnsi="Times New Roman" w:cs="Times New Roman"/>
        </w:rPr>
        <w:t>版）</w:t>
      </w:r>
    </w:p>
    <w:p w:rsidR="00575BA4" w:rsidRPr="00187CB3" w:rsidRDefault="00575BA4" w:rsidP="006F78FF">
      <w:pPr>
        <w:numPr>
          <w:ilvl w:val="0"/>
          <w:numId w:val="27"/>
        </w:numPr>
        <w:rPr>
          <w:rFonts w:ascii="Times New Roman" w:hAnsi="Times New Roman" w:cs="Times New Roman"/>
        </w:rPr>
      </w:pPr>
      <w:r w:rsidRPr="00187CB3">
        <w:rPr>
          <w:rFonts w:ascii="Times New Roman" w:hAnsi="Times New Roman" w:cs="Times New Roman"/>
        </w:rPr>
        <w:t>为了保证服务器安全运转，强烈建议安装</w:t>
      </w:r>
      <w:r w:rsidRPr="00187CB3">
        <w:rPr>
          <w:rFonts w:ascii="Times New Roman" w:hAnsi="Times New Roman" w:cs="Times New Roman"/>
        </w:rPr>
        <w:t>OS</w:t>
      </w:r>
      <w:r w:rsidRPr="00187CB3">
        <w:rPr>
          <w:rFonts w:ascii="Times New Roman" w:hAnsi="Times New Roman" w:cs="Times New Roman"/>
        </w:rPr>
        <w:t>的最新补丁包。</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硬件：</w:t>
      </w:r>
    </w:p>
    <w:p w:rsidR="00575BA4" w:rsidRPr="00187CB3" w:rsidRDefault="00575BA4" w:rsidP="006F78FF">
      <w:pPr>
        <w:numPr>
          <w:ilvl w:val="0"/>
          <w:numId w:val="28"/>
        </w:numPr>
        <w:rPr>
          <w:rFonts w:ascii="Times New Roman" w:hAnsi="Times New Roman" w:cs="Times New Roman"/>
        </w:rPr>
      </w:pPr>
      <w:r w:rsidRPr="00187CB3">
        <w:rPr>
          <w:rFonts w:ascii="Times New Roman" w:hAnsi="Times New Roman" w:cs="Times New Roman"/>
        </w:rPr>
        <w:t>CPU</w:t>
      </w:r>
      <w:r w:rsidRPr="00187CB3">
        <w:rPr>
          <w:rFonts w:ascii="Times New Roman" w:hAnsi="Times New Roman" w:cs="Times New Roman"/>
        </w:rPr>
        <w:t>：最低</w:t>
      </w:r>
      <w:r w:rsidRPr="00187CB3">
        <w:rPr>
          <w:rFonts w:ascii="Times New Roman" w:hAnsi="Times New Roman" w:cs="Times New Roman"/>
        </w:rPr>
        <w:t>Pentium II 233</w:t>
      </w:r>
      <w:r w:rsidRPr="00187CB3">
        <w:rPr>
          <w:rFonts w:ascii="Times New Roman" w:hAnsi="Times New Roman" w:cs="Times New Roman"/>
        </w:rPr>
        <w:t>，建议</w:t>
      </w:r>
      <w:r w:rsidRPr="00187CB3">
        <w:rPr>
          <w:rFonts w:ascii="Times New Roman" w:hAnsi="Times New Roman" w:cs="Times New Roman"/>
        </w:rPr>
        <w:t>PIII 450</w:t>
      </w:r>
      <w:r w:rsidRPr="00187CB3">
        <w:rPr>
          <w:rFonts w:ascii="Times New Roman" w:hAnsi="Times New Roman" w:cs="Times New Roman"/>
        </w:rPr>
        <w:t>或以上</w:t>
      </w:r>
    </w:p>
    <w:p w:rsidR="00575BA4" w:rsidRPr="00187CB3" w:rsidRDefault="00575BA4" w:rsidP="006F78FF">
      <w:pPr>
        <w:numPr>
          <w:ilvl w:val="0"/>
          <w:numId w:val="28"/>
        </w:numPr>
        <w:rPr>
          <w:rFonts w:ascii="Times New Roman" w:hAnsi="Times New Roman" w:cs="Times New Roman"/>
        </w:rPr>
      </w:pPr>
      <w:r w:rsidRPr="00187CB3">
        <w:rPr>
          <w:rFonts w:ascii="Times New Roman" w:hAnsi="Times New Roman" w:cs="Times New Roman"/>
        </w:rPr>
        <w:t>内存：最低</w:t>
      </w:r>
      <w:r w:rsidR="00F6317A" w:rsidRPr="00187CB3">
        <w:rPr>
          <w:rFonts w:ascii="Times New Roman" w:hAnsi="Times New Roman" w:cs="Times New Roman"/>
        </w:rPr>
        <w:t>256</w:t>
      </w:r>
      <w:r w:rsidRPr="00187CB3">
        <w:rPr>
          <w:rFonts w:ascii="Times New Roman" w:hAnsi="Times New Roman" w:cs="Times New Roman"/>
        </w:rPr>
        <w:t>M</w:t>
      </w:r>
      <w:r w:rsidRPr="00187CB3">
        <w:rPr>
          <w:rFonts w:ascii="Times New Roman" w:hAnsi="Times New Roman" w:cs="Times New Roman"/>
        </w:rPr>
        <w:t>，建议</w:t>
      </w:r>
      <w:r w:rsidR="00F6317A" w:rsidRPr="00187CB3">
        <w:rPr>
          <w:rFonts w:ascii="Times New Roman" w:hAnsi="Times New Roman" w:cs="Times New Roman"/>
        </w:rPr>
        <w:t>1G</w:t>
      </w:r>
      <w:r w:rsidRPr="00187CB3">
        <w:rPr>
          <w:rFonts w:ascii="Times New Roman" w:hAnsi="Times New Roman" w:cs="Times New Roman"/>
        </w:rPr>
        <w:t>或以上</w:t>
      </w:r>
    </w:p>
    <w:p w:rsidR="00575BA4" w:rsidRPr="00187CB3" w:rsidRDefault="00575BA4" w:rsidP="006F78FF">
      <w:pPr>
        <w:numPr>
          <w:ilvl w:val="0"/>
          <w:numId w:val="28"/>
        </w:numPr>
        <w:rPr>
          <w:rFonts w:ascii="Times New Roman" w:hAnsi="Times New Roman" w:cs="Times New Roman"/>
        </w:rPr>
      </w:pPr>
      <w:r w:rsidRPr="00187CB3">
        <w:rPr>
          <w:rFonts w:ascii="Times New Roman" w:hAnsi="Times New Roman" w:cs="Times New Roman"/>
        </w:rPr>
        <w:t>硬盘：软件安装要求硬盘上有不少于</w:t>
      </w:r>
      <w:r w:rsidR="00F6317A" w:rsidRPr="00187CB3">
        <w:rPr>
          <w:rFonts w:ascii="Times New Roman" w:hAnsi="Times New Roman" w:cs="Times New Roman"/>
        </w:rPr>
        <w:t>256</w:t>
      </w:r>
      <w:r w:rsidRPr="00187CB3">
        <w:rPr>
          <w:rFonts w:ascii="Times New Roman" w:hAnsi="Times New Roman" w:cs="Times New Roman"/>
        </w:rPr>
        <w:t>M</w:t>
      </w:r>
      <w:r w:rsidRPr="00187CB3">
        <w:rPr>
          <w:rFonts w:ascii="Times New Roman" w:hAnsi="Times New Roman" w:cs="Times New Roman"/>
        </w:rPr>
        <w:t>的剩余空间，事件记录要求</w:t>
      </w:r>
      <w:smartTag w:uri="urn:schemas-microsoft-com:office:smarttags" w:element="chmetcnv">
        <w:smartTagPr>
          <w:attr w:name="UnitName" w:val="m"/>
          <w:attr w:name="SourceValue" w:val="300"/>
          <w:attr w:name="HasSpace" w:val="False"/>
          <w:attr w:name="Negative" w:val="False"/>
          <w:attr w:name="NumberType" w:val="1"/>
          <w:attr w:name="TCSC" w:val="0"/>
        </w:smartTagPr>
        <w:r w:rsidRPr="00187CB3">
          <w:rPr>
            <w:rFonts w:ascii="Times New Roman" w:hAnsi="Times New Roman" w:cs="Times New Roman"/>
          </w:rPr>
          <w:t>300M</w:t>
        </w:r>
      </w:smartTag>
      <w:r w:rsidRPr="00187CB3">
        <w:rPr>
          <w:rFonts w:ascii="Times New Roman" w:hAnsi="Times New Roman" w:cs="Times New Roman"/>
        </w:rPr>
        <w:t>剩余空间，历史数据记录视记录数据长度</w:t>
      </w:r>
      <w:smartTag w:uri="urn:schemas-microsoft-com:office:smarttags" w:element="chmetcnv">
        <w:smartTagPr>
          <w:attr w:name="UnitName" w:val="m"/>
          <w:attr w:name="SourceValue" w:val="3"/>
          <w:attr w:name="HasSpace" w:val="False"/>
          <w:attr w:name="Negative" w:val="False"/>
          <w:attr w:name="NumberType" w:val="1"/>
          <w:attr w:name="TCSC" w:val="0"/>
        </w:smartTagPr>
        <w:r w:rsidRPr="00187CB3">
          <w:rPr>
            <w:rFonts w:ascii="Times New Roman" w:hAnsi="Times New Roman" w:cs="Times New Roman"/>
          </w:rPr>
          <w:t>3M</w:t>
        </w:r>
      </w:smartTag>
      <w:r w:rsidRPr="00187CB3">
        <w:rPr>
          <w:rFonts w:ascii="Times New Roman" w:hAnsi="Times New Roman" w:cs="Times New Roman"/>
        </w:rPr>
        <w:t>×</w:t>
      </w:r>
      <w:r w:rsidRPr="00187CB3">
        <w:rPr>
          <w:rFonts w:ascii="Times New Roman" w:hAnsi="Times New Roman" w:cs="Times New Roman"/>
        </w:rPr>
        <w:t>数据点数的硬盘空间。</w:t>
      </w:r>
    </w:p>
    <w:p w:rsidR="00575BA4" w:rsidRPr="00187CB3" w:rsidRDefault="00575BA4" w:rsidP="006F78FF">
      <w:pPr>
        <w:numPr>
          <w:ilvl w:val="0"/>
          <w:numId w:val="28"/>
        </w:numPr>
        <w:rPr>
          <w:rFonts w:ascii="Times New Roman" w:hAnsi="Times New Roman" w:cs="Times New Roman"/>
        </w:rPr>
      </w:pPr>
      <w:r w:rsidRPr="00187CB3">
        <w:rPr>
          <w:rFonts w:ascii="Times New Roman" w:hAnsi="Times New Roman" w:cs="Times New Roman"/>
        </w:rPr>
        <w:t>要求有光盘驱动器。</w:t>
      </w:r>
    </w:p>
    <w:p w:rsidR="00575BA4" w:rsidRPr="00187CB3" w:rsidRDefault="00575BA4" w:rsidP="006F78FF">
      <w:pPr>
        <w:numPr>
          <w:ilvl w:val="0"/>
          <w:numId w:val="28"/>
        </w:numPr>
        <w:rPr>
          <w:rFonts w:ascii="Times New Roman" w:hAnsi="Times New Roman" w:cs="Times New Roman"/>
        </w:rPr>
      </w:pPr>
      <w:r w:rsidRPr="00187CB3">
        <w:rPr>
          <w:rFonts w:ascii="Times New Roman" w:hAnsi="Times New Roman" w:cs="Times New Roman"/>
        </w:rPr>
        <w:lastRenderedPageBreak/>
        <w:t>至少一个网络接口设备（速度在</w:t>
      </w:r>
      <w:smartTag w:uri="urn:schemas-microsoft-com:office:smarttags" w:element="chmetcnv">
        <w:smartTagPr>
          <w:attr w:name="UnitName" w:val="m"/>
          <w:attr w:name="SourceValue" w:val="10"/>
          <w:attr w:name="HasSpace" w:val="False"/>
          <w:attr w:name="Negative" w:val="False"/>
          <w:attr w:name="NumberType" w:val="1"/>
          <w:attr w:name="TCSC" w:val="0"/>
        </w:smartTagPr>
        <w:r w:rsidRPr="00187CB3">
          <w:rPr>
            <w:rFonts w:ascii="Times New Roman" w:hAnsi="Times New Roman" w:cs="Times New Roman"/>
          </w:rPr>
          <w:t>10M</w:t>
        </w:r>
      </w:smartTag>
      <w:r w:rsidRPr="00187CB3">
        <w:rPr>
          <w:rFonts w:ascii="Times New Roman" w:hAnsi="Times New Roman" w:cs="Times New Roman"/>
        </w:rPr>
        <w:t>以上，推荐</w:t>
      </w:r>
      <w:smartTag w:uri="urn:schemas-microsoft-com:office:smarttags" w:element="chmetcnv">
        <w:smartTagPr>
          <w:attr w:name="UnitName" w:val="m"/>
          <w:attr w:name="SourceValue" w:val="100"/>
          <w:attr w:name="HasSpace" w:val="False"/>
          <w:attr w:name="Negative" w:val="False"/>
          <w:attr w:name="NumberType" w:val="1"/>
          <w:attr w:name="TCSC" w:val="0"/>
        </w:smartTagPr>
        <w:r w:rsidRPr="00187CB3">
          <w:rPr>
            <w:rFonts w:ascii="Times New Roman" w:hAnsi="Times New Roman" w:cs="Times New Roman"/>
          </w:rPr>
          <w:t>100M</w:t>
        </w:r>
      </w:smartTag>
      <w:r w:rsidRPr="00187CB3">
        <w:rPr>
          <w:rFonts w:ascii="Times New Roman" w:hAnsi="Times New Roman" w:cs="Times New Roman"/>
        </w:rPr>
        <w:t>），为了支持网络冗余，必须有两个或者以上网络接口设备。</w:t>
      </w:r>
    </w:p>
    <w:p w:rsidR="00575BA4" w:rsidRPr="00187CB3" w:rsidRDefault="00575BA4" w:rsidP="00575BA4">
      <w:pPr>
        <w:pStyle w:val="1"/>
        <w:numPr>
          <w:ilvl w:val="0"/>
          <w:numId w:val="0"/>
        </w:numPr>
        <w:spacing w:before="120"/>
        <w:ind w:left="432"/>
        <w:rPr>
          <w:rFonts w:ascii="Times New Roman" w:hAnsi="Times New Roman"/>
        </w:rPr>
        <w:sectPr w:rsidR="00575BA4" w:rsidRPr="00187CB3" w:rsidSect="00A93871">
          <w:headerReference w:type="default" r:id="rId11"/>
          <w:pgSz w:w="11907" w:h="16840" w:code="9"/>
          <w:pgMar w:top="1134" w:right="680" w:bottom="680" w:left="1134" w:header="680" w:footer="680" w:gutter="0"/>
          <w:pgNumType w:start="1"/>
          <w:cols w:space="425"/>
          <w:docGrid w:linePitch="312"/>
        </w:sectPr>
      </w:pPr>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pPr>
      <w:bookmarkStart w:id="27" w:name="_Toc310409459"/>
      <w:bookmarkStart w:id="28" w:name="_Toc406074993"/>
      <w:r w:rsidRPr="00187CB3">
        <w:rPr>
          <w:rFonts w:ascii="Times New Roman" w:hAnsi="Times New Roman"/>
        </w:rPr>
        <w:lastRenderedPageBreak/>
        <w:t>安装</w:t>
      </w:r>
      <w:r w:rsidRPr="00187CB3">
        <w:rPr>
          <w:rFonts w:ascii="Times New Roman" w:hAnsi="Times New Roman"/>
        </w:rPr>
        <w:t>NicBuilder</w:t>
      </w:r>
      <w:r w:rsidRPr="00187CB3">
        <w:rPr>
          <w:rFonts w:ascii="Times New Roman" w:hAnsi="Times New Roman"/>
        </w:rPr>
        <w:t>系统</w:t>
      </w:r>
      <w:bookmarkEnd w:id="23"/>
      <w:bookmarkEnd w:id="24"/>
      <w:bookmarkEnd w:id="25"/>
      <w:bookmarkEnd w:id="26"/>
      <w:bookmarkEnd w:id="27"/>
      <w:bookmarkEnd w:id="28"/>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29" w:name="_Toc533348860"/>
      <w:bookmarkStart w:id="30" w:name="_Toc533846526"/>
      <w:bookmarkStart w:id="31" w:name="_Toc533902645"/>
      <w:bookmarkStart w:id="32" w:name="_Toc533902798"/>
      <w:bookmarkStart w:id="33" w:name="_Toc533990370"/>
      <w:bookmarkStart w:id="34" w:name="_Toc310409460"/>
      <w:bookmarkStart w:id="35" w:name="_Toc406074994"/>
      <w:r w:rsidRPr="00187CB3">
        <w:rPr>
          <w:rFonts w:ascii="Times New Roman" w:hAnsi="Times New Roman"/>
        </w:rPr>
        <w:t>系统中的主要程序</w:t>
      </w:r>
      <w:bookmarkEnd w:id="29"/>
      <w:bookmarkEnd w:id="30"/>
      <w:bookmarkEnd w:id="31"/>
      <w:bookmarkEnd w:id="32"/>
      <w:bookmarkEnd w:id="33"/>
      <w:bookmarkEnd w:id="34"/>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36"/>
        <w:gridCol w:w="4558"/>
      </w:tblGrid>
      <w:tr w:rsidR="00575BA4" w:rsidRPr="00187CB3" w:rsidTr="00A93871">
        <w:tc>
          <w:tcPr>
            <w:tcW w:w="2736" w:type="dxa"/>
          </w:tcPr>
          <w:p w:rsidR="00575BA4" w:rsidRPr="00187CB3" w:rsidRDefault="00575BA4" w:rsidP="00A93871">
            <w:pPr>
              <w:rPr>
                <w:rFonts w:ascii="Times New Roman" w:hAnsi="Times New Roman" w:cs="Times New Roman"/>
                <w:b/>
              </w:rPr>
            </w:pPr>
            <w:r w:rsidRPr="00187CB3">
              <w:rPr>
                <w:rFonts w:ascii="Times New Roman" w:hAnsi="Times New Roman" w:cs="Times New Roman"/>
                <w:b/>
              </w:rPr>
              <w:t>文件名</w:t>
            </w:r>
          </w:p>
        </w:tc>
        <w:tc>
          <w:tcPr>
            <w:tcW w:w="4558" w:type="dxa"/>
          </w:tcPr>
          <w:p w:rsidR="00575BA4" w:rsidRPr="00187CB3" w:rsidRDefault="00575BA4" w:rsidP="00A93871">
            <w:pPr>
              <w:rPr>
                <w:rFonts w:ascii="Times New Roman" w:hAnsi="Times New Roman" w:cs="Times New Roman"/>
                <w:b/>
              </w:rPr>
            </w:pPr>
            <w:r w:rsidRPr="00187CB3">
              <w:rPr>
                <w:rFonts w:ascii="Times New Roman" w:hAnsi="Times New Roman" w:cs="Times New Roman"/>
                <w:b/>
              </w:rPr>
              <w:t>功能描述</w:t>
            </w:r>
          </w:p>
        </w:tc>
      </w:tr>
      <w:tr w:rsidR="00575BA4" w:rsidRPr="00187CB3" w:rsidTr="00A93871">
        <w:tc>
          <w:tcPr>
            <w:tcW w:w="2736" w:type="dxa"/>
          </w:tcPr>
          <w:p w:rsidR="00575BA4" w:rsidRPr="00187CB3" w:rsidRDefault="00DD338A" w:rsidP="00A93871">
            <w:pPr>
              <w:rPr>
                <w:rFonts w:ascii="Times New Roman" w:hAnsi="Times New Roman" w:cs="Times New Roman"/>
              </w:rPr>
            </w:pPr>
            <w:r w:rsidRPr="00187CB3">
              <w:rPr>
                <w:rFonts w:ascii="Times New Roman" w:hAnsi="Times New Roman" w:cs="Times New Roman"/>
              </w:rPr>
              <w:t>Mc</w:t>
            </w:r>
            <w:r w:rsidR="00575BA4" w:rsidRPr="00187CB3">
              <w:rPr>
                <w:rFonts w:ascii="Times New Roman" w:hAnsi="Times New Roman" w:cs="Times New Roman"/>
              </w:rPr>
              <w:t>Draw.exe</w:t>
            </w:r>
          </w:p>
        </w:tc>
        <w:tc>
          <w:tcPr>
            <w:tcW w:w="4558"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人机界面组态</w:t>
            </w:r>
          </w:p>
        </w:tc>
      </w:tr>
      <w:tr w:rsidR="00575BA4" w:rsidRPr="00187CB3" w:rsidTr="00A93871">
        <w:tc>
          <w:tcPr>
            <w:tcW w:w="2736" w:type="dxa"/>
          </w:tcPr>
          <w:p w:rsidR="00575BA4" w:rsidRPr="00187CB3" w:rsidRDefault="00681AB0" w:rsidP="00A93871">
            <w:pPr>
              <w:rPr>
                <w:rFonts w:ascii="Times New Roman" w:hAnsi="Times New Roman" w:cs="Times New Roman"/>
              </w:rPr>
            </w:pPr>
            <w:r w:rsidRPr="00187CB3">
              <w:rPr>
                <w:rFonts w:ascii="Times New Roman" w:hAnsi="Times New Roman" w:cs="Times New Roman"/>
              </w:rPr>
              <w:t>mcv</w:t>
            </w:r>
            <w:r w:rsidR="00575BA4" w:rsidRPr="00187CB3">
              <w:rPr>
                <w:rFonts w:ascii="Times New Roman" w:hAnsi="Times New Roman" w:cs="Times New Roman"/>
              </w:rPr>
              <w:t>iew.exe</w:t>
            </w:r>
          </w:p>
        </w:tc>
        <w:tc>
          <w:tcPr>
            <w:tcW w:w="4558"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人机界面运行</w:t>
            </w:r>
          </w:p>
        </w:tc>
      </w:tr>
      <w:tr w:rsidR="00575BA4" w:rsidRPr="00187CB3" w:rsidTr="00A93871">
        <w:tc>
          <w:tcPr>
            <w:tcW w:w="2736"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keyc.exe</w:t>
            </w:r>
          </w:p>
        </w:tc>
        <w:tc>
          <w:tcPr>
            <w:tcW w:w="4558"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快捷键组态</w:t>
            </w:r>
          </w:p>
        </w:tc>
      </w:tr>
      <w:tr w:rsidR="00575BA4" w:rsidRPr="00187CB3" w:rsidTr="00A93871">
        <w:tc>
          <w:tcPr>
            <w:tcW w:w="2736"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hisd.exe</w:t>
            </w:r>
          </w:p>
        </w:tc>
        <w:tc>
          <w:tcPr>
            <w:tcW w:w="4558"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历史数据记录服务</w:t>
            </w:r>
          </w:p>
        </w:tc>
      </w:tr>
      <w:tr w:rsidR="00575BA4" w:rsidRPr="00187CB3" w:rsidTr="00A93871">
        <w:tc>
          <w:tcPr>
            <w:tcW w:w="2736"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hisq.exe</w:t>
            </w:r>
          </w:p>
        </w:tc>
        <w:tc>
          <w:tcPr>
            <w:tcW w:w="4558"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历史数据查询及打印</w:t>
            </w:r>
          </w:p>
        </w:tc>
      </w:tr>
      <w:tr w:rsidR="00575BA4" w:rsidRPr="00187CB3" w:rsidTr="00A93871">
        <w:tc>
          <w:tcPr>
            <w:tcW w:w="2736"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evtd.exe</w:t>
            </w:r>
          </w:p>
        </w:tc>
        <w:tc>
          <w:tcPr>
            <w:tcW w:w="4558"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事件记录服务</w:t>
            </w:r>
          </w:p>
        </w:tc>
      </w:tr>
      <w:tr w:rsidR="00575BA4" w:rsidRPr="00187CB3" w:rsidTr="00A93871">
        <w:tc>
          <w:tcPr>
            <w:tcW w:w="2736"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evtlq.exe</w:t>
            </w:r>
          </w:p>
        </w:tc>
        <w:tc>
          <w:tcPr>
            <w:tcW w:w="4558"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事件查询及打印</w:t>
            </w:r>
          </w:p>
        </w:tc>
      </w:tr>
      <w:tr w:rsidR="00575BA4" w:rsidRPr="00187CB3" w:rsidTr="00A93871">
        <w:tc>
          <w:tcPr>
            <w:tcW w:w="2736"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pmcd.exe</w:t>
            </w:r>
          </w:p>
        </w:tc>
        <w:tc>
          <w:tcPr>
            <w:tcW w:w="4558"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实时数据服务</w:t>
            </w:r>
          </w:p>
        </w:tc>
      </w:tr>
      <w:tr w:rsidR="00575BA4" w:rsidRPr="00187CB3" w:rsidTr="00A93871">
        <w:tc>
          <w:tcPr>
            <w:tcW w:w="2736"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netd.exe</w:t>
            </w:r>
          </w:p>
        </w:tc>
        <w:tc>
          <w:tcPr>
            <w:tcW w:w="4558"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网络监测服务</w:t>
            </w:r>
          </w:p>
        </w:tc>
      </w:tr>
      <w:tr w:rsidR="00575BA4" w:rsidRPr="00187CB3" w:rsidTr="00A93871">
        <w:tc>
          <w:tcPr>
            <w:tcW w:w="2736"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NicBuilder.exe</w:t>
            </w:r>
          </w:p>
        </w:tc>
        <w:tc>
          <w:tcPr>
            <w:tcW w:w="4558" w:type="dxa"/>
          </w:tcPr>
          <w:p w:rsidR="00575BA4" w:rsidRPr="00187CB3" w:rsidRDefault="00575BA4" w:rsidP="00A93871">
            <w:pPr>
              <w:rPr>
                <w:rFonts w:ascii="Times New Roman" w:hAnsi="Times New Roman" w:cs="Times New Roman"/>
              </w:rPr>
            </w:pPr>
            <w:r w:rsidRPr="00187CB3">
              <w:rPr>
                <w:rFonts w:ascii="Times New Roman" w:hAnsi="Times New Roman" w:cs="Times New Roman"/>
              </w:rPr>
              <w:t>系统组态程序</w:t>
            </w:r>
          </w:p>
        </w:tc>
      </w:tr>
    </w:tbl>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此外，与各种实际硬件连接的功能由对应的驱动程序实现，随着驱动程序的增加，系统可以使用的硬件种类也在增加。</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36" w:name="_Toc533846527"/>
      <w:bookmarkStart w:id="37" w:name="_Toc533902646"/>
      <w:bookmarkStart w:id="38" w:name="_Toc533902799"/>
      <w:bookmarkStart w:id="39" w:name="_Toc533990371"/>
      <w:bookmarkStart w:id="40" w:name="_Toc310409461"/>
      <w:bookmarkStart w:id="41" w:name="_Toc533348861"/>
      <w:bookmarkStart w:id="42" w:name="_Toc406074995"/>
      <w:r w:rsidRPr="00187CB3">
        <w:rPr>
          <w:rFonts w:ascii="Times New Roman" w:hAnsi="Times New Roman"/>
        </w:rPr>
        <w:t>系统安装</w:t>
      </w:r>
      <w:bookmarkEnd w:id="36"/>
      <w:bookmarkEnd w:id="37"/>
      <w:bookmarkEnd w:id="38"/>
      <w:bookmarkEnd w:id="39"/>
      <w:bookmarkEnd w:id="40"/>
      <w:bookmarkEnd w:id="4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NicBuilder</w:t>
      </w:r>
      <w:r w:rsidRPr="00187CB3">
        <w:rPr>
          <w:rFonts w:ascii="Times New Roman" w:hAnsi="Times New Roman" w:cs="Times New Roman"/>
        </w:rPr>
        <w:t>系统为绿色版压缩包，程序存放于一张光盘上。</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43" w:name="_Toc533846532"/>
      <w:bookmarkStart w:id="44" w:name="_Toc533902651"/>
      <w:bookmarkStart w:id="45" w:name="_Toc533902804"/>
      <w:bookmarkStart w:id="46" w:name="_Toc533990376"/>
      <w:bookmarkStart w:id="47" w:name="_Toc310409462"/>
      <w:bookmarkStart w:id="48" w:name="_Toc406074996"/>
      <w:r w:rsidRPr="00187CB3">
        <w:rPr>
          <w:rFonts w:ascii="Times New Roman" w:hAnsi="Times New Roman"/>
        </w:rPr>
        <w:t>程序间数据通讯</w:t>
      </w:r>
      <w:bookmarkEnd w:id="41"/>
      <w:bookmarkEnd w:id="43"/>
      <w:bookmarkEnd w:id="44"/>
      <w:bookmarkEnd w:id="45"/>
      <w:bookmarkEnd w:id="46"/>
      <w:bookmarkEnd w:id="47"/>
      <w:bookmarkEnd w:id="48"/>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系统中的程序大体上可以分为客户、服务器、组态工具三种类型，</w:t>
      </w:r>
      <w:r w:rsidRPr="00187CB3">
        <w:rPr>
          <w:rFonts w:ascii="Times New Roman" w:hAnsi="Times New Roman" w:cs="Times New Roman"/>
        </w:rPr>
        <w:t>pmcd.exe</w:t>
      </w:r>
      <w:r w:rsidRPr="00187CB3">
        <w:rPr>
          <w:rFonts w:ascii="Times New Roman" w:hAnsi="Times New Roman" w:cs="Times New Roman"/>
        </w:rPr>
        <w:t>、</w:t>
      </w:r>
      <w:r w:rsidRPr="00187CB3">
        <w:rPr>
          <w:rFonts w:ascii="Times New Roman" w:hAnsi="Times New Roman" w:cs="Times New Roman"/>
        </w:rPr>
        <w:t>hisd.exe</w:t>
      </w:r>
      <w:r w:rsidRPr="00187CB3">
        <w:rPr>
          <w:rFonts w:ascii="Times New Roman" w:hAnsi="Times New Roman" w:cs="Times New Roman"/>
        </w:rPr>
        <w:t>、</w:t>
      </w:r>
      <w:r w:rsidRPr="00187CB3">
        <w:rPr>
          <w:rFonts w:ascii="Times New Roman" w:hAnsi="Times New Roman" w:cs="Times New Roman"/>
        </w:rPr>
        <w:t>evtd.exe</w:t>
      </w:r>
      <w:r w:rsidRPr="00187CB3">
        <w:rPr>
          <w:rFonts w:ascii="Times New Roman" w:hAnsi="Times New Roman" w:cs="Times New Roman"/>
        </w:rPr>
        <w:t>、</w:t>
      </w:r>
      <w:r w:rsidRPr="00187CB3">
        <w:rPr>
          <w:rFonts w:ascii="Times New Roman" w:hAnsi="Times New Roman" w:cs="Times New Roman"/>
        </w:rPr>
        <w:t>evtd.exe</w:t>
      </w:r>
      <w:r w:rsidRPr="00187CB3">
        <w:rPr>
          <w:rFonts w:ascii="Times New Roman" w:hAnsi="Times New Roman" w:cs="Times New Roman"/>
        </w:rPr>
        <w:t>是提供数据的服务器程序，</w:t>
      </w:r>
      <w:r w:rsidR="00681AB0" w:rsidRPr="00187CB3">
        <w:rPr>
          <w:rFonts w:ascii="Times New Roman" w:hAnsi="Times New Roman" w:cs="Times New Roman"/>
        </w:rPr>
        <w:t>m</w:t>
      </w:r>
      <w:r w:rsidRPr="00187CB3">
        <w:rPr>
          <w:rFonts w:ascii="Times New Roman" w:hAnsi="Times New Roman" w:cs="Times New Roman"/>
        </w:rPr>
        <w:t>cview.exe</w:t>
      </w:r>
      <w:r w:rsidRPr="00187CB3">
        <w:rPr>
          <w:rFonts w:ascii="Times New Roman" w:hAnsi="Times New Roman" w:cs="Times New Roman"/>
        </w:rPr>
        <w:t>、</w:t>
      </w:r>
      <w:r w:rsidRPr="00187CB3">
        <w:rPr>
          <w:rFonts w:ascii="Times New Roman" w:hAnsi="Times New Roman" w:cs="Times New Roman"/>
        </w:rPr>
        <w:t>hisq.exe</w:t>
      </w:r>
      <w:r w:rsidRPr="00187CB3">
        <w:rPr>
          <w:rFonts w:ascii="Times New Roman" w:hAnsi="Times New Roman" w:cs="Times New Roman"/>
        </w:rPr>
        <w:t>、</w:t>
      </w:r>
      <w:r w:rsidRPr="00187CB3">
        <w:rPr>
          <w:rFonts w:ascii="Times New Roman" w:hAnsi="Times New Roman" w:cs="Times New Roman"/>
        </w:rPr>
        <w:t>evtq.exe</w:t>
      </w:r>
      <w:r w:rsidRPr="00187CB3">
        <w:rPr>
          <w:rFonts w:ascii="Times New Roman" w:hAnsi="Times New Roman" w:cs="Times New Roman"/>
        </w:rPr>
        <w:t>是使用数据的客户程序，</w:t>
      </w:r>
      <w:r w:rsidRPr="00187CB3">
        <w:rPr>
          <w:rFonts w:ascii="Times New Roman" w:hAnsi="Times New Roman" w:cs="Times New Roman"/>
        </w:rPr>
        <w:t>MCDraw.exe</w:t>
      </w:r>
      <w:r w:rsidRPr="00187CB3">
        <w:rPr>
          <w:rFonts w:ascii="Times New Roman" w:hAnsi="Times New Roman" w:cs="Times New Roman"/>
        </w:rPr>
        <w:t>、</w:t>
      </w:r>
      <w:r w:rsidRPr="00187CB3">
        <w:rPr>
          <w:rFonts w:ascii="Times New Roman" w:hAnsi="Times New Roman" w:cs="Times New Roman"/>
        </w:rPr>
        <w:t>keyc.exe</w:t>
      </w:r>
      <w:r w:rsidRPr="00187CB3">
        <w:rPr>
          <w:rFonts w:ascii="Times New Roman" w:hAnsi="Times New Roman" w:cs="Times New Roman"/>
        </w:rPr>
        <w:t>、</w:t>
      </w:r>
      <w:r w:rsidRPr="00187CB3">
        <w:rPr>
          <w:rFonts w:ascii="Times New Roman" w:hAnsi="Times New Roman" w:cs="Times New Roman"/>
        </w:rPr>
        <w:t>hisc.exe</w:t>
      </w:r>
      <w:r w:rsidRPr="00187CB3">
        <w:rPr>
          <w:rFonts w:ascii="Times New Roman" w:hAnsi="Times New Roman" w:cs="Times New Roman"/>
        </w:rPr>
        <w:t>、</w:t>
      </w:r>
      <w:r w:rsidRPr="00187CB3">
        <w:rPr>
          <w:rFonts w:ascii="Times New Roman" w:hAnsi="Times New Roman" w:cs="Times New Roman"/>
        </w:rPr>
        <w:t>NicBuilder.exe</w:t>
      </w:r>
      <w:r w:rsidRPr="00187CB3">
        <w:rPr>
          <w:rFonts w:ascii="Times New Roman" w:hAnsi="Times New Roman" w:cs="Times New Roman"/>
        </w:rPr>
        <w:t>是组态程序。</w:t>
      </w:r>
    </w:p>
    <w:p w:rsidR="00575BA4" w:rsidRPr="00187CB3" w:rsidRDefault="00575BA4" w:rsidP="00575BA4">
      <w:pPr>
        <w:ind w:firstLine="420"/>
        <w:rPr>
          <w:rFonts w:ascii="Times New Roman" w:eastAsia="楷体_GB2312" w:hAnsi="Times New Roman" w:cs="Times New Roman"/>
        </w:rPr>
      </w:pPr>
      <w:r w:rsidRPr="00187CB3">
        <w:rPr>
          <w:rFonts w:ascii="Times New Roman" w:eastAsia="楷体_GB2312" w:hAnsi="Times New Roman" w:cs="Times New Roman"/>
        </w:rPr>
        <w:t>注意：网卡安装完成后，不要使用自动分配网络</w:t>
      </w:r>
      <w:r w:rsidRPr="00187CB3">
        <w:rPr>
          <w:rFonts w:ascii="Times New Roman" w:eastAsia="楷体_GB2312" w:hAnsi="Times New Roman" w:cs="Times New Roman"/>
        </w:rPr>
        <w:t>IP</w:t>
      </w:r>
      <w:r w:rsidRPr="00187CB3">
        <w:rPr>
          <w:rFonts w:ascii="Times New Roman" w:eastAsia="楷体_GB2312" w:hAnsi="Times New Roman" w:cs="Times New Roman"/>
        </w:rPr>
        <w:t>地址的功能，应当手动指定，即使对</w:t>
      </w:r>
      <w:r w:rsidRPr="00187CB3">
        <w:rPr>
          <w:rFonts w:ascii="Times New Roman" w:eastAsia="楷体_GB2312" w:hAnsi="Times New Roman" w:cs="Times New Roman"/>
        </w:rPr>
        <w:t>“Microsoft Loopback Adapter”</w:t>
      </w:r>
      <w:r w:rsidRPr="00187CB3">
        <w:rPr>
          <w:rFonts w:ascii="Times New Roman" w:eastAsia="楷体_GB2312" w:hAnsi="Times New Roman" w:cs="Times New Roman"/>
        </w:rPr>
        <w:t>也是如此。否则计算机启动时网络模块的初始化可能失败。</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49" w:name="_Toc533348862"/>
      <w:bookmarkStart w:id="50" w:name="_Toc533846533"/>
      <w:bookmarkStart w:id="51" w:name="_Toc533902652"/>
      <w:bookmarkStart w:id="52" w:name="_Toc533902805"/>
      <w:bookmarkStart w:id="53" w:name="_Toc533990377"/>
      <w:bookmarkStart w:id="54" w:name="_Toc310409463"/>
      <w:bookmarkStart w:id="55" w:name="_Toc406074997"/>
      <w:r w:rsidRPr="00187CB3">
        <w:rPr>
          <w:rFonts w:ascii="Times New Roman" w:hAnsi="Times New Roman"/>
        </w:rPr>
        <w:t>系统配置</w:t>
      </w:r>
      <w:bookmarkEnd w:id="49"/>
      <w:bookmarkEnd w:id="50"/>
      <w:bookmarkEnd w:id="51"/>
      <w:bookmarkEnd w:id="52"/>
      <w:bookmarkEnd w:id="53"/>
      <w:bookmarkEnd w:id="54"/>
      <w:bookmarkEnd w:id="5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在工程设计和应用当中，进行系统配置（包括系统硬件、软件配置）是一个必然的过程，而如何根据工程的技术规范或要求来配置你的系统软硬件，将是保证系统正确、可靠运行的关键。</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NicBuilder</w:t>
      </w:r>
      <w:r w:rsidRPr="00187CB3">
        <w:rPr>
          <w:rFonts w:ascii="Times New Roman" w:hAnsi="Times New Roman" w:cs="Times New Roman"/>
        </w:rPr>
        <w:t>是一个与系统设备相关的工业组态监控软件。因此，在系统程序安装完成后，首先要进行系统配置，配置通过运行系统组态程序</w:t>
      </w:r>
      <w:r w:rsidRPr="00187CB3">
        <w:rPr>
          <w:rFonts w:ascii="Times New Roman" w:hAnsi="Times New Roman" w:cs="Times New Roman"/>
        </w:rPr>
        <w:t>NicBuilder.exe</w:t>
      </w:r>
      <w:r w:rsidRPr="00187CB3">
        <w:rPr>
          <w:rFonts w:ascii="Times New Roman" w:hAnsi="Times New Roman" w:cs="Times New Roman"/>
        </w:rPr>
        <w:t>完成，本说明书第三章将对此作详细的介绍。</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需要说明的是，对于高级用户，也可以直接填写系统配置文件</w:t>
      </w:r>
      <w:r w:rsidRPr="00187CB3">
        <w:rPr>
          <w:rFonts w:ascii="Times New Roman" w:hAnsi="Times New Roman" w:cs="Times New Roman"/>
        </w:rPr>
        <w:t>NicBuilder.ini</w:t>
      </w:r>
      <w:r w:rsidRPr="00187CB3">
        <w:rPr>
          <w:rFonts w:ascii="Times New Roman" w:hAnsi="Times New Roman" w:cs="Times New Roman"/>
        </w:rPr>
        <w:t>，该文件位于</w:t>
      </w:r>
      <w:r w:rsidRPr="00187CB3">
        <w:rPr>
          <w:rFonts w:ascii="Times New Roman" w:hAnsi="Times New Roman" w:cs="Times New Roman"/>
        </w:rPr>
        <w:t>&lt;</w:t>
      </w:r>
      <w:r w:rsidRPr="00187CB3">
        <w:rPr>
          <w:rFonts w:ascii="Times New Roman" w:hAnsi="Times New Roman" w:cs="Times New Roman"/>
        </w:rPr>
        <w:t>安装目录</w:t>
      </w:r>
      <w:r w:rsidRPr="00187CB3">
        <w:rPr>
          <w:rFonts w:ascii="Times New Roman" w:hAnsi="Times New Roman" w:cs="Times New Roman"/>
        </w:rPr>
        <w:t>&gt;\config</w:t>
      </w:r>
      <w:r w:rsidRPr="00187CB3">
        <w:rPr>
          <w:rFonts w:ascii="Times New Roman" w:hAnsi="Times New Roman" w:cs="Times New Roman"/>
        </w:rPr>
        <w:t>下，是一个</w:t>
      </w:r>
      <w:r w:rsidRPr="00187CB3">
        <w:rPr>
          <w:rFonts w:ascii="Times New Roman" w:hAnsi="Times New Roman" w:cs="Times New Roman"/>
        </w:rPr>
        <w:t>Windows ini</w:t>
      </w:r>
      <w:r w:rsidRPr="00187CB3">
        <w:rPr>
          <w:rFonts w:ascii="Times New Roman" w:hAnsi="Times New Roman" w:cs="Times New Roman"/>
        </w:rPr>
        <w:t>文件格式的文本文件，可以用</w:t>
      </w:r>
      <w:r w:rsidRPr="00187CB3">
        <w:rPr>
          <w:rFonts w:ascii="Times New Roman" w:hAnsi="Times New Roman" w:cs="Times New Roman"/>
        </w:rPr>
        <w:t>Windows</w:t>
      </w:r>
      <w:r w:rsidRPr="00187CB3">
        <w:rPr>
          <w:rFonts w:ascii="Times New Roman" w:hAnsi="Times New Roman" w:cs="Times New Roman"/>
        </w:rPr>
        <w:t>操作系统的文本编辑工具（</w:t>
      </w:r>
      <w:r w:rsidRPr="00187CB3">
        <w:rPr>
          <w:rFonts w:ascii="Times New Roman" w:hAnsi="Times New Roman" w:cs="Times New Roman"/>
        </w:rPr>
        <w:t>Notepad.exe</w:t>
      </w:r>
      <w:r w:rsidRPr="00187CB3">
        <w:rPr>
          <w:rFonts w:ascii="Times New Roman" w:hAnsi="Times New Roman" w:cs="Times New Roman"/>
        </w:rPr>
        <w:t>）打开并编辑。</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在填写系统配置文件前，首先要了解该设计工程的基本情况，如工程的规模、主要设备、软硬件功能、工程的基本要求等等。</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NicBuilder 1.0</w:t>
      </w:r>
      <w:r w:rsidRPr="00187CB3">
        <w:rPr>
          <w:rFonts w:ascii="Times New Roman" w:hAnsi="Times New Roman" w:cs="Times New Roman"/>
        </w:rPr>
        <w:t>的网络组态等工作都是软件自动检测的，所以</w:t>
      </w:r>
      <w:r w:rsidRPr="00187CB3">
        <w:rPr>
          <w:rFonts w:ascii="Times New Roman" w:hAnsi="Times New Roman" w:cs="Times New Roman"/>
        </w:rPr>
        <w:t>NicBuilder</w:t>
      </w:r>
      <w:r w:rsidRPr="00187CB3">
        <w:rPr>
          <w:rFonts w:ascii="Times New Roman" w:hAnsi="Times New Roman" w:cs="Times New Roman"/>
          <w:vertAlign w:val="superscript"/>
        </w:rPr>
        <w:t xml:space="preserve"> </w:t>
      </w:r>
      <w:r w:rsidRPr="00187CB3">
        <w:rPr>
          <w:rFonts w:ascii="Times New Roman" w:hAnsi="Times New Roman" w:cs="Times New Roman"/>
        </w:rPr>
        <w:t>1.0</w:t>
      </w:r>
      <w:r w:rsidRPr="00187CB3">
        <w:rPr>
          <w:rFonts w:ascii="Times New Roman" w:hAnsi="Times New Roman" w:cs="Times New Roman"/>
        </w:rPr>
        <w:t>所需要的工作量很少，</w:t>
      </w:r>
      <w:r w:rsidRPr="00187CB3">
        <w:rPr>
          <w:rFonts w:ascii="Times New Roman" w:hAnsi="Times New Roman" w:cs="Times New Roman"/>
        </w:rPr>
        <w:t>NicBuilder</w:t>
      </w:r>
      <w:r w:rsidRPr="00187CB3">
        <w:rPr>
          <w:rFonts w:ascii="Times New Roman" w:hAnsi="Times New Roman" w:cs="Times New Roman"/>
        </w:rPr>
        <w:t>的配置文件也是很简单的，可以看一个实际的例子，本说明书第三章将对此作进一步的介绍。</w:t>
      </w:r>
    </w:p>
    <w:p w:rsidR="00575BA4" w:rsidRPr="00187CB3" w:rsidRDefault="00575BA4" w:rsidP="00575BA4">
      <w:pPr>
        <w:tabs>
          <w:tab w:val="left" w:pos="5400"/>
        </w:tabs>
        <w:ind w:firstLine="422"/>
        <w:rPr>
          <w:rFonts w:ascii="Times New Roman" w:hAnsi="Times New Roman" w:cs="Times New Roman"/>
          <w:b/>
          <w:bCs/>
        </w:rPr>
      </w:pPr>
      <w:r w:rsidRPr="00187CB3">
        <w:rPr>
          <w:rFonts w:ascii="Times New Roman" w:hAnsi="Times New Roman" w:cs="Times New Roman"/>
          <w:b/>
          <w:bCs/>
        </w:rPr>
        <w:t>示例</w:t>
      </w:r>
      <w:r w:rsidRPr="00187CB3">
        <w:rPr>
          <w:rFonts w:ascii="Times New Roman" w:hAnsi="Times New Roman" w:cs="Times New Roman"/>
          <w:b/>
          <w:bCs/>
        </w:rPr>
        <w:t>2.1</w:t>
      </w:r>
      <w:r w:rsidRPr="00187CB3">
        <w:rPr>
          <w:rFonts w:ascii="Times New Roman" w:hAnsi="Times New Roman" w:cs="Times New Roman"/>
          <w:b/>
          <w:bCs/>
        </w:rPr>
        <w:t>：</w:t>
      </w:r>
    </w:p>
    <w:p w:rsidR="00575BA4" w:rsidRPr="00187CB3" w:rsidRDefault="00575BA4" w:rsidP="00575BA4">
      <w:pPr>
        <w:tabs>
          <w:tab w:val="left" w:pos="5400"/>
        </w:tabs>
        <w:ind w:firstLine="420"/>
        <w:rPr>
          <w:rFonts w:ascii="Times New Roman" w:eastAsia="楷体_GB2312" w:hAnsi="Times New Roman" w:cs="Times New Roman"/>
        </w:rPr>
      </w:pPr>
      <w:r w:rsidRPr="00187CB3">
        <w:rPr>
          <w:rFonts w:ascii="Times New Roman" w:eastAsia="楷体_GB2312" w:hAnsi="Times New Roman" w:cs="Times New Roman"/>
        </w:rPr>
        <w:t>工程内容：用一台工业计算机作为上位机监视的小型的数据采集系统；</w:t>
      </w:r>
    </w:p>
    <w:p w:rsidR="00575BA4" w:rsidRPr="00187CB3" w:rsidRDefault="00575BA4" w:rsidP="00575BA4">
      <w:pPr>
        <w:tabs>
          <w:tab w:val="left" w:pos="5400"/>
        </w:tabs>
        <w:ind w:firstLine="420"/>
        <w:rPr>
          <w:rFonts w:ascii="Times New Roman" w:eastAsia="楷体_GB2312" w:hAnsi="Times New Roman" w:cs="Times New Roman"/>
        </w:rPr>
      </w:pPr>
      <w:r w:rsidRPr="00187CB3">
        <w:rPr>
          <w:rFonts w:ascii="Times New Roman" w:eastAsia="楷体_GB2312" w:hAnsi="Times New Roman" w:cs="Times New Roman"/>
        </w:rPr>
        <w:t>基本要求：上位机具有实时数据显示、数值计算、报警、历史记录存储及打印等功能，要求与数据采集设备通讯冗余；</w:t>
      </w:r>
    </w:p>
    <w:p w:rsidR="00575BA4" w:rsidRPr="00187CB3" w:rsidRDefault="00575BA4" w:rsidP="00575BA4">
      <w:pPr>
        <w:tabs>
          <w:tab w:val="left" w:pos="5400"/>
        </w:tabs>
        <w:ind w:firstLine="420"/>
        <w:rPr>
          <w:rFonts w:ascii="Times New Roman" w:hAnsi="Times New Roman" w:cs="Times New Roman"/>
        </w:rPr>
      </w:pPr>
      <w:r w:rsidRPr="00187CB3">
        <w:rPr>
          <w:rFonts w:ascii="Times New Roman" w:eastAsia="楷体_GB2312" w:hAnsi="Times New Roman" w:cs="Times New Roman"/>
        </w:rPr>
        <w:t>主要设备：工业计算机一台（含两个</w:t>
      </w:r>
      <w:r w:rsidRPr="00187CB3">
        <w:rPr>
          <w:rFonts w:ascii="Times New Roman" w:eastAsia="楷体_GB2312" w:hAnsi="Times New Roman" w:cs="Times New Roman"/>
        </w:rPr>
        <w:t>RS485</w:t>
      </w:r>
      <w:r w:rsidRPr="00187CB3">
        <w:rPr>
          <w:rFonts w:ascii="Times New Roman" w:eastAsia="楷体_GB2312" w:hAnsi="Times New Roman" w:cs="Times New Roman"/>
        </w:rPr>
        <w:t>通讯口，用于和</w:t>
      </w:r>
      <w:r w:rsidRPr="00187CB3">
        <w:rPr>
          <w:rFonts w:ascii="Times New Roman" w:eastAsia="楷体_GB2312" w:hAnsi="Times New Roman" w:cs="Times New Roman"/>
        </w:rPr>
        <w:t>LY30Q</w:t>
      </w:r>
      <w:r w:rsidRPr="00187CB3">
        <w:rPr>
          <w:rFonts w:ascii="Times New Roman" w:eastAsia="楷体_GB2312" w:hAnsi="Times New Roman" w:cs="Times New Roman"/>
        </w:rPr>
        <w:t>通讯），</w:t>
      </w:r>
      <w:r w:rsidRPr="00187CB3">
        <w:rPr>
          <w:rFonts w:ascii="Times New Roman" w:eastAsia="楷体_GB2312" w:hAnsi="Times New Roman" w:cs="Times New Roman"/>
        </w:rPr>
        <w:t>S960</w:t>
      </w:r>
      <w:r w:rsidRPr="00187CB3">
        <w:rPr>
          <w:rFonts w:ascii="Times New Roman" w:eastAsia="楷体_GB2312" w:hAnsi="Times New Roman" w:cs="Times New Roman"/>
        </w:rPr>
        <w:t>系列数据采集产品</w:t>
      </w:r>
      <w:r w:rsidRPr="00187CB3">
        <w:rPr>
          <w:rFonts w:ascii="Times New Roman" w:eastAsia="楷体_GB2312" w:hAnsi="Times New Roman" w:cs="Times New Roman"/>
        </w:rPr>
        <w:t>—LY30Q</w:t>
      </w:r>
      <w:r w:rsidRPr="00187CB3">
        <w:rPr>
          <w:rFonts w:ascii="Times New Roman" w:eastAsia="楷体_GB2312" w:hAnsi="Times New Roman" w:cs="Times New Roman"/>
        </w:rPr>
        <w:t>两台，</w:t>
      </w:r>
      <w:r w:rsidRPr="00187CB3">
        <w:rPr>
          <w:rFonts w:ascii="Times New Roman" w:eastAsia="楷体_GB2312" w:hAnsi="Times New Roman" w:cs="Times New Roman"/>
        </w:rPr>
        <w:t>NicBuilder</w:t>
      </w:r>
      <w:r w:rsidRPr="00187CB3">
        <w:rPr>
          <w:rFonts w:ascii="Times New Roman" w:eastAsia="楷体_GB2312" w:hAnsi="Times New Roman" w:cs="Times New Roman"/>
        </w:rPr>
        <w:t>系统安装程序一套，其它相关设备。</w:t>
      </w:r>
    </w:p>
    <w:p w:rsidR="00575BA4" w:rsidRPr="00187CB3" w:rsidRDefault="00575BA4" w:rsidP="00575BA4">
      <w:pPr>
        <w:tabs>
          <w:tab w:val="left" w:pos="5400"/>
        </w:tabs>
        <w:ind w:firstLine="420"/>
        <w:rPr>
          <w:rFonts w:ascii="Times New Roman" w:hAnsi="Times New Roman" w:cs="Times New Roman"/>
        </w:rPr>
      </w:pPr>
    </w:p>
    <w:p w:rsidR="00575BA4" w:rsidRPr="00187CB3" w:rsidRDefault="00575BA4" w:rsidP="00575BA4">
      <w:pPr>
        <w:tabs>
          <w:tab w:val="left" w:pos="5400"/>
        </w:tabs>
        <w:ind w:firstLine="420"/>
        <w:rPr>
          <w:rFonts w:ascii="Times New Roman" w:eastAsia="楷体_GB2312" w:hAnsi="Times New Roman" w:cs="Times New Roman"/>
        </w:rPr>
      </w:pPr>
      <w:r w:rsidRPr="00187CB3">
        <w:rPr>
          <w:rFonts w:ascii="Times New Roman" w:eastAsia="楷体_GB2312" w:hAnsi="Times New Roman" w:cs="Times New Roman"/>
        </w:rPr>
        <w:t>根据上述要求，完成</w:t>
      </w:r>
      <w:r w:rsidRPr="00187CB3">
        <w:rPr>
          <w:rFonts w:ascii="Times New Roman" w:eastAsia="楷体_GB2312" w:hAnsi="Times New Roman" w:cs="Times New Roman"/>
        </w:rPr>
        <w:t>NicBuilder</w:t>
      </w:r>
      <w:r w:rsidRPr="00187CB3">
        <w:rPr>
          <w:rFonts w:ascii="Times New Roman" w:eastAsia="楷体_GB2312" w:hAnsi="Times New Roman" w:cs="Times New Roman"/>
        </w:rPr>
        <w:t>系统安装后，我们填写的系统配置文件如下：</w:t>
      </w:r>
    </w:p>
    <w:p w:rsidR="00575BA4" w:rsidRPr="00187CB3" w:rsidRDefault="00575BA4" w:rsidP="00575BA4">
      <w:pPr>
        <w:tabs>
          <w:tab w:val="left" w:pos="5400"/>
        </w:tabs>
        <w:ind w:leftChars="200" w:left="420" w:firstLine="420"/>
        <w:rPr>
          <w:rFonts w:ascii="Times New Roman" w:hAnsi="Times New Roman" w:cs="Times New Roman"/>
        </w:rPr>
      </w:pPr>
    </w:p>
    <w:p w:rsidR="00575BA4" w:rsidRPr="00187CB3" w:rsidRDefault="00575BA4" w:rsidP="00575BA4">
      <w:pPr>
        <w:tabs>
          <w:tab w:val="left" w:pos="5400"/>
        </w:tabs>
        <w:ind w:leftChars="200" w:left="420" w:firstLine="420"/>
        <w:rPr>
          <w:rFonts w:ascii="Times New Roman" w:hAnsi="Times New Roman" w:cs="Times New Roman"/>
        </w:rPr>
      </w:pPr>
      <w:r w:rsidRPr="00187CB3">
        <w:rPr>
          <w:rFonts w:ascii="Times New Roman" w:hAnsi="Times New Roman" w:cs="Times New Roman"/>
        </w:rPr>
        <w:t xml:space="preserve">[groups]                   </w:t>
      </w:r>
      <w:r w:rsidRPr="00187CB3">
        <w:rPr>
          <w:rFonts w:ascii="Times New Roman" w:eastAsia="楷体_GB2312" w:hAnsi="Times New Roman" w:cs="Times New Roman"/>
        </w:rPr>
        <w:t>//</w:t>
      </w:r>
      <w:r w:rsidRPr="00187CB3">
        <w:rPr>
          <w:rFonts w:ascii="Times New Roman" w:eastAsia="楷体_GB2312" w:hAnsi="Times New Roman" w:cs="Times New Roman"/>
        </w:rPr>
        <w:t>存放数据库文件组态信息</w:t>
      </w:r>
    </w:p>
    <w:p w:rsidR="00575BA4" w:rsidRPr="00187CB3" w:rsidRDefault="00575BA4" w:rsidP="00575BA4">
      <w:pPr>
        <w:tabs>
          <w:tab w:val="left" w:pos="5400"/>
        </w:tabs>
        <w:ind w:leftChars="200" w:left="420" w:firstLine="420"/>
        <w:rPr>
          <w:rFonts w:ascii="Times New Roman" w:hAnsi="Times New Roman" w:cs="Times New Roman"/>
        </w:rPr>
      </w:pPr>
      <w:r w:rsidRPr="00187CB3">
        <w:rPr>
          <w:rFonts w:ascii="Times New Roman" w:hAnsi="Times New Roman" w:cs="Times New Roman"/>
        </w:rPr>
        <w:t>load=Cal,LY30Q1,LY30Q2</w:t>
      </w:r>
    </w:p>
    <w:p w:rsidR="00575BA4" w:rsidRPr="00187CB3" w:rsidRDefault="00575BA4" w:rsidP="00575BA4">
      <w:pPr>
        <w:tabs>
          <w:tab w:val="left" w:pos="5400"/>
        </w:tabs>
        <w:ind w:leftChars="200" w:left="420" w:firstLine="420"/>
        <w:rPr>
          <w:rFonts w:ascii="Times New Roman" w:hAnsi="Times New Roman" w:cs="Times New Roman"/>
        </w:rPr>
      </w:pPr>
      <w:r w:rsidRPr="00187CB3">
        <w:rPr>
          <w:rFonts w:ascii="Times New Roman" w:eastAsia="楷体_GB2312" w:hAnsi="Times New Roman" w:cs="Times New Roman"/>
        </w:rPr>
        <w:t>//</w:t>
      </w:r>
      <w:r w:rsidRPr="00187CB3">
        <w:rPr>
          <w:rFonts w:ascii="Times New Roman" w:eastAsia="楷体_GB2312" w:hAnsi="Times New Roman" w:cs="Times New Roman"/>
        </w:rPr>
        <w:t>包含</w:t>
      </w:r>
      <w:r w:rsidRPr="00187CB3">
        <w:rPr>
          <w:rFonts w:ascii="Times New Roman" w:eastAsia="楷体_GB2312" w:hAnsi="Times New Roman" w:cs="Times New Roman"/>
        </w:rPr>
        <w:t>3</w:t>
      </w:r>
      <w:r w:rsidRPr="00187CB3">
        <w:rPr>
          <w:rFonts w:ascii="Times New Roman" w:eastAsia="楷体_GB2312" w:hAnsi="Times New Roman" w:cs="Times New Roman"/>
        </w:rPr>
        <w:t>个数据分组：用于数值计算的数据库组态信息</w:t>
      </w:r>
      <w:r w:rsidRPr="00187CB3">
        <w:rPr>
          <w:rFonts w:ascii="Times New Roman" w:eastAsia="楷体_GB2312" w:hAnsi="Times New Roman" w:cs="Times New Roman"/>
        </w:rPr>
        <w:t>“</w:t>
      </w:r>
      <w:r w:rsidRPr="00187CB3">
        <w:rPr>
          <w:rFonts w:ascii="Times New Roman" w:eastAsia="楷体_GB2312" w:hAnsi="Times New Roman" w:cs="Times New Roman"/>
        </w:rPr>
        <w:t>组</w:t>
      </w:r>
      <w:r w:rsidRPr="00187CB3">
        <w:rPr>
          <w:rFonts w:ascii="Times New Roman" w:eastAsia="楷体_GB2312" w:hAnsi="Times New Roman" w:cs="Times New Roman"/>
        </w:rPr>
        <w:t>”</w:t>
      </w:r>
      <w:r w:rsidRPr="00187CB3">
        <w:rPr>
          <w:rFonts w:ascii="Times New Roman" w:eastAsia="楷体_GB2312" w:hAnsi="Times New Roman" w:cs="Times New Roman"/>
        </w:rPr>
        <w:t>、、</w:t>
      </w:r>
      <w:r w:rsidRPr="00187CB3">
        <w:rPr>
          <w:rFonts w:ascii="Times New Roman" w:eastAsia="楷体_GB2312" w:hAnsi="Times New Roman" w:cs="Times New Roman"/>
        </w:rPr>
        <w:t>#1S960</w:t>
      </w:r>
      <w:r w:rsidRPr="00187CB3">
        <w:rPr>
          <w:rFonts w:ascii="Times New Roman" w:eastAsia="楷体_GB2312" w:hAnsi="Times New Roman" w:cs="Times New Roman"/>
        </w:rPr>
        <w:t>前端数据库组态信息</w:t>
      </w:r>
      <w:r w:rsidRPr="00187CB3">
        <w:rPr>
          <w:rFonts w:ascii="Times New Roman" w:eastAsia="楷体_GB2312" w:hAnsi="Times New Roman" w:cs="Times New Roman"/>
        </w:rPr>
        <w:t>“</w:t>
      </w:r>
      <w:r w:rsidRPr="00187CB3">
        <w:rPr>
          <w:rFonts w:ascii="Times New Roman" w:eastAsia="楷体_GB2312" w:hAnsi="Times New Roman" w:cs="Times New Roman"/>
        </w:rPr>
        <w:t>组</w:t>
      </w:r>
      <w:r w:rsidRPr="00187CB3">
        <w:rPr>
          <w:rFonts w:ascii="Times New Roman" w:eastAsia="楷体_GB2312" w:hAnsi="Times New Roman" w:cs="Times New Roman"/>
        </w:rPr>
        <w:t>”</w:t>
      </w:r>
      <w:r w:rsidRPr="00187CB3">
        <w:rPr>
          <w:rFonts w:ascii="Times New Roman" w:eastAsia="楷体_GB2312" w:hAnsi="Times New Roman" w:cs="Times New Roman"/>
        </w:rPr>
        <w:t>和</w:t>
      </w:r>
      <w:r w:rsidRPr="00187CB3">
        <w:rPr>
          <w:rFonts w:ascii="Times New Roman" w:eastAsia="楷体_GB2312" w:hAnsi="Times New Roman" w:cs="Times New Roman"/>
        </w:rPr>
        <w:t>#2</w:t>
      </w:r>
      <w:r w:rsidRPr="00187CB3">
        <w:rPr>
          <w:rFonts w:ascii="Times New Roman" w:eastAsia="楷体_GB2312" w:hAnsi="Times New Roman" w:cs="Times New Roman"/>
        </w:rPr>
        <w:t>前端数据库组态信息</w:t>
      </w:r>
      <w:r w:rsidRPr="00187CB3">
        <w:rPr>
          <w:rFonts w:ascii="Times New Roman" w:eastAsia="楷体_GB2312" w:hAnsi="Times New Roman" w:cs="Times New Roman"/>
        </w:rPr>
        <w:t>“</w:t>
      </w:r>
      <w:r w:rsidRPr="00187CB3">
        <w:rPr>
          <w:rFonts w:ascii="Times New Roman" w:eastAsia="楷体_GB2312" w:hAnsi="Times New Roman" w:cs="Times New Roman"/>
        </w:rPr>
        <w:t>组</w:t>
      </w:r>
      <w:r w:rsidRPr="00187CB3">
        <w:rPr>
          <w:rFonts w:ascii="Times New Roman" w:eastAsia="楷体_GB2312" w:hAnsi="Times New Roman" w:cs="Times New Roman"/>
        </w:rPr>
        <w:t>”</w:t>
      </w:r>
    </w:p>
    <w:p w:rsidR="00575BA4" w:rsidRPr="00187CB3" w:rsidRDefault="00575BA4" w:rsidP="00575BA4">
      <w:pPr>
        <w:tabs>
          <w:tab w:val="left" w:pos="5400"/>
        </w:tabs>
        <w:ind w:leftChars="200" w:left="420" w:firstLine="420"/>
        <w:rPr>
          <w:rFonts w:ascii="Times New Roman" w:hAnsi="Times New Roman" w:cs="Times New Roman"/>
        </w:rPr>
      </w:pPr>
    </w:p>
    <w:p w:rsidR="00575BA4" w:rsidRPr="00187CB3" w:rsidRDefault="00575BA4" w:rsidP="00575BA4">
      <w:pPr>
        <w:tabs>
          <w:tab w:val="left" w:pos="5400"/>
        </w:tabs>
        <w:ind w:leftChars="200" w:left="420" w:firstLine="420"/>
        <w:rPr>
          <w:rFonts w:ascii="Times New Roman" w:eastAsia="楷体_GB2312" w:hAnsi="Times New Roman" w:cs="Times New Roman"/>
        </w:rPr>
      </w:pPr>
      <w:r w:rsidRPr="00187CB3">
        <w:rPr>
          <w:rFonts w:ascii="Times New Roman" w:hAnsi="Times New Roman" w:cs="Times New Roman"/>
        </w:rPr>
        <w:t xml:space="preserve">[devices]       </w:t>
      </w:r>
      <w:r w:rsidRPr="00187CB3">
        <w:rPr>
          <w:rFonts w:ascii="Times New Roman" w:eastAsia="楷体_GB2312" w:hAnsi="Times New Roman" w:cs="Times New Roman"/>
        </w:rPr>
        <w:t xml:space="preserve"> //</w:t>
      </w:r>
      <w:r w:rsidRPr="00187CB3">
        <w:rPr>
          <w:rFonts w:ascii="Times New Roman" w:eastAsia="楷体_GB2312" w:hAnsi="Times New Roman" w:cs="Times New Roman"/>
        </w:rPr>
        <w:t>配置设备信息</w:t>
      </w:r>
    </w:p>
    <w:p w:rsidR="00575BA4" w:rsidRPr="00187CB3" w:rsidRDefault="00575BA4" w:rsidP="00575BA4">
      <w:pPr>
        <w:tabs>
          <w:tab w:val="left" w:pos="5400"/>
        </w:tabs>
        <w:ind w:leftChars="200" w:left="420" w:firstLine="420"/>
        <w:rPr>
          <w:rFonts w:ascii="Times New Roman" w:hAnsi="Times New Roman" w:cs="Times New Roman"/>
        </w:rPr>
      </w:pPr>
      <w:r w:rsidRPr="00187CB3">
        <w:rPr>
          <w:rFonts w:ascii="Times New Roman" w:eastAsia="楷体_GB2312" w:hAnsi="Times New Roman" w:cs="Times New Roman"/>
        </w:rPr>
        <w:t>load=s960,calc</w:t>
      </w:r>
    </w:p>
    <w:p w:rsidR="00575BA4" w:rsidRPr="00187CB3" w:rsidRDefault="00575BA4" w:rsidP="00575BA4">
      <w:pPr>
        <w:tabs>
          <w:tab w:val="left" w:pos="5400"/>
        </w:tabs>
        <w:ind w:leftChars="200" w:left="420" w:firstLine="420"/>
        <w:rPr>
          <w:rFonts w:ascii="Times New Roman" w:eastAsia="楷体_GB2312" w:hAnsi="Times New Roman" w:cs="Times New Roman"/>
        </w:rPr>
      </w:pPr>
      <w:r w:rsidRPr="00187CB3">
        <w:rPr>
          <w:rFonts w:ascii="Times New Roman" w:eastAsia="楷体_GB2312" w:hAnsi="Times New Roman" w:cs="Times New Roman"/>
        </w:rPr>
        <w:t xml:space="preserve">// </w:t>
      </w:r>
      <w:r w:rsidRPr="00187CB3">
        <w:rPr>
          <w:rFonts w:ascii="Times New Roman" w:eastAsia="楷体_GB2312" w:hAnsi="Times New Roman" w:cs="Times New Roman"/>
        </w:rPr>
        <w:t>格式：</w:t>
      </w:r>
      <w:r w:rsidRPr="00187CB3">
        <w:rPr>
          <w:rFonts w:ascii="Times New Roman" w:eastAsia="楷体_GB2312" w:hAnsi="Times New Roman" w:cs="Times New Roman"/>
        </w:rPr>
        <w:t>&lt;</w:t>
      </w:r>
      <w:r w:rsidRPr="00187CB3">
        <w:rPr>
          <w:rFonts w:ascii="Times New Roman" w:eastAsia="楷体_GB2312" w:hAnsi="Times New Roman" w:cs="Times New Roman"/>
        </w:rPr>
        <w:t>设备名称</w:t>
      </w:r>
      <w:r w:rsidRPr="00187CB3">
        <w:rPr>
          <w:rFonts w:ascii="Times New Roman" w:eastAsia="楷体_GB2312" w:hAnsi="Times New Roman" w:cs="Times New Roman"/>
        </w:rPr>
        <w:t>&gt;=&lt;</w:t>
      </w:r>
      <w:r w:rsidRPr="00187CB3">
        <w:rPr>
          <w:rFonts w:ascii="Times New Roman" w:eastAsia="楷体_GB2312" w:hAnsi="Times New Roman" w:cs="Times New Roman"/>
        </w:rPr>
        <w:t>设备厂商</w:t>
      </w:r>
      <w:r w:rsidRPr="00187CB3">
        <w:rPr>
          <w:rFonts w:ascii="Times New Roman" w:eastAsia="楷体_GB2312" w:hAnsi="Times New Roman" w:cs="Times New Roman"/>
        </w:rPr>
        <w:t>&gt;.&lt;</w:t>
      </w:r>
      <w:r w:rsidRPr="00187CB3">
        <w:rPr>
          <w:rFonts w:ascii="Times New Roman" w:eastAsia="楷体_GB2312" w:hAnsi="Times New Roman" w:cs="Times New Roman"/>
        </w:rPr>
        <w:t>设备类型</w:t>
      </w:r>
      <w:r w:rsidRPr="00187CB3">
        <w:rPr>
          <w:rFonts w:ascii="Times New Roman" w:eastAsia="楷体_GB2312" w:hAnsi="Times New Roman" w:cs="Times New Roman"/>
        </w:rPr>
        <w:t>&gt;,&lt;</w:t>
      </w:r>
      <w:r w:rsidRPr="00187CB3">
        <w:rPr>
          <w:rFonts w:ascii="Times New Roman" w:eastAsia="楷体_GB2312" w:hAnsi="Times New Roman" w:cs="Times New Roman"/>
        </w:rPr>
        <w:t>设备地址</w:t>
      </w:r>
      <w:r w:rsidRPr="00187CB3">
        <w:rPr>
          <w:rFonts w:ascii="Times New Roman" w:eastAsia="楷体_GB2312" w:hAnsi="Times New Roman" w:cs="Times New Roman"/>
        </w:rPr>
        <w:t>&gt;,</w:t>
      </w:r>
      <w:r w:rsidRPr="00187CB3">
        <w:rPr>
          <w:rFonts w:ascii="Times New Roman" w:eastAsia="楷体_GB2312" w:hAnsi="Times New Roman" w:cs="Times New Roman"/>
        </w:rPr>
        <w:t>设备启动参数</w:t>
      </w:r>
    </w:p>
    <w:p w:rsidR="00575BA4" w:rsidRPr="00187CB3" w:rsidRDefault="00575BA4" w:rsidP="00575BA4">
      <w:pPr>
        <w:tabs>
          <w:tab w:val="left" w:pos="5400"/>
        </w:tabs>
        <w:ind w:leftChars="200" w:left="420" w:firstLine="420"/>
        <w:rPr>
          <w:rFonts w:ascii="Times New Roman" w:hAnsi="Times New Roman" w:cs="Times New Roman"/>
        </w:rPr>
      </w:pPr>
      <w:r w:rsidRPr="00187CB3">
        <w:rPr>
          <w:rFonts w:ascii="Times New Roman" w:hAnsi="Times New Roman" w:cs="Times New Roman"/>
        </w:rPr>
        <w:t xml:space="preserve">s960=CNCS.s960,com1,refresh=150   </w:t>
      </w:r>
      <w:r w:rsidRPr="00187CB3">
        <w:rPr>
          <w:rFonts w:ascii="Times New Roman" w:eastAsia="楷体_GB2312" w:hAnsi="Times New Roman" w:cs="Times New Roman"/>
        </w:rPr>
        <w:t>//S960</w:t>
      </w:r>
      <w:r w:rsidRPr="00187CB3">
        <w:rPr>
          <w:rFonts w:ascii="Times New Roman" w:eastAsia="楷体_GB2312" w:hAnsi="Times New Roman" w:cs="Times New Roman"/>
        </w:rPr>
        <w:t>驱动程序，数据刷新周期</w:t>
      </w:r>
    </w:p>
    <w:p w:rsidR="00575BA4" w:rsidRPr="00187CB3" w:rsidRDefault="00575BA4" w:rsidP="00575BA4">
      <w:pPr>
        <w:tabs>
          <w:tab w:val="left" w:pos="5400"/>
        </w:tabs>
        <w:ind w:leftChars="200" w:left="420" w:firstLine="420"/>
        <w:rPr>
          <w:rFonts w:ascii="Times New Roman" w:hAnsi="Times New Roman" w:cs="Times New Roman"/>
        </w:rPr>
      </w:pPr>
      <w:r w:rsidRPr="00187CB3">
        <w:rPr>
          <w:rFonts w:ascii="Times New Roman" w:hAnsi="Times New Roman" w:cs="Times New Roman"/>
        </w:rPr>
        <w:t xml:space="preserve">calc=CNCS.calc,,refresh=200    </w:t>
      </w:r>
      <w:r w:rsidRPr="00187CB3">
        <w:rPr>
          <w:rFonts w:ascii="Times New Roman" w:eastAsia="楷体_GB2312" w:hAnsi="Times New Roman" w:cs="Times New Roman"/>
        </w:rPr>
        <w:t>//</w:t>
      </w:r>
      <w:r w:rsidRPr="00187CB3">
        <w:rPr>
          <w:rFonts w:ascii="Times New Roman" w:eastAsia="楷体_GB2312" w:hAnsi="Times New Roman" w:cs="Times New Roman"/>
        </w:rPr>
        <w:t>数值计算设备，数据刷新周期</w:t>
      </w:r>
    </w:p>
    <w:p w:rsidR="00575BA4" w:rsidRPr="00187CB3" w:rsidRDefault="00575BA4" w:rsidP="00575BA4">
      <w:pPr>
        <w:tabs>
          <w:tab w:val="left" w:pos="5400"/>
        </w:tabs>
        <w:ind w:leftChars="200" w:left="420" w:firstLine="420"/>
        <w:rPr>
          <w:rFonts w:ascii="Times New Roman" w:hAnsi="Times New Roman" w:cs="Times New Roman"/>
        </w:rPr>
      </w:pPr>
    </w:p>
    <w:p w:rsidR="00575BA4" w:rsidRPr="00187CB3" w:rsidRDefault="00575BA4" w:rsidP="00575BA4">
      <w:pPr>
        <w:tabs>
          <w:tab w:val="left" w:pos="5400"/>
        </w:tabs>
        <w:ind w:leftChars="200" w:left="420" w:firstLine="420"/>
        <w:rPr>
          <w:rFonts w:ascii="Times New Roman" w:hAnsi="Times New Roman" w:cs="Times New Roman"/>
        </w:rPr>
      </w:pPr>
      <w:r w:rsidRPr="00187CB3">
        <w:rPr>
          <w:rFonts w:ascii="Times New Roman" w:hAnsi="Times New Roman" w:cs="Times New Roman"/>
        </w:rPr>
        <w:t xml:space="preserve">[spac]           </w:t>
      </w:r>
      <w:r w:rsidRPr="00187CB3">
        <w:rPr>
          <w:rFonts w:ascii="Times New Roman" w:eastAsia="楷体_GB2312" w:hAnsi="Times New Roman" w:cs="Times New Roman"/>
        </w:rPr>
        <w:t>//</w:t>
      </w:r>
      <w:r w:rsidRPr="00187CB3">
        <w:rPr>
          <w:rFonts w:ascii="Times New Roman" w:eastAsia="楷体_GB2312" w:hAnsi="Times New Roman" w:cs="Times New Roman"/>
        </w:rPr>
        <w:t>配置串行端口信息</w:t>
      </w:r>
    </w:p>
    <w:p w:rsidR="00575BA4" w:rsidRPr="00187CB3" w:rsidRDefault="00575BA4" w:rsidP="00575BA4">
      <w:pPr>
        <w:tabs>
          <w:tab w:val="left" w:pos="5400"/>
        </w:tabs>
        <w:ind w:leftChars="400" w:left="3150" w:hangingChars="1100" w:hanging="2310"/>
        <w:rPr>
          <w:rFonts w:ascii="Times New Roman" w:hAnsi="Times New Roman" w:cs="Times New Roman"/>
        </w:rPr>
      </w:pPr>
      <w:r w:rsidRPr="00187CB3">
        <w:rPr>
          <w:rFonts w:ascii="Times New Roman" w:hAnsi="Times New Roman" w:cs="Times New Roman"/>
        </w:rPr>
        <w:t xml:space="preserve">port1=57600,m,8,1    </w:t>
      </w:r>
      <w:r w:rsidRPr="00187CB3">
        <w:rPr>
          <w:rFonts w:ascii="Times New Roman" w:eastAsia="楷体_GB2312" w:hAnsi="Times New Roman" w:cs="Times New Roman"/>
        </w:rPr>
        <w:t>//</w:t>
      </w:r>
      <w:r w:rsidRPr="00187CB3">
        <w:rPr>
          <w:rFonts w:ascii="Times New Roman" w:eastAsia="楷体_GB2312" w:hAnsi="Times New Roman" w:cs="Times New Roman"/>
        </w:rPr>
        <w:t>串口</w:t>
      </w:r>
      <w:r w:rsidRPr="00187CB3">
        <w:rPr>
          <w:rFonts w:ascii="Times New Roman" w:eastAsia="楷体_GB2312" w:hAnsi="Times New Roman" w:cs="Times New Roman"/>
        </w:rPr>
        <w:t>1</w:t>
      </w:r>
      <w:r w:rsidRPr="00187CB3">
        <w:rPr>
          <w:rFonts w:ascii="Times New Roman" w:eastAsia="楷体_GB2312" w:hAnsi="Times New Roman" w:cs="Times New Roman"/>
        </w:rPr>
        <w:t>与前端的通讯连接：通讯速率</w:t>
      </w:r>
      <w:r w:rsidRPr="00187CB3">
        <w:rPr>
          <w:rFonts w:ascii="Times New Roman" w:eastAsia="楷体_GB2312" w:hAnsi="Times New Roman" w:cs="Times New Roman"/>
        </w:rPr>
        <w:t>57600bps</w:t>
      </w:r>
      <w:r w:rsidRPr="00187CB3">
        <w:rPr>
          <w:rFonts w:ascii="Times New Roman" w:eastAsia="楷体_GB2312" w:hAnsi="Times New Roman" w:cs="Times New Roman"/>
        </w:rPr>
        <w:t>，其中数据位</w:t>
      </w:r>
      <w:r w:rsidRPr="00187CB3">
        <w:rPr>
          <w:rFonts w:ascii="Times New Roman" w:eastAsia="楷体_GB2312" w:hAnsi="Times New Roman" w:cs="Times New Roman"/>
        </w:rPr>
        <w:t>8</w:t>
      </w:r>
      <w:r w:rsidRPr="00187CB3">
        <w:rPr>
          <w:rFonts w:ascii="Times New Roman" w:eastAsia="楷体_GB2312" w:hAnsi="Times New Roman" w:cs="Times New Roman"/>
        </w:rPr>
        <w:t>位、停止位</w:t>
      </w:r>
      <w:r w:rsidRPr="00187CB3">
        <w:rPr>
          <w:rFonts w:ascii="Times New Roman" w:eastAsia="楷体_GB2312" w:hAnsi="Times New Roman" w:cs="Times New Roman"/>
        </w:rPr>
        <w:t>1</w:t>
      </w:r>
      <w:r w:rsidRPr="00187CB3">
        <w:rPr>
          <w:rFonts w:ascii="Times New Roman" w:eastAsia="楷体_GB2312" w:hAnsi="Times New Roman" w:cs="Times New Roman"/>
        </w:rPr>
        <w:t>位、标志校验</w:t>
      </w:r>
    </w:p>
    <w:p w:rsidR="00575BA4" w:rsidRPr="00187CB3" w:rsidRDefault="00575BA4" w:rsidP="00575BA4">
      <w:pPr>
        <w:tabs>
          <w:tab w:val="left" w:pos="5400"/>
        </w:tabs>
        <w:ind w:leftChars="400" w:left="3150" w:hangingChars="1100" w:hanging="2310"/>
        <w:rPr>
          <w:rFonts w:ascii="Times New Roman" w:hAnsi="Times New Roman" w:cs="Times New Roman"/>
        </w:rPr>
      </w:pPr>
      <w:r w:rsidRPr="00187CB3">
        <w:rPr>
          <w:rFonts w:ascii="Times New Roman" w:hAnsi="Times New Roman" w:cs="Times New Roman"/>
        </w:rPr>
        <w:t xml:space="preserve">port2=57600,m,8,1    </w:t>
      </w:r>
      <w:r w:rsidRPr="00187CB3">
        <w:rPr>
          <w:rFonts w:ascii="Times New Roman" w:eastAsia="楷体_GB2312" w:hAnsi="Times New Roman" w:cs="Times New Roman"/>
        </w:rPr>
        <w:t>//</w:t>
      </w:r>
      <w:r w:rsidRPr="00187CB3">
        <w:rPr>
          <w:rFonts w:ascii="Times New Roman" w:eastAsia="楷体_GB2312" w:hAnsi="Times New Roman" w:cs="Times New Roman"/>
        </w:rPr>
        <w:t>串口</w:t>
      </w:r>
      <w:r w:rsidRPr="00187CB3">
        <w:rPr>
          <w:rFonts w:ascii="Times New Roman" w:eastAsia="楷体_GB2312" w:hAnsi="Times New Roman" w:cs="Times New Roman"/>
        </w:rPr>
        <w:t>2</w:t>
      </w:r>
      <w:r w:rsidRPr="00187CB3">
        <w:rPr>
          <w:rFonts w:ascii="Times New Roman" w:eastAsia="楷体_GB2312" w:hAnsi="Times New Roman" w:cs="Times New Roman"/>
        </w:rPr>
        <w:t>与前端的通讯连接：通讯速率</w:t>
      </w:r>
      <w:r w:rsidRPr="00187CB3">
        <w:rPr>
          <w:rFonts w:ascii="Times New Roman" w:eastAsia="楷体_GB2312" w:hAnsi="Times New Roman" w:cs="Times New Roman"/>
        </w:rPr>
        <w:t>57600bps</w:t>
      </w:r>
      <w:r w:rsidRPr="00187CB3">
        <w:rPr>
          <w:rFonts w:ascii="Times New Roman" w:eastAsia="楷体_GB2312" w:hAnsi="Times New Roman" w:cs="Times New Roman"/>
        </w:rPr>
        <w:t>，其中数据位</w:t>
      </w:r>
      <w:r w:rsidRPr="00187CB3">
        <w:rPr>
          <w:rFonts w:ascii="Times New Roman" w:eastAsia="楷体_GB2312" w:hAnsi="Times New Roman" w:cs="Times New Roman"/>
        </w:rPr>
        <w:t>8</w:t>
      </w:r>
      <w:r w:rsidRPr="00187CB3">
        <w:rPr>
          <w:rFonts w:ascii="Times New Roman" w:eastAsia="楷体_GB2312" w:hAnsi="Times New Roman" w:cs="Times New Roman"/>
        </w:rPr>
        <w:t>位、停止位</w:t>
      </w:r>
      <w:r w:rsidRPr="00187CB3">
        <w:rPr>
          <w:rFonts w:ascii="Times New Roman" w:eastAsia="楷体_GB2312" w:hAnsi="Times New Roman" w:cs="Times New Roman"/>
        </w:rPr>
        <w:t>1</w:t>
      </w:r>
      <w:r w:rsidRPr="00187CB3">
        <w:rPr>
          <w:rFonts w:ascii="Times New Roman" w:eastAsia="楷体_GB2312" w:hAnsi="Times New Roman" w:cs="Times New Roman"/>
        </w:rPr>
        <w:t>位、标志校验</w:t>
      </w:r>
    </w:p>
    <w:p w:rsidR="00575BA4" w:rsidRPr="00187CB3" w:rsidRDefault="00575BA4" w:rsidP="00575BA4">
      <w:pPr>
        <w:tabs>
          <w:tab w:val="left" w:pos="5400"/>
        </w:tabs>
        <w:ind w:leftChars="200" w:left="420" w:firstLine="420"/>
        <w:rPr>
          <w:rFonts w:ascii="Times New Roman" w:hAnsi="Times New Roman" w:cs="Times New Roman"/>
        </w:rPr>
      </w:pPr>
    </w:p>
    <w:p w:rsidR="00575BA4" w:rsidRPr="00187CB3" w:rsidRDefault="00575BA4" w:rsidP="00575BA4">
      <w:pPr>
        <w:ind w:firstLine="420"/>
        <w:rPr>
          <w:rFonts w:ascii="Times New Roman" w:eastAsia="楷体_GB2312" w:hAnsi="Times New Roman" w:cs="Times New Roman"/>
          <w:b/>
          <w:bCs/>
        </w:rPr>
      </w:pPr>
      <w:r w:rsidRPr="00187CB3">
        <w:rPr>
          <w:rFonts w:ascii="Times New Roman" w:eastAsia="楷体_GB2312" w:hAnsi="Times New Roman" w:cs="Times New Roman"/>
          <w:b/>
          <w:bCs/>
        </w:rPr>
        <w:t>注：此处的</w:t>
      </w:r>
      <w:r w:rsidRPr="00187CB3">
        <w:rPr>
          <w:rFonts w:ascii="Times New Roman" w:eastAsia="楷体_GB2312" w:hAnsi="Times New Roman" w:cs="Times New Roman"/>
          <w:b/>
          <w:bCs/>
        </w:rPr>
        <w:t>“//”</w:t>
      </w:r>
      <w:r w:rsidRPr="00187CB3">
        <w:rPr>
          <w:rFonts w:ascii="Times New Roman" w:eastAsia="楷体_GB2312" w:hAnsi="Times New Roman" w:cs="Times New Roman"/>
          <w:b/>
          <w:bCs/>
        </w:rPr>
        <w:t>及后面的说明文字是为表述方便而添加的注释，用户在编写实际的系统配置文件时则不允许在增加此类注释。否则，将有可能引起</w:t>
      </w:r>
      <w:r w:rsidRPr="00187CB3">
        <w:rPr>
          <w:rFonts w:ascii="Times New Roman" w:eastAsia="楷体_GB2312" w:hAnsi="Times New Roman" w:cs="Times New Roman"/>
          <w:b/>
          <w:bCs/>
        </w:rPr>
        <w:t>NicBuilder</w:t>
      </w:r>
      <w:r w:rsidRPr="00187CB3">
        <w:rPr>
          <w:rFonts w:ascii="Times New Roman" w:eastAsia="楷体_GB2312" w:hAnsi="Times New Roman" w:cs="Times New Roman"/>
          <w:b/>
          <w:bCs/>
        </w:rPr>
        <w:t>系统的不识别而发生运行故障。</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进行系统配置是一项非常重要的工作，具有一定的复杂程度，为便于读者能够迅速、有效地掌握本系统的相关知识及应用，在后续的有关章节（第</w:t>
      </w:r>
      <w:r w:rsidRPr="00187CB3">
        <w:rPr>
          <w:rFonts w:ascii="Times New Roman" w:hAnsi="Times New Roman" w:cs="Times New Roman"/>
        </w:rPr>
        <w:t>3</w:t>
      </w:r>
      <w:r w:rsidRPr="00187CB3">
        <w:rPr>
          <w:rFonts w:ascii="Times New Roman" w:hAnsi="Times New Roman" w:cs="Times New Roman"/>
        </w:rPr>
        <w:t>章</w:t>
      </w:r>
      <w:r w:rsidRPr="00187CB3">
        <w:rPr>
          <w:rFonts w:ascii="Times New Roman" w:hAnsi="Times New Roman" w:cs="Times New Roman"/>
        </w:rPr>
        <w:t xml:space="preserve"> </w:t>
      </w:r>
      <w:r w:rsidRPr="00187CB3">
        <w:rPr>
          <w:rFonts w:ascii="Times New Roman" w:hAnsi="Times New Roman" w:cs="Times New Roman"/>
        </w:rPr>
        <w:t>系统组态、第</w:t>
      </w:r>
      <w:r w:rsidRPr="00187CB3">
        <w:rPr>
          <w:rFonts w:ascii="Times New Roman" w:hAnsi="Times New Roman" w:cs="Times New Roman"/>
        </w:rPr>
        <w:t>4</w:t>
      </w:r>
      <w:r w:rsidRPr="00187CB3">
        <w:rPr>
          <w:rFonts w:ascii="Times New Roman" w:hAnsi="Times New Roman" w:cs="Times New Roman"/>
        </w:rPr>
        <w:t>章</w:t>
      </w:r>
      <w:r w:rsidRPr="00187CB3">
        <w:rPr>
          <w:rFonts w:ascii="Times New Roman" w:hAnsi="Times New Roman" w:cs="Times New Roman"/>
        </w:rPr>
        <w:t xml:space="preserve"> </w:t>
      </w:r>
      <w:r w:rsidRPr="00187CB3">
        <w:rPr>
          <w:rFonts w:ascii="Times New Roman" w:hAnsi="Times New Roman" w:cs="Times New Roman"/>
        </w:rPr>
        <w:t>人机界面组态）中，我们还会详细地介绍。</w:t>
      </w:r>
    </w:p>
    <w:p w:rsidR="00575BA4" w:rsidRPr="00187CB3" w:rsidRDefault="00575BA4" w:rsidP="00575BA4">
      <w:pPr>
        <w:ind w:firstLine="420"/>
        <w:rPr>
          <w:rFonts w:ascii="Times New Roman" w:hAnsi="Times New Roman" w:cs="Times New Roman"/>
        </w:rPr>
        <w:sectPr w:rsidR="00575BA4" w:rsidRPr="00187CB3" w:rsidSect="00A93871">
          <w:headerReference w:type="default" r:id="rId12"/>
          <w:pgSz w:w="11907" w:h="16840" w:code="9"/>
          <w:pgMar w:top="1134" w:right="680" w:bottom="680" w:left="1134" w:header="680" w:footer="680" w:gutter="0"/>
          <w:pgNumType w:start="1"/>
          <w:cols w:space="425"/>
          <w:docGrid w:linePitch="312"/>
        </w:sectPr>
      </w:pPr>
    </w:p>
    <w:p w:rsidR="00575BA4" w:rsidRPr="00187CB3" w:rsidRDefault="00575BA4" w:rsidP="00575BA4">
      <w:pPr>
        <w:pStyle w:val="1"/>
        <w:numPr>
          <w:ilvl w:val="0"/>
          <w:numId w:val="0"/>
        </w:numPr>
        <w:spacing w:before="120"/>
        <w:rPr>
          <w:rFonts w:ascii="Times New Roman" w:hAnsi="Times New Roman"/>
        </w:rPr>
      </w:pPr>
      <w:bookmarkStart w:id="56" w:name="_Toc533348867"/>
      <w:bookmarkStart w:id="57" w:name="_Toc533846534"/>
      <w:bookmarkStart w:id="58" w:name="_Toc533902653"/>
      <w:bookmarkStart w:id="59" w:name="_Toc533902806"/>
      <w:bookmarkStart w:id="60" w:name="_Toc533990378"/>
      <w:bookmarkStart w:id="61" w:name="_Toc310409464"/>
      <w:bookmarkStart w:id="62" w:name="_Toc406074998"/>
      <w:r w:rsidRPr="00187CB3">
        <w:rPr>
          <w:rFonts w:ascii="Times New Roman" w:hAnsi="Times New Roman"/>
        </w:rPr>
        <w:lastRenderedPageBreak/>
        <w:t>第二篇</w:t>
      </w:r>
      <w:r w:rsidRPr="00187CB3">
        <w:rPr>
          <w:rFonts w:ascii="Times New Roman" w:hAnsi="Times New Roman"/>
        </w:rPr>
        <w:t xml:space="preserve"> </w:t>
      </w:r>
      <w:r w:rsidRPr="00187CB3">
        <w:rPr>
          <w:rFonts w:ascii="Times New Roman" w:hAnsi="Times New Roman"/>
        </w:rPr>
        <w:t>系统</w:t>
      </w:r>
      <w:bookmarkEnd w:id="56"/>
      <w:r w:rsidRPr="00187CB3">
        <w:rPr>
          <w:rFonts w:ascii="Times New Roman" w:hAnsi="Times New Roman"/>
        </w:rPr>
        <w:t>组态</w:t>
      </w:r>
      <w:bookmarkEnd w:id="57"/>
      <w:bookmarkEnd w:id="58"/>
      <w:bookmarkEnd w:id="59"/>
      <w:bookmarkEnd w:id="60"/>
      <w:bookmarkEnd w:id="61"/>
      <w:bookmarkEnd w:id="62"/>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pPr>
      <w:bookmarkStart w:id="63" w:name="_Toc533846637"/>
      <w:bookmarkStart w:id="64" w:name="_Toc533902756"/>
      <w:bookmarkStart w:id="65" w:name="_Toc533902909"/>
      <w:bookmarkStart w:id="66" w:name="_Toc533990481"/>
      <w:bookmarkStart w:id="67" w:name="_Toc310409465"/>
      <w:bookmarkStart w:id="68" w:name="_Toc533348868"/>
      <w:bookmarkStart w:id="69" w:name="_Toc533846535"/>
      <w:bookmarkStart w:id="70" w:name="_Toc406074999"/>
      <w:r w:rsidRPr="00187CB3">
        <w:rPr>
          <w:rFonts w:ascii="Times New Roman" w:hAnsi="Times New Roman"/>
        </w:rPr>
        <w:t>NicBuilder</w:t>
      </w:r>
      <w:r w:rsidRPr="00187CB3">
        <w:rPr>
          <w:rFonts w:ascii="Times New Roman" w:hAnsi="Times New Roman"/>
        </w:rPr>
        <w:t>系统组态</w:t>
      </w:r>
      <w:bookmarkStart w:id="71" w:name="_Toc533846638"/>
      <w:bookmarkStart w:id="72" w:name="_Toc533902757"/>
      <w:bookmarkStart w:id="73" w:name="_Toc533902910"/>
      <w:bookmarkStart w:id="74" w:name="_Toc533990482"/>
      <w:bookmarkEnd w:id="63"/>
      <w:bookmarkEnd w:id="64"/>
      <w:bookmarkEnd w:id="65"/>
      <w:bookmarkEnd w:id="66"/>
      <w:bookmarkEnd w:id="67"/>
      <w:bookmarkEnd w:id="70"/>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NicBuilder</w:t>
      </w:r>
      <w:r w:rsidRPr="00187CB3">
        <w:rPr>
          <w:rFonts w:ascii="Times New Roman" w:hAnsi="Times New Roman" w:cs="Times New Roman"/>
        </w:rPr>
        <w:t>监控组态软件作为通用的工业监控组态软件，适用于各种工业行业（如电力、石化、冶金、环境监测等）的基于计算机监控系统的人机交互接口的设计和应用。</w:t>
      </w:r>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NicBuilder</w:t>
      </w:r>
      <w:r w:rsidRPr="00187CB3">
        <w:rPr>
          <w:rFonts w:ascii="Times New Roman" w:hAnsi="Times New Roman" w:cs="Times New Roman"/>
        </w:rPr>
        <w:t>监控组态软件面向网络，通过先进的网络技术将工业现场采集的数据以实时显示、记录存储、趋势分析、报警及打印输出等形式，最简便、最快捷的传递给用户。</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75" w:name="_Toc310409466"/>
      <w:bookmarkStart w:id="76" w:name="_Toc406075000"/>
      <w:r w:rsidRPr="00187CB3">
        <w:rPr>
          <w:rFonts w:ascii="Times New Roman" w:hAnsi="Times New Roman"/>
        </w:rPr>
        <w:t>系统结构</w:t>
      </w:r>
      <w:bookmarkEnd w:id="71"/>
      <w:bookmarkEnd w:id="72"/>
      <w:bookmarkEnd w:id="73"/>
      <w:bookmarkEnd w:id="74"/>
      <w:bookmarkEnd w:id="75"/>
      <w:bookmarkEnd w:id="76"/>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NicBuilder</w:t>
      </w:r>
      <w:r w:rsidRPr="00187CB3">
        <w:rPr>
          <w:rFonts w:ascii="Times New Roman" w:hAnsi="Times New Roman" w:cs="Times New Roman"/>
        </w:rPr>
        <w:t>监控组态软件支持只有单一节点的简单监控系统（只有一台上位计算机）和多节点、具有双机热备和多重冗余功能的复杂的监控网络，在一个复杂的控制系统中，可以将各种功能节点（工作站，如操作员站、历史数据存储站、工程师站等）配置成双机或多机冗余。</w:t>
      </w:r>
      <w:r w:rsidRPr="00187CB3">
        <w:rPr>
          <w:rFonts w:ascii="Times New Roman" w:hAnsi="Times New Roman" w:cs="Times New Roman"/>
        </w:rPr>
        <w:t>Nic</w:t>
      </w:r>
      <w:r w:rsidR="004B05E5" w:rsidRPr="00187CB3">
        <w:rPr>
          <w:rFonts w:ascii="Times New Roman" w:hAnsi="Times New Roman" w:cs="Times New Roman"/>
        </w:rPr>
        <w:t>S</w:t>
      </w:r>
      <w:r w:rsidRPr="00187CB3">
        <w:rPr>
          <w:rFonts w:ascii="Times New Roman" w:hAnsi="Times New Roman" w:cs="Times New Roman"/>
        </w:rPr>
        <w:t>ys</w:t>
      </w:r>
      <w:r w:rsidR="004B05E5" w:rsidRPr="00187CB3">
        <w:rPr>
          <w:rFonts w:ascii="Times New Roman" w:hAnsi="Times New Roman" w:cs="Times New Roman"/>
          <w:vertAlign w:val="superscript"/>
        </w:rPr>
        <w:t>®</w:t>
      </w:r>
      <w:r w:rsidRPr="00187CB3">
        <w:rPr>
          <w:rFonts w:ascii="Times New Roman" w:hAnsi="Times New Roman" w:cs="Times New Roman"/>
        </w:rPr>
        <w:t>分散控制系统一个典型的网络设计结构如图</w:t>
      </w:r>
      <w:r w:rsidRPr="00187CB3">
        <w:rPr>
          <w:rFonts w:ascii="Times New Roman" w:hAnsi="Times New Roman" w:cs="Times New Roman"/>
        </w:rPr>
        <w:t>3.1</w:t>
      </w:r>
      <w:r w:rsidRPr="00187CB3">
        <w:rPr>
          <w:rFonts w:ascii="Times New Roman" w:hAnsi="Times New Roman" w:cs="Times New Roman"/>
        </w:rPr>
        <w:t>所示。</w:t>
      </w:r>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在图</w:t>
      </w:r>
      <w:r w:rsidRPr="00187CB3">
        <w:rPr>
          <w:rFonts w:ascii="Times New Roman" w:hAnsi="Times New Roman" w:cs="Times New Roman"/>
        </w:rPr>
        <w:t>3.1</w:t>
      </w:r>
      <w:r w:rsidRPr="00187CB3">
        <w:rPr>
          <w:rFonts w:ascii="Times New Roman" w:hAnsi="Times New Roman" w:cs="Times New Roman"/>
        </w:rPr>
        <w:t>所示的网络结构中，配置了如：</w:t>
      </w:r>
    </w:p>
    <w:p w:rsidR="00575BA4" w:rsidRPr="00187CB3" w:rsidRDefault="00575BA4" w:rsidP="00575BA4">
      <w:pPr>
        <w:ind w:leftChars="200" w:left="420" w:firstLineChars="208" w:firstLine="437"/>
        <w:rPr>
          <w:rFonts w:ascii="Times New Roman" w:hAnsi="Times New Roman" w:cs="Times New Roman"/>
        </w:rPr>
      </w:pPr>
      <w:r w:rsidRPr="00187CB3">
        <w:rPr>
          <w:rFonts w:ascii="Times New Roman" w:hAnsi="Times New Roman" w:cs="Times New Roman"/>
        </w:rPr>
        <w:t>工程师站（</w:t>
      </w:r>
      <w:r w:rsidRPr="00187CB3">
        <w:rPr>
          <w:rFonts w:ascii="Times New Roman" w:hAnsi="Times New Roman" w:cs="Times New Roman"/>
        </w:rPr>
        <w:t>EWS</w:t>
      </w:r>
      <w:r w:rsidRPr="00187CB3">
        <w:rPr>
          <w:rFonts w:ascii="Times New Roman" w:hAnsi="Times New Roman" w:cs="Times New Roman"/>
        </w:rPr>
        <w:t>），用于系统组态和维护</w:t>
      </w:r>
    </w:p>
    <w:p w:rsidR="00575BA4" w:rsidRPr="00187CB3" w:rsidRDefault="00575BA4" w:rsidP="00575BA4">
      <w:pPr>
        <w:ind w:leftChars="200" w:left="420" w:firstLineChars="208" w:firstLine="437"/>
        <w:rPr>
          <w:rFonts w:ascii="Times New Roman" w:hAnsi="Times New Roman" w:cs="Times New Roman"/>
        </w:rPr>
      </w:pPr>
      <w:r w:rsidRPr="00187CB3">
        <w:rPr>
          <w:rFonts w:ascii="Times New Roman" w:hAnsi="Times New Roman" w:cs="Times New Roman"/>
        </w:rPr>
        <w:t>历史数据存储站（</w:t>
      </w:r>
      <w:r w:rsidRPr="00187CB3">
        <w:rPr>
          <w:rFonts w:ascii="Times New Roman" w:hAnsi="Times New Roman" w:cs="Times New Roman"/>
        </w:rPr>
        <w:t>HLS</w:t>
      </w:r>
      <w:r w:rsidRPr="00187CB3">
        <w:rPr>
          <w:rFonts w:ascii="Times New Roman" w:hAnsi="Times New Roman" w:cs="Times New Roman"/>
        </w:rPr>
        <w:t>），用于记录历史数据和历史事件</w:t>
      </w:r>
    </w:p>
    <w:p w:rsidR="00575BA4" w:rsidRPr="00187CB3" w:rsidRDefault="00575BA4" w:rsidP="00575BA4">
      <w:pPr>
        <w:ind w:leftChars="200" w:left="420" w:firstLineChars="208" w:firstLine="437"/>
        <w:rPr>
          <w:rFonts w:ascii="Times New Roman" w:hAnsi="Times New Roman" w:cs="Times New Roman"/>
        </w:rPr>
      </w:pPr>
      <w:r w:rsidRPr="00187CB3">
        <w:rPr>
          <w:rFonts w:ascii="Times New Roman" w:hAnsi="Times New Roman" w:cs="Times New Roman"/>
        </w:rPr>
        <w:t>操作员站（</w:t>
      </w:r>
      <w:r w:rsidRPr="00187CB3">
        <w:rPr>
          <w:rFonts w:ascii="Times New Roman" w:hAnsi="Times New Roman" w:cs="Times New Roman"/>
        </w:rPr>
        <w:t>OIS</w:t>
      </w:r>
      <w:r w:rsidRPr="00187CB3">
        <w:rPr>
          <w:rFonts w:ascii="Times New Roman" w:hAnsi="Times New Roman" w:cs="Times New Roman"/>
        </w:rPr>
        <w:t>），用于实现人机交互功能</w:t>
      </w:r>
    </w:p>
    <w:p w:rsidR="00575BA4" w:rsidRPr="00187CB3" w:rsidRDefault="00575BA4" w:rsidP="00575BA4">
      <w:pPr>
        <w:ind w:leftChars="200" w:left="420" w:firstLineChars="208" w:firstLine="437"/>
        <w:rPr>
          <w:rFonts w:ascii="Times New Roman" w:hAnsi="Times New Roman" w:cs="Times New Roman"/>
        </w:rPr>
      </w:pPr>
      <w:r w:rsidRPr="00187CB3">
        <w:rPr>
          <w:rFonts w:ascii="Times New Roman" w:hAnsi="Times New Roman" w:cs="Times New Roman"/>
        </w:rPr>
        <w:t>网络接口站（</w:t>
      </w:r>
      <w:r w:rsidRPr="00187CB3">
        <w:rPr>
          <w:rFonts w:ascii="Times New Roman" w:hAnsi="Times New Roman" w:cs="Times New Roman"/>
        </w:rPr>
        <w:t>NIS</w:t>
      </w:r>
      <w:r w:rsidRPr="00187CB3">
        <w:rPr>
          <w:rFonts w:ascii="Times New Roman" w:hAnsi="Times New Roman" w:cs="Times New Roman"/>
        </w:rPr>
        <w:t>），通过它实现现场数据反馈和控制</w:t>
      </w:r>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等多个网络节点，如何实现这些网络节点的各自职责和功能，将是</w:t>
      </w:r>
      <w:r w:rsidRPr="00187CB3">
        <w:rPr>
          <w:rFonts w:ascii="Times New Roman" w:hAnsi="Times New Roman" w:cs="Times New Roman"/>
        </w:rPr>
        <w:t>NicBuilder</w:t>
      </w:r>
      <w:r w:rsidRPr="00187CB3">
        <w:rPr>
          <w:rFonts w:ascii="Times New Roman" w:hAnsi="Times New Roman" w:cs="Times New Roman"/>
        </w:rPr>
        <w:t>监控组态软件的主要任务。</w:t>
      </w:r>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首先，</w:t>
      </w:r>
      <w:r w:rsidRPr="00187CB3">
        <w:rPr>
          <w:rFonts w:ascii="Times New Roman" w:hAnsi="Times New Roman" w:cs="Times New Roman"/>
        </w:rPr>
        <w:t>NicBuilder</w:t>
      </w:r>
      <w:r w:rsidRPr="00187CB3">
        <w:rPr>
          <w:rFonts w:ascii="Times New Roman" w:hAnsi="Times New Roman" w:cs="Times New Roman"/>
        </w:rPr>
        <w:t>采用分布式实时数据库管理模式，系统数据库实现分散化、模块化和网络化管理，通过高速的数据通讯网络（如图</w:t>
      </w:r>
      <w:r w:rsidRPr="00187CB3">
        <w:rPr>
          <w:rFonts w:ascii="Times New Roman" w:hAnsi="Times New Roman" w:cs="Times New Roman"/>
        </w:rPr>
        <w:t>3.1</w:t>
      </w:r>
      <w:r w:rsidRPr="00187CB3">
        <w:rPr>
          <w:rFonts w:ascii="Times New Roman" w:hAnsi="Times New Roman" w:cs="Times New Roman"/>
        </w:rPr>
        <w:t>中的</w:t>
      </w:r>
      <w:r w:rsidRPr="00187CB3">
        <w:rPr>
          <w:rFonts w:ascii="Times New Roman" w:hAnsi="Times New Roman" w:cs="Times New Roman"/>
        </w:rPr>
        <w:t xml:space="preserve">NicBuilder-NET </w:t>
      </w:r>
      <w:smartTag w:uri="urn:schemas-microsoft-com:office:smarttags" w:element="chmetcnv">
        <w:smartTagPr>
          <w:attr w:name="UnitName" w:val="m"/>
          <w:attr w:name="SourceValue" w:val="100"/>
          <w:attr w:name="HasSpace" w:val="False"/>
          <w:attr w:name="Negative" w:val="False"/>
          <w:attr w:name="NumberType" w:val="1"/>
          <w:attr w:name="TCSC" w:val="0"/>
        </w:smartTagPr>
        <w:r w:rsidRPr="00187CB3">
          <w:rPr>
            <w:rFonts w:ascii="Times New Roman" w:hAnsi="Times New Roman" w:cs="Times New Roman"/>
          </w:rPr>
          <w:t>100M</w:t>
        </w:r>
      </w:smartTag>
      <w:r w:rsidRPr="00187CB3">
        <w:rPr>
          <w:rFonts w:ascii="Times New Roman" w:hAnsi="Times New Roman" w:cs="Times New Roman"/>
        </w:rPr>
        <w:t>以太网）实现各个网络节点间的信息交换，大大提高了系统的运行和维护效率，这也是</w:t>
      </w:r>
      <w:r w:rsidRPr="00187CB3">
        <w:rPr>
          <w:rFonts w:ascii="Times New Roman" w:hAnsi="Times New Roman" w:cs="Times New Roman"/>
        </w:rPr>
        <w:t>NicBuilder</w:t>
      </w:r>
      <w:r w:rsidRPr="00187CB3">
        <w:rPr>
          <w:rFonts w:ascii="Times New Roman" w:hAnsi="Times New Roman" w:cs="Times New Roman"/>
        </w:rPr>
        <w:t>监控组态软件的一大技术特点和优点。</w:t>
      </w:r>
    </w:p>
    <w:p w:rsidR="00575BA4" w:rsidRPr="00187CB3" w:rsidRDefault="00575BA4" w:rsidP="00575BA4">
      <w:pPr>
        <w:ind w:firstLineChars="208" w:firstLine="499"/>
        <w:jc w:val="center"/>
        <w:rPr>
          <w:rFonts w:ascii="Times New Roman" w:hAnsi="Times New Roman" w:cs="Times New Roman"/>
          <w:spacing w:val="22"/>
        </w:rPr>
      </w:pPr>
      <w:r w:rsidRPr="00187CB3">
        <w:rPr>
          <w:rFonts w:ascii="Times New Roman" w:hAnsi="Times New Roman" w:cs="Times New Roman"/>
          <w:sz w:val="24"/>
        </w:rPr>
        <w:object w:dxaOrig="15650" w:dyaOrig="14801">
          <v:shape id="_x0000_i1025" type="#_x0000_t75" style="width:274.9pt;height:260.9pt" o:ole="">
            <v:imagedata r:id="rId13" o:title=""/>
          </v:shape>
          <o:OLEObject Type="Embed" ProgID="Visio.Drawing.11" ShapeID="_x0000_i1025" DrawAspect="Content" ObjectID="_1479818964" r:id="rId14"/>
        </w:object>
      </w:r>
    </w:p>
    <w:p w:rsidR="00575BA4" w:rsidRPr="00187CB3" w:rsidRDefault="00106EE8" w:rsidP="006F78FF">
      <w:pPr>
        <w:numPr>
          <w:ilvl w:val="0"/>
          <w:numId w:val="30"/>
        </w:numPr>
        <w:jc w:val="center"/>
        <w:rPr>
          <w:rFonts w:ascii="Times New Roman" w:hAnsi="Times New Roman" w:cs="Times New Roman"/>
          <w:sz w:val="18"/>
        </w:rPr>
      </w:pPr>
      <w:r w:rsidRPr="00187CB3">
        <w:rPr>
          <w:rFonts w:ascii="Times New Roman" w:hAnsi="Times New Roman" w:cs="Times New Roman"/>
          <w:sz w:val="18"/>
        </w:rPr>
        <w:t>NicS</w:t>
      </w:r>
      <w:r w:rsidR="00575BA4" w:rsidRPr="00187CB3">
        <w:rPr>
          <w:rFonts w:ascii="Times New Roman" w:hAnsi="Times New Roman" w:cs="Times New Roman"/>
          <w:sz w:val="18"/>
        </w:rPr>
        <w:t>ys</w:t>
      </w:r>
      <w:r w:rsidR="004B05E5" w:rsidRPr="00187CB3">
        <w:rPr>
          <w:rFonts w:ascii="Times New Roman" w:hAnsi="Times New Roman" w:cs="Times New Roman"/>
          <w:sz w:val="18"/>
          <w:vertAlign w:val="superscript"/>
        </w:rPr>
        <w:t>®</w:t>
      </w:r>
      <w:r w:rsidR="00575BA4" w:rsidRPr="00187CB3">
        <w:rPr>
          <w:rFonts w:ascii="Times New Roman" w:hAnsi="Times New Roman" w:cs="Times New Roman"/>
          <w:sz w:val="18"/>
        </w:rPr>
        <w:t>分散控制系统的典型网络结构</w:t>
      </w:r>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数据在网络上的传输是通过</w:t>
      </w:r>
      <w:r w:rsidRPr="00187CB3">
        <w:rPr>
          <w:rFonts w:ascii="Times New Roman" w:hAnsi="Times New Roman" w:cs="Times New Roman"/>
        </w:rPr>
        <w:t>NicBuilder</w:t>
      </w:r>
      <w:r w:rsidRPr="00187CB3">
        <w:rPr>
          <w:rFonts w:ascii="Times New Roman" w:hAnsi="Times New Roman" w:cs="Times New Roman"/>
        </w:rPr>
        <w:t>实时数据服务程序（</w:t>
      </w:r>
      <w:r w:rsidRPr="00187CB3">
        <w:rPr>
          <w:rFonts w:ascii="Times New Roman" w:hAnsi="Times New Roman" w:cs="Times New Roman"/>
        </w:rPr>
        <w:t>pmcd.exe</w:t>
      </w:r>
      <w:r w:rsidRPr="00187CB3">
        <w:rPr>
          <w:rFonts w:ascii="Times New Roman" w:hAnsi="Times New Roman" w:cs="Times New Roman"/>
        </w:rPr>
        <w:t>）来实现的，实时数据服务程序随</w:t>
      </w:r>
      <w:r w:rsidRPr="00187CB3">
        <w:rPr>
          <w:rFonts w:ascii="Times New Roman" w:hAnsi="Times New Roman" w:cs="Times New Roman"/>
        </w:rPr>
        <w:t>NicBuilder</w:t>
      </w:r>
      <w:r w:rsidRPr="00187CB3">
        <w:rPr>
          <w:rFonts w:ascii="Times New Roman" w:hAnsi="Times New Roman" w:cs="Times New Roman"/>
        </w:rPr>
        <w:t>安装程序被安装到各个网络节点，并被添加到</w:t>
      </w:r>
      <w:r w:rsidRPr="00187CB3">
        <w:rPr>
          <w:rFonts w:ascii="Times New Roman" w:hAnsi="Times New Roman" w:cs="Times New Roman"/>
        </w:rPr>
        <w:t>Windows</w:t>
      </w:r>
      <w:r w:rsidRPr="00187CB3">
        <w:rPr>
          <w:rFonts w:ascii="Times New Roman" w:hAnsi="Times New Roman" w:cs="Times New Roman"/>
        </w:rPr>
        <w:t>系统的服务管理中，随</w:t>
      </w:r>
      <w:r w:rsidRPr="00187CB3">
        <w:rPr>
          <w:rFonts w:ascii="Times New Roman" w:hAnsi="Times New Roman" w:cs="Times New Roman"/>
        </w:rPr>
        <w:t>Windows</w:t>
      </w:r>
      <w:r w:rsidRPr="00187CB3">
        <w:rPr>
          <w:rFonts w:ascii="Times New Roman" w:hAnsi="Times New Roman" w:cs="Times New Roman"/>
        </w:rPr>
        <w:t>系统启动后自动加载运行。实时数据服务程序也是各个网络节点实现数据共享的依据。</w:t>
      </w:r>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其次，分布式数据存储及冗余备份。</w:t>
      </w:r>
      <w:r w:rsidRPr="00187CB3">
        <w:rPr>
          <w:rFonts w:ascii="Times New Roman" w:hAnsi="Times New Roman" w:cs="Times New Roman"/>
        </w:rPr>
        <w:t>NicBuilder</w:t>
      </w:r>
      <w:r w:rsidRPr="00187CB3">
        <w:rPr>
          <w:rFonts w:ascii="Times New Roman" w:hAnsi="Times New Roman" w:cs="Times New Roman"/>
        </w:rPr>
        <w:t>的历史数据存储是可分散的，同时，通过设置不同的网络参数，可以为历史数据存储站配置一个或多个（最多可达到</w:t>
      </w:r>
      <w:r w:rsidRPr="00187CB3">
        <w:rPr>
          <w:rFonts w:ascii="Times New Roman" w:hAnsi="Times New Roman" w:cs="Times New Roman"/>
        </w:rPr>
        <w:t>16</w:t>
      </w:r>
      <w:r w:rsidRPr="00187CB3">
        <w:rPr>
          <w:rFonts w:ascii="Times New Roman" w:hAnsi="Times New Roman" w:cs="Times New Roman"/>
        </w:rPr>
        <w:t>个）网络节点，最多可达到</w:t>
      </w:r>
      <w:r w:rsidRPr="00187CB3">
        <w:rPr>
          <w:rFonts w:ascii="Times New Roman" w:hAnsi="Times New Roman" w:cs="Times New Roman"/>
        </w:rPr>
        <w:t>16</w:t>
      </w:r>
      <w:r w:rsidRPr="00187CB3">
        <w:rPr>
          <w:rFonts w:ascii="Times New Roman" w:hAnsi="Times New Roman" w:cs="Times New Roman"/>
        </w:rPr>
        <w:t>个真正实现历史数据存储站的冗余备份。这同样是</w:t>
      </w:r>
      <w:r w:rsidRPr="00187CB3">
        <w:rPr>
          <w:rFonts w:ascii="Times New Roman" w:hAnsi="Times New Roman" w:cs="Times New Roman"/>
        </w:rPr>
        <w:t>NicBuilder</w:t>
      </w:r>
      <w:r w:rsidRPr="00187CB3">
        <w:rPr>
          <w:rFonts w:ascii="Times New Roman" w:hAnsi="Times New Roman" w:cs="Times New Roman"/>
        </w:rPr>
        <w:t>监控组态软件的优点之一。</w:t>
      </w:r>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第三，多网络节点冗余，</w:t>
      </w:r>
      <w:r w:rsidRPr="00187CB3">
        <w:rPr>
          <w:rFonts w:ascii="Times New Roman" w:hAnsi="Times New Roman" w:cs="Times New Roman"/>
        </w:rPr>
        <w:t>NicBuilder</w:t>
      </w:r>
      <w:r w:rsidRPr="00187CB3">
        <w:rPr>
          <w:rFonts w:ascii="Times New Roman" w:hAnsi="Times New Roman" w:cs="Times New Roman"/>
        </w:rPr>
        <w:t>可以将不多于</w:t>
      </w:r>
      <w:r w:rsidRPr="00187CB3">
        <w:rPr>
          <w:rFonts w:ascii="Times New Roman" w:hAnsi="Times New Roman" w:cs="Times New Roman"/>
        </w:rPr>
        <w:t>16</w:t>
      </w:r>
      <w:r w:rsidRPr="00187CB3">
        <w:rPr>
          <w:rFonts w:ascii="Times New Roman" w:hAnsi="Times New Roman" w:cs="Times New Roman"/>
        </w:rPr>
        <w:t>个的网络节点配置成具有相同功能的工作站，也可以通过安装限制，配置具有各种不同功能的专门工作站（如图</w:t>
      </w:r>
      <w:r w:rsidRPr="00187CB3">
        <w:rPr>
          <w:rFonts w:ascii="Times New Roman" w:hAnsi="Times New Roman" w:cs="Times New Roman"/>
        </w:rPr>
        <w:t>9.1</w:t>
      </w:r>
      <w:r w:rsidRPr="00187CB3">
        <w:rPr>
          <w:rFonts w:ascii="Times New Roman" w:hAnsi="Times New Roman" w:cs="Times New Roman"/>
        </w:rPr>
        <w:t>所示的工程师站（</w:t>
      </w:r>
      <w:r w:rsidRPr="00187CB3">
        <w:rPr>
          <w:rFonts w:ascii="Times New Roman" w:hAnsi="Times New Roman" w:cs="Times New Roman"/>
        </w:rPr>
        <w:t>EWS</w:t>
      </w:r>
      <w:r w:rsidRPr="00187CB3">
        <w:rPr>
          <w:rFonts w:ascii="Times New Roman" w:hAnsi="Times New Roman" w:cs="Times New Roman"/>
        </w:rPr>
        <w:t>）、操作员站（</w:t>
      </w:r>
      <w:r w:rsidRPr="00187CB3">
        <w:rPr>
          <w:rFonts w:ascii="Times New Roman" w:hAnsi="Times New Roman" w:cs="Times New Roman"/>
        </w:rPr>
        <w:t>OIS</w:t>
      </w:r>
      <w:r w:rsidRPr="00187CB3">
        <w:rPr>
          <w:rFonts w:ascii="Times New Roman" w:hAnsi="Times New Roman" w:cs="Times New Roman"/>
        </w:rPr>
        <w:t>）、历史数据存储站（</w:t>
      </w:r>
      <w:r w:rsidRPr="00187CB3">
        <w:rPr>
          <w:rFonts w:ascii="Times New Roman" w:hAnsi="Times New Roman" w:cs="Times New Roman"/>
        </w:rPr>
        <w:t>HLS</w:t>
      </w:r>
      <w:r w:rsidRPr="00187CB3">
        <w:rPr>
          <w:rFonts w:ascii="Times New Roman" w:hAnsi="Times New Roman" w:cs="Times New Roman"/>
        </w:rPr>
        <w:t>）、网络接口站（</w:t>
      </w:r>
      <w:r w:rsidRPr="00187CB3">
        <w:rPr>
          <w:rFonts w:ascii="Times New Roman" w:hAnsi="Times New Roman" w:cs="Times New Roman"/>
        </w:rPr>
        <w:t>NIS</w:t>
      </w:r>
      <w:r w:rsidRPr="00187CB3">
        <w:rPr>
          <w:rFonts w:ascii="Times New Roman" w:hAnsi="Times New Roman" w:cs="Times New Roman"/>
        </w:rPr>
        <w:t>）等）。在应用</w:t>
      </w:r>
      <w:r w:rsidRPr="00187CB3">
        <w:rPr>
          <w:rFonts w:ascii="Times New Roman" w:hAnsi="Times New Roman" w:cs="Times New Roman"/>
        </w:rPr>
        <w:t>NicBuilder</w:t>
      </w:r>
      <w:r w:rsidRPr="00187CB3">
        <w:rPr>
          <w:rFonts w:ascii="Times New Roman" w:hAnsi="Times New Roman" w:cs="Times New Roman"/>
        </w:rPr>
        <w:t>监控组态软件组网时，网络节点的数量是不限制的，可以根据工程的需求配置任意多个节点。</w:t>
      </w:r>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lastRenderedPageBreak/>
        <w:t>NicBuilder</w:t>
      </w:r>
      <w:r w:rsidRPr="00187CB3">
        <w:rPr>
          <w:rFonts w:ascii="Times New Roman" w:hAnsi="Times New Roman" w:cs="Times New Roman"/>
        </w:rPr>
        <w:t>监控软件提供给用户的功能软件包括：人机界面组态程序（</w:t>
      </w:r>
      <w:r w:rsidRPr="00187CB3">
        <w:rPr>
          <w:rFonts w:ascii="Times New Roman" w:hAnsi="Times New Roman" w:cs="Times New Roman"/>
        </w:rPr>
        <w:t>MCDraw</w:t>
      </w:r>
      <w:r w:rsidRPr="00187CB3">
        <w:rPr>
          <w:rFonts w:ascii="Times New Roman" w:hAnsi="Times New Roman" w:cs="Times New Roman"/>
        </w:rPr>
        <w:t>）、运行操作站（</w:t>
      </w:r>
      <w:r w:rsidRPr="00187CB3">
        <w:rPr>
          <w:rFonts w:ascii="Times New Roman" w:hAnsi="Times New Roman" w:cs="Times New Roman"/>
        </w:rPr>
        <w:t>MCView</w:t>
      </w:r>
      <w:r w:rsidRPr="00187CB3">
        <w:rPr>
          <w:rFonts w:ascii="Times New Roman" w:hAnsi="Times New Roman" w:cs="Times New Roman"/>
        </w:rPr>
        <w:t>）、历史记录查询（</w:t>
      </w:r>
      <w:r w:rsidRPr="00187CB3">
        <w:rPr>
          <w:rFonts w:ascii="Times New Roman" w:hAnsi="Times New Roman" w:cs="Times New Roman"/>
        </w:rPr>
        <w:t>Hisq</w:t>
      </w:r>
      <w:r w:rsidRPr="00187CB3">
        <w:rPr>
          <w:rFonts w:ascii="Times New Roman" w:hAnsi="Times New Roman" w:cs="Times New Roman"/>
        </w:rPr>
        <w:t>）和事件记录查询（</w:t>
      </w:r>
      <w:r w:rsidRPr="00187CB3">
        <w:rPr>
          <w:rFonts w:ascii="Times New Roman" w:hAnsi="Times New Roman" w:cs="Times New Roman"/>
        </w:rPr>
        <w:t>Evtq</w:t>
      </w:r>
      <w:r w:rsidRPr="00187CB3">
        <w:rPr>
          <w:rFonts w:ascii="Times New Roman" w:hAnsi="Times New Roman" w:cs="Times New Roman"/>
        </w:rPr>
        <w:t>）以及单独发行的各种驱动程序等。通过在不同的网络节点安装相应的功能软件，来明确该网络节点的主要职责和任务。如在工程师站安装人机界面组态程序和系统数据库组态程序以及历史数据、事件记录查询程序来确立工程师站的调试、维护、记录查询和打印等各项职责；在网络接口站安装相关驱动程序实现工业现场数据采集与系统控制；在操作员站安装运行操作站程序以实现人机交互功能等。</w:t>
      </w:r>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NicBuilder</w:t>
      </w:r>
      <w:r w:rsidRPr="00187CB3">
        <w:rPr>
          <w:rFonts w:ascii="Times New Roman" w:hAnsi="Times New Roman" w:cs="Times New Roman"/>
        </w:rPr>
        <w:t>监控软件包括单机运行和网络运行两种发行版本，两种版本针对于用户的人机交互功能是完全相同的，在下一节和</w:t>
      </w:r>
      <w:r w:rsidRPr="00187CB3">
        <w:rPr>
          <w:rFonts w:ascii="Times New Roman" w:hAnsi="Times New Roman" w:cs="Times New Roman"/>
        </w:rPr>
        <w:t>3.3</w:t>
      </w:r>
      <w:r w:rsidRPr="00187CB3">
        <w:rPr>
          <w:rFonts w:ascii="Times New Roman" w:hAnsi="Times New Roman" w:cs="Times New Roman"/>
        </w:rPr>
        <w:t>节我们将分别从系统配置的角度来讲述各自的应用。</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77" w:name="_Toc310409467"/>
      <w:bookmarkStart w:id="78" w:name="_Toc406075001"/>
      <w:r w:rsidRPr="00187CB3">
        <w:rPr>
          <w:rFonts w:ascii="Times New Roman" w:hAnsi="Times New Roman"/>
        </w:rPr>
        <w:t>单机版和网络版</w:t>
      </w:r>
      <w:bookmarkEnd w:id="77"/>
      <w:bookmarkEnd w:id="78"/>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前面已经提到，</w:t>
      </w:r>
      <w:r w:rsidRPr="00187CB3">
        <w:rPr>
          <w:rFonts w:ascii="Times New Roman" w:hAnsi="Times New Roman" w:cs="Times New Roman"/>
        </w:rPr>
        <w:t>NicBuilder</w:t>
      </w:r>
      <w:r w:rsidRPr="00187CB3">
        <w:rPr>
          <w:rFonts w:ascii="Times New Roman" w:hAnsi="Times New Roman" w:cs="Times New Roman"/>
        </w:rPr>
        <w:t>监控组态软件提供单机版和网络版两种发行版本，二者的不同之处就在于单机版运行时不需要相关的网络连接设备，可以单独在一台计算机中运行所有</w:t>
      </w:r>
      <w:r w:rsidRPr="00187CB3">
        <w:rPr>
          <w:rFonts w:ascii="Times New Roman" w:hAnsi="Times New Roman" w:cs="Times New Roman"/>
        </w:rPr>
        <w:t>NicBuilder</w:t>
      </w:r>
      <w:r w:rsidRPr="00187CB3">
        <w:rPr>
          <w:rFonts w:ascii="Times New Roman" w:hAnsi="Times New Roman" w:cs="Times New Roman"/>
        </w:rPr>
        <w:t>系统提供的功能软件。</w:t>
      </w:r>
      <w:r w:rsidRPr="00187CB3">
        <w:rPr>
          <w:rFonts w:ascii="Times New Roman" w:hAnsi="Times New Roman" w:cs="Times New Roman"/>
        </w:rPr>
        <w:t>NicBuilder</w:t>
      </w:r>
      <w:r w:rsidRPr="00187CB3">
        <w:rPr>
          <w:rFonts w:ascii="Times New Roman" w:hAnsi="Times New Roman" w:cs="Times New Roman"/>
        </w:rPr>
        <w:t>单机版和网络版另外一个不同之处在于，单机版的</w:t>
      </w:r>
      <w:r w:rsidRPr="00187CB3">
        <w:rPr>
          <w:rFonts w:ascii="Times New Roman" w:hAnsi="Times New Roman" w:cs="Times New Roman"/>
        </w:rPr>
        <w:t>NicBuilder</w:t>
      </w:r>
      <w:r w:rsidRPr="00187CB3">
        <w:rPr>
          <w:rFonts w:ascii="Times New Roman" w:hAnsi="Times New Roman" w:cs="Times New Roman"/>
        </w:rPr>
        <w:t>程序只能看到本地运行的服务器的数据，而网络版的程序则可以看到整个网络上的</w:t>
      </w:r>
      <w:r w:rsidRPr="00187CB3">
        <w:rPr>
          <w:rFonts w:ascii="Times New Roman" w:hAnsi="Times New Roman" w:cs="Times New Roman"/>
        </w:rPr>
        <w:t>NicBuilder</w:t>
      </w:r>
      <w:r w:rsidRPr="00187CB3">
        <w:rPr>
          <w:rFonts w:ascii="Times New Roman" w:hAnsi="Times New Roman" w:cs="Times New Roman"/>
        </w:rPr>
        <w:t>服务器。</w:t>
      </w:r>
      <w:r w:rsidRPr="00187CB3">
        <w:rPr>
          <w:rFonts w:ascii="Times New Roman" w:hAnsi="Times New Roman" w:cs="Times New Roman"/>
        </w:rPr>
        <w:t>NicBuilder 1.0</w:t>
      </w:r>
      <w:r w:rsidRPr="00187CB3">
        <w:rPr>
          <w:rFonts w:ascii="Times New Roman" w:hAnsi="Times New Roman" w:cs="Times New Roman"/>
        </w:rPr>
        <w:t>版的组态在</w:t>
      </w:r>
      <w:r w:rsidRPr="00187CB3">
        <w:rPr>
          <w:rFonts w:ascii="Times New Roman" w:hAnsi="Times New Roman" w:cs="Times New Roman"/>
        </w:rPr>
        <w:t>NicBuilder</w:t>
      </w:r>
      <w:r w:rsidRPr="00187CB3">
        <w:rPr>
          <w:rFonts w:ascii="Times New Roman" w:hAnsi="Times New Roman" w:cs="Times New Roman"/>
        </w:rPr>
        <w:t>单机版和网络版中的意义和配置方法是完全相同的，在介绍时将不加以区分。在</w:t>
      </w:r>
      <w:r w:rsidRPr="00187CB3">
        <w:rPr>
          <w:rFonts w:ascii="Times New Roman" w:hAnsi="Times New Roman" w:cs="Times New Roman"/>
        </w:rPr>
        <w:t>2.4</w:t>
      </w:r>
      <w:r w:rsidRPr="00187CB3">
        <w:rPr>
          <w:rFonts w:ascii="Times New Roman" w:hAnsi="Times New Roman" w:cs="Times New Roman"/>
        </w:rPr>
        <w:t>节的系统配置简介中，我们已经初步介绍了有关系统配置文件的相关知识，本节将进一步阐述这方面的内容。</w:t>
      </w:r>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在各种配置文件中，我们将诸如</w:t>
      </w:r>
      <w:r w:rsidRPr="00187CB3">
        <w:rPr>
          <w:rFonts w:ascii="Times New Roman" w:hAnsi="Times New Roman" w:cs="Times New Roman"/>
        </w:rPr>
        <w:t>“[ioss]”</w:t>
      </w:r>
      <w:r w:rsidRPr="00187CB3">
        <w:rPr>
          <w:rFonts w:ascii="Times New Roman" w:hAnsi="Times New Roman" w:cs="Times New Roman"/>
        </w:rPr>
        <w:t>等称之为</w:t>
      </w:r>
      <w:r w:rsidRPr="00187CB3">
        <w:rPr>
          <w:rFonts w:ascii="Times New Roman" w:hAnsi="Times New Roman" w:cs="Times New Roman"/>
        </w:rPr>
        <w:t>“</w:t>
      </w:r>
      <w:r w:rsidRPr="00187CB3">
        <w:rPr>
          <w:rFonts w:ascii="Times New Roman" w:hAnsi="Times New Roman" w:cs="Times New Roman"/>
        </w:rPr>
        <w:t>节</w:t>
      </w:r>
      <w:r w:rsidRPr="00187CB3">
        <w:rPr>
          <w:rFonts w:ascii="Times New Roman" w:hAnsi="Times New Roman" w:cs="Times New Roman"/>
        </w:rPr>
        <w:t>”</w:t>
      </w:r>
      <w:r w:rsidRPr="00187CB3">
        <w:rPr>
          <w:rFonts w:ascii="Times New Roman" w:hAnsi="Times New Roman" w:cs="Times New Roman"/>
        </w:rPr>
        <w:t>，</w:t>
      </w:r>
      <w:r w:rsidRPr="00187CB3">
        <w:rPr>
          <w:rFonts w:ascii="Times New Roman" w:hAnsi="Times New Roman" w:cs="Times New Roman"/>
        </w:rPr>
        <w:t>NicBuilder</w:t>
      </w:r>
      <w:r w:rsidRPr="00187CB3">
        <w:rPr>
          <w:rFonts w:ascii="Times New Roman" w:hAnsi="Times New Roman" w:cs="Times New Roman"/>
        </w:rPr>
        <w:t>的系统配置文件中，一般包括下列</w:t>
      </w:r>
      <w:r w:rsidRPr="00187CB3">
        <w:rPr>
          <w:rFonts w:ascii="Times New Roman" w:hAnsi="Times New Roman" w:cs="Times New Roman"/>
        </w:rPr>
        <w:t>“</w:t>
      </w:r>
      <w:r w:rsidRPr="00187CB3">
        <w:rPr>
          <w:rFonts w:ascii="Times New Roman" w:hAnsi="Times New Roman" w:cs="Times New Roman"/>
        </w:rPr>
        <w:t>节</w:t>
      </w:r>
      <w:r w:rsidRPr="00187CB3">
        <w:rPr>
          <w:rFonts w:ascii="Times New Roman" w:hAnsi="Times New Roman" w:cs="Times New Roman"/>
        </w:rPr>
        <w:t>”</w:t>
      </w:r>
      <w:r w:rsidRPr="00187CB3">
        <w:rPr>
          <w:rFonts w:ascii="Times New Roman" w:hAnsi="Times New Roman" w:cs="Times New Roman"/>
        </w:rPr>
        <w:t>信息：</w:t>
      </w:r>
    </w:p>
    <w:p w:rsidR="00575BA4" w:rsidRPr="00187CB3" w:rsidRDefault="00575BA4" w:rsidP="00575BA4">
      <w:pPr>
        <w:ind w:leftChars="200" w:left="420" w:firstLineChars="208" w:firstLine="437"/>
        <w:rPr>
          <w:rFonts w:ascii="Times New Roman" w:hAnsi="Times New Roman" w:cs="Times New Roman"/>
        </w:rPr>
      </w:pPr>
      <w:r w:rsidRPr="00187CB3">
        <w:rPr>
          <w:rFonts w:ascii="Times New Roman" w:hAnsi="Times New Roman" w:cs="Times New Roman"/>
        </w:rPr>
        <w:t>[groups]</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w:t>
      </w:r>
      <w:r w:rsidRPr="00187CB3">
        <w:rPr>
          <w:rFonts w:ascii="Times New Roman" w:hAnsi="Times New Roman" w:cs="Times New Roman"/>
        </w:rPr>
        <w:t>组</w:t>
      </w:r>
      <w:r w:rsidRPr="00187CB3">
        <w:rPr>
          <w:rFonts w:ascii="Times New Roman" w:hAnsi="Times New Roman" w:cs="Times New Roman"/>
        </w:rPr>
        <w:t>”</w:t>
      </w:r>
      <w:r w:rsidRPr="00187CB3">
        <w:rPr>
          <w:rFonts w:ascii="Times New Roman" w:hAnsi="Times New Roman" w:cs="Times New Roman"/>
        </w:rPr>
        <w:t>信息节</w:t>
      </w:r>
    </w:p>
    <w:p w:rsidR="00575BA4" w:rsidRPr="00187CB3" w:rsidRDefault="00575BA4" w:rsidP="00575BA4">
      <w:pPr>
        <w:ind w:leftChars="200" w:left="420" w:firstLineChars="208" w:firstLine="437"/>
        <w:rPr>
          <w:rFonts w:ascii="Times New Roman" w:hAnsi="Times New Roman" w:cs="Times New Roman"/>
        </w:rPr>
      </w:pPr>
      <w:r w:rsidRPr="00187CB3">
        <w:rPr>
          <w:rFonts w:ascii="Times New Roman" w:hAnsi="Times New Roman" w:cs="Times New Roman"/>
        </w:rPr>
        <w:t xml:space="preserve">[devices] </w:t>
      </w:r>
      <w:r w:rsidRPr="00187CB3">
        <w:rPr>
          <w:rFonts w:ascii="Times New Roman" w:hAnsi="Times New Roman" w:cs="Times New Roman"/>
        </w:rPr>
        <w:tab/>
      </w:r>
      <w:r w:rsidRPr="00187CB3">
        <w:rPr>
          <w:rFonts w:ascii="Times New Roman" w:hAnsi="Times New Roman" w:cs="Times New Roman"/>
        </w:rPr>
        <w:tab/>
        <w:t>“</w:t>
      </w:r>
      <w:r w:rsidRPr="00187CB3">
        <w:rPr>
          <w:rFonts w:ascii="Times New Roman" w:hAnsi="Times New Roman" w:cs="Times New Roman"/>
        </w:rPr>
        <w:t>设备</w:t>
      </w:r>
      <w:r w:rsidRPr="00187CB3">
        <w:rPr>
          <w:rFonts w:ascii="Times New Roman" w:hAnsi="Times New Roman" w:cs="Times New Roman"/>
        </w:rPr>
        <w:t>”</w:t>
      </w:r>
      <w:r w:rsidRPr="00187CB3">
        <w:rPr>
          <w:rFonts w:ascii="Times New Roman" w:hAnsi="Times New Roman" w:cs="Times New Roman"/>
        </w:rPr>
        <w:t>信息节</w:t>
      </w:r>
    </w:p>
    <w:p w:rsidR="00575BA4" w:rsidRPr="00187CB3" w:rsidRDefault="00575BA4" w:rsidP="00575BA4">
      <w:pPr>
        <w:ind w:leftChars="200" w:left="420" w:firstLineChars="208" w:firstLine="437"/>
        <w:rPr>
          <w:rFonts w:ascii="Times New Roman" w:hAnsi="Times New Roman" w:cs="Times New Roman"/>
        </w:rPr>
      </w:pPr>
      <w:r w:rsidRPr="00187CB3">
        <w:rPr>
          <w:rFonts w:ascii="Times New Roman" w:hAnsi="Times New Roman" w:cs="Times New Roman"/>
        </w:rPr>
        <w:t xml:space="preserve">[ports]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w:t>
      </w:r>
      <w:r w:rsidRPr="00187CB3">
        <w:rPr>
          <w:rFonts w:ascii="Times New Roman" w:hAnsi="Times New Roman" w:cs="Times New Roman"/>
        </w:rPr>
        <w:t>端口</w:t>
      </w:r>
      <w:r w:rsidRPr="00187CB3">
        <w:rPr>
          <w:rFonts w:ascii="Times New Roman" w:hAnsi="Times New Roman" w:cs="Times New Roman"/>
        </w:rPr>
        <w:t>”</w:t>
      </w:r>
      <w:r w:rsidRPr="00187CB3">
        <w:rPr>
          <w:rFonts w:ascii="Times New Roman" w:hAnsi="Times New Roman" w:cs="Times New Roman"/>
        </w:rPr>
        <w:t>信息节</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79" w:name="_Toc310409468"/>
      <w:bookmarkStart w:id="80" w:name="_Toc406075002"/>
      <w:r w:rsidRPr="00187CB3">
        <w:rPr>
          <w:rFonts w:ascii="Times New Roman" w:hAnsi="Times New Roman"/>
        </w:rPr>
        <w:t>定义本地的节点名称</w:t>
      </w:r>
      <w:bookmarkEnd w:id="79"/>
      <w:bookmarkEnd w:id="80"/>
    </w:p>
    <w:p w:rsidR="00613767" w:rsidRPr="00187CB3" w:rsidRDefault="00613767" w:rsidP="00575BA4">
      <w:pPr>
        <w:ind w:firstLine="420"/>
        <w:rPr>
          <w:rFonts w:ascii="Times New Roman" w:hAnsi="Times New Roman" w:cs="Times New Roman"/>
        </w:rPr>
      </w:pPr>
      <w:r w:rsidRPr="00187CB3">
        <w:rPr>
          <w:rFonts w:ascii="Times New Roman" w:hAnsi="Times New Roman" w:cs="Times New Roman"/>
        </w:rPr>
        <w:t>双击打开</w:t>
      </w:r>
      <w:r w:rsidRPr="00187CB3">
        <w:rPr>
          <w:rFonts w:ascii="Times New Roman" w:hAnsi="Times New Roman" w:cs="Times New Roman"/>
        </w:rPr>
        <w:t>Serverman.exe</w:t>
      </w:r>
      <w:r w:rsidRPr="00187CB3">
        <w:rPr>
          <w:rFonts w:ascii="Times New Roman" w:hAnsi="Times New Roman" w:cs="Times New Roman"/>
        </w:rPr>
        <w:t>服务器管理器程序。在</w:t>
      </w:r>
      <w:r w:rsidR="00DE137F" w:rsidRPr="00187CB3">
        <w:rPr>
          <w:rFonts w:ascii="Times New Roman" w:hAnsi="Times New Roman" w:cs="Times New Roman"/>
        </w:rPr>
        <w:t>节点名称栏填入用户需要的服务器节点名字，点击设置，安装并启动实时库，本地节点则定义到了系统中。</w:t>
      </w:r>
      <w:r w:rsidRPr="00187CB3">
        <w:rPr>
          <w:rFonts w:ascii="Times New Roman" w:hAnsi="Times New Roman" w:cs="Times New Roman"/>
        </w:rPr>
        <w:t>如下图：</w:t>
      </w:r>
    </w:p>
    <w:p w:rsidR="00C03242" w:rsidRPr="00187CB3" w:rsidRDefault="00C03242" w:rsidP="00575BA4">
      <w:pPr>
        <w:ind w:firstLine="420"/>
        <w:rPr>
          <w:rFonts w:ascii="Times New Roman" w:hAnsi="Times New Roman" w:cs="Times New Roman"/>
          <w:color w:val="FF0000"/>
        </w:rPr>
      </w:pPr>
    </w:p>
    <w:p w:rsidR="00575BA4" w:rsidRPr="00187CB3" w:rsidRDefault="00B96EFD" w:rsidP="00575BA4">
      <w:pPr>
        <w:ind w:firstLine="420"/>
        <w:jc w:val="center"/>
        <w:rPr>
          <w:rFonts w:ascii="Times New Roman" w:hAnsi="Times New Roman" w:cs="Times New Roman"/>
          <w:color w:val="FF0000"/>
        </w:rPr>
      </w:pPr>
      <w:r w:rsidRPr="00187CB3">
        <w:rPr>
          <w:rFonts w:ascii="Times New Roman" w:hAnsi="Times New Roman" w:cs="Times New Roman"/>
          <w:noProof/>
          <w:color w:val="FF0000"/>
        </w:rPr>
        <w:drawing>
          <wp:inline distT="0" distB="0" distL="0" distR="0">
            <wp:extent cx="3000196" cy="2733925"/>
            <wp:effectExtent l="19050" t="0" r="0" b="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3003201" cy="2736664"/>
                    </a:xfrm>
                    <a:prstGeom prst="rect">
                      <a:avLst/>
                    </a:prstGeom>
                    <a:noFill/>
                    <a:ln w="9525">
                      <a:noFill/>
                      <a:miter lim="800000"/>
                      <a:headEnd/>
                      <a:tailEnd/>
                    </a:ln>
                  </pic:spPr>
                </pic:pic>
              </a:graphicData>
            </a:graphic>
          </wp:inline>
        </w:drawing>
      </w:r>
    </w:p>
    <w:p w:rsidR="00575BA4" w:rsidRPr="00187CB3" w:rsidRDefault="00575BA4" w:rsidP="00575BA4">
      <w:pPr>
        <w:ind w:left="624"/>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 xml:space="preserve"> 3.2 </w:t>
      </w:r>
      <w:r w:rsidRPr="00187CB3">
        <w:rPr>
          <w:rFonts w:ascii="Times New Roman" w:hAnsi="Times New Roman" w:cs="Times New Roman"/>
          <w:sz w:val="18"/>
          <w:szCs w:val="18"/>
        </w:rPr>
        <w:t>修改计算机的</w:t>
      </w:r>
      <w:r w:rsidRPr="00187CB3">
        <w:rPr>
          <w:rFonts w:ascii="Times New Roman" w:hAnsi="Times New Roman" w:cs="Times New Roman"/>
          <w:sz w:val="18"/>
          <w:szCs w:val="18"/>
        </w:rPr>
        <w:t>Netbios</w:t>
      </w:r>
      <w:r w:rsidRPr="00187CB3">
        <w:rPr>
          <w:rFonts w:ascii="Times New Roman" w:hAnsi="Times New Roman" w:cs="Times New Roman"/>
          <w:sz w:val="18"/>
          <w:szCs w:val="18"/>
        </w:rPr>
        <w:t>名称</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81" w:name="_Toc310409469"/>
      <w:bookmarkStart w:id="82" w:name="_Toc406075003"/>
      <w:r w:rsidRPr="00187CB3">
        <w:rPr>
          <w:rFonts w:ascii="Times New Roman" w:hAnsi="Times New Roman"/>
        </w:rPr>
        <w:t>启动</w:t>
      </w:r>
      <w:r w:rsidRPr="00187CB3">
        <w:rPr>
          <w:rFonts w:ascii="Times New Roman" w:hAnsi="Times New Roman"/>
        </w:rPr>
        <w:t>NicBuilder</w:t>
      </w:r>
      <w:r w:rsidRPr="00187CB3">
        <w:rPr>
          <w:rFonts w:ascii="Times New Roman" w:hAnsi="Times New Roman"/>
        </w:rPr>
        <w:t>系统组态程序</w:t>
      </w:r>
      <w:bookmarkEnd w:id="81"/>
      <w:bookmarkEnd w:id="8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大部分的组态工作可以通过</w:t>
      </w:r>
      <w:r w:rsidRPr="00187CB3">
        <w:rPr>
          <w:rFonts w:ascii="Times New Roman" w:hAnsi="Times New Roman" w:cs="Times New Roman"/>
        </w:rPr>
        <w:t>NicBuilder</w:t>
      </w:r>
      <w:r w:rsidRPr="00187CB3">
        <w:rPr>
          <w:rFonts w:ascii="Times New Roman" w:hAnsi="Times New Roman" w:cs="Times New Roman"/>
        </w:rPr>
        <w:t>的系统组态程序完成。</w:t>
      </w:r>
      <w:r w:rsidRPr="00187CB3">
        <w:rPr>
          <w:rFonts w:ascii="Times New Roman" w:hAnsi="Times New Roman" w:cs="Times New Roman"/>
        </w:rPr>
        <w:t>NicBuilder 1.0</w:t>
      </w:r>
      <w:r w:rsidRPr="00187CB3">
        <w:rPr>
          <w:rFonts w:ascii="Times New Roman" w:hAnsi="Times New Roman" w:cs="Times New Roman"/>
        </w:rPr>
        <w:t>安装完成后，在解压目录下用鼠标或者键盘选择其中的</w:t>
      </w:r>
      <w:r w:rsidRPr="00187CB3">
        <w:rPr>
          <w:rFonts w:ascii="Times New Roman" w:hAnsi="Times New Roman" w:cs="Times New Roman"/>
        </w:rPr>
        <w:t>NicBuilder.exe</w:t>
      </w:r>
      <w:r w:rsidRPr="00187CB3">
        <w:rPr>
          <w:rFonts w:ascii="Times New Roman" w:hAnsi="Times New Roman" w:cs="Times New Roman"/>
        </w:rPr>
        <w:t>，双击即可运行</w:t>
      </w:r>
      <w:r w:rsidRPr="00187CB3">
        <w:rPr>
          <w:rFonts w:ascii="Times New Roman" w:hAnsi="Times New Roman" w:cs="Times New Roman"/>
        </w:rPr>
        <w:t>NicBuilder</w:t>
      </w:r>
      <w:r w:rsidRPr="00187CB3">
        <w:rPr>
          <w:rFonts w:ascii="Times New Roman" w:hAnsi="Times New Roman" w:cs="Times New Roman"/>
        </w:rPr>
        <w:t>系统组态程序，如图</w:t>
      </w:r>
      <w:r w:rsidRPr="00187CB3">
        <w:rPr>
          <w:rFonts w:ascii="Times New Roman" w:hAnsi="Times New Roman" w:cs="Times New Roman"/>
        </w:rPr>
        <w:t>3.3</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对于高级用户，也可以不使用系统组态程序，直接修改系统配置文件（位于</w:t>
      </w:r>
      <w:r w:rsidRPr="00187CB3">
        <w:rPr>
          <w:rFonts w:ascii="Times New Roman" w:hAnsi="Times New Roman" w:cs="Times New Roman"/>
        </w:rPr>
        <w:t>NicBuilder</w:t>
      </w:r>
      <w:r w:rsidRPr="00187CB3">
        <w:rPr>
          <w:rFonts w:ascii="Times New Roman" w:hAnsi="Times New Roman" w:cs="Times New Roman"/>
        </w:rPr>
        <w:t>安装目录下</w:t>
      </w:r>
      <w:r w:rsidRPr="00187CB3">
        <w:rPr>
          <w:rFonts w:ascii="Times New Roman" w:hAnsi="Times New Roman" w:cs="Times New Roman"/>
        </w:rPr>
        <w:t>config</w:t>
      </w:r>
      <w:r w:rsidRPr="00187CB3">
        <w:rPr>
          <w:rFonts w:ascii="Times New Roman" w:hAnsi="Times New Roman" w:cs="Times New Roman"/>
        </w:rPr>
        <w:t>子目录中的</w:t>
      </w:r>
      <w:r w:rsidRPr="00187CB3">
        <w:rPr>
          <w:rFonts w:ascii="Times New Roman" w:hAnsi="Times New Roman" w:cs="Times New Roman"/>
        </w:rPr>
        <w:t>NicBuilder.ini</w:t>
      </w:r>
      <w:r w:rsidRPr="00187CB3">
        <w:rPr>
          <w:rFonts w:ascii="Times New Roman" w:hAnsi="Times New Roman" w:cs="Times New Roman"/>
        </w:rPr>
        <w:t>文件）来完成系统组态。</w:t>
      </w:r>
      <w:r w:rsidRPr="00187CB3">
        <w:rPr>
          <w:rFonts w:ascii="Times New Roman" w:hAnsi="Times New Roman" w:cs="Times New Roman"/>
        </w:rPr>
        <w:t xml:space="preserve"> </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4676775" cy="2676525"/>
            <wp:effectExtent l="19050" t="0" r="952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676775" cy="26765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3.3</w:t>
      </w:r>
      <w:r w:rsidRPr="00187CB3">
        <w:rPr>
          <w:rFonts w:ascii="Times New Roman" w:hAnsi="Times New Roman" w:cs="Times New Roman"/>
          <w:sz w:val="18"/>
          <w:szCs w:val="18"/>
        </w:rPr>
        <w:tab/>
      </w:r>
      <w:r w:rsidRPr="00187CB3">
        <w:rPr>
          <w:rFonts w:ascii="Times New Roman" w:hAnsi="Times New Roman" w:cs="Times New Roman"/>
          <w:sz w:val="18"/>
          <w:szCs w:val="18"/>
        </w:rPr>
        <w:t>启动</w:t>
      </w:r>
      <w:r w:rsidRPr="00187CB3">
        <w:rPr>
          <w:rFonts w:ascii="Times New Roman" w:hAnsi="Times New Roman" w:cs="Times New Roman"/>
          <w:sz w:val="18"/>
          <w:szCs w:val="18"/>
        </w:rPr>
        <w:t>NicBuilder</w:t>
      </w:r>
      <w:r w:rsidRPr="00187CB3">
        <w:rPr>
          <w:rFonts w:ascii="Times New Roman" w:hAnsi="Times New Roman" w:cs="Times New Roman"/>
          <w:sz w:val="18"/>
          <w:szCs w:val="18"/>
        </w:rPr>
        <w:t>系统组态</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位于安装目录下的</w:t>
      </w:r>
      <w:r w:rsidRPr="00187CB3">
        <w:rPr>
          <w:rFonts w:ascii="Times New Roman" w:hAnsi="Times New Roman" w:cs="Times New Roman"/>
        </w:rPr>
        <w:t>NicBuilder.exe</w:t>
      </w:r>
      <w:r w:rsidRPr="00187CB3">
        <w:rPr>
          <w:rFonts w:ascii="Times New Roman" w:hAnsi="Times New Roman" w:cs="Times New Roman"/>
        </w:rPr>
        <w:t>是</w:t>
      </w:r>
      <w:r w:rsidRPr="00187CB3">
        <w:rPr>
          <w:rFonts w:ascii="Times New Roman" w:hAnsi="Times New Roman" w:cs="Times New Roman"/>
        </w:rPr>
        <w:t>NicBuilder 1.0</w:t>
      </w:r>
      <w:r w:rsidRPr="00187CB3">
        <w:rPr>
          <w:rFonts w:ascii="Times New Roman" w:hAnsi="Times New Roman" w:cs="Times New Roman"/>
        </w:rPr>
        <w:t>系统组态程序，其运行画面如图</w:t>
      </w:r>
      <w:r w:rsidRPr="00187CB3">
        <w:rPr>
          <w:rFonts w:ascii="Times New Roman" w:hAnsi="Times New Roman" w:cs="Times New Roman"/>
        </w:rPr>
        <w:t>3.4</w:t>
      </w:r>
      <w:r w:rsidRPr="00187CB3">
        <w:rPr>
          <w:rFonts w:ascii="Times New Roman" w:hAnsi="Times New Roman" w:cs="Times New Roman"/>
        </w:rPr>
        <w:t>所示。其中包含三个部分：菜单和工具栏、监控系统结构视图和配置项目编辑区域。</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在系统结构视图中，可以直观的看到当前网络上所有正在运行的</w:t>
      </w:r>
      <w:r w:rsidRPr="00187CB3">
        <w:rPr>
          <w:rFonts w:ascii="Times New Roman" w:hAnsi="Times New Roman" w:cs="Times New Roman"/>
        </w:rPr>
        <w:t>NicBuilder</w:t>
      </w:r>
      <w:r w:rsidRPr="00187CB3">
        <w:rPr>
          <w:rFonts w:ascii="Times New Roman" w:hAnsi="Times New Roman" w:cs="Times New Roman"/>
        </w:rPr>
        <w:t>服务器，以及每个服务器下面可以组态的项目，这些项目各自通过具有不同的小图形（称为图标）表示自己的类型（例如</w:t>
      </w:r>
      <w:r w:rsidRPr="00187CB3">
        <w:rPr>
          <w:rFonts w:ascii="Times New Roman" w:hAnsi="Times New Roman" w:cs="Times New Roman"/>
        </w:rPr>
        <w:t>‘</w:t>
      </w:r>
      <w:r w:rsidRPr="00187CB3">
        <w:rPr>
          <w:rFonts w:ascii="Times New Roman" w:hAnsi="Times New Roman" w:cs="Times New Roman"/>
          <w:noProof/>
        </w:rPr>
        <w:drawing>
          <wp:inline distT="0" distB="0" distL="0" distR="0">
            <wp:extent cx="209550" cy="152400"/>
            <wp:effectExtent l="1905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2095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w:t>
      </w:r>
      <w:r w:rsidRPr="00187CB3">
        <w:rPr>
          <w:rFonts w:ascii="Times New Roman" w:hAnsi="Times New Roman" w:cs="Times New Roman"/>
        </w:rPr>
        <w:t>表示</w:t>
      </w:r>
      <w:r w:rsidRPr="00187CB3">
        <w:rPr>
          <w:rFonts w:ascii="Times New Roman" w:hAnsi="Times New Roman" w:cs="Times New Roman"/>
        </w:rPr>
        <w:t>NicBuilder</w:t>
      </w:r>
      <w:r w:rsidRPr="00187CB3">
        <w:rPr>
          <w:rFonts w:ascii="Times New Roman" w:hAnsi="Times New Roman" w:cs="Times New Roman"/>
        </w:rPr>
        <w:t>服务器，</w:t>
      </w:r>
      <w:r w:rsidRPr="00187CB3">
        <w:rPr>
          <w:rFonts w:ascii="Times New Roman" w:hAnsi="Times New Roman" w:cs="Times New Roman"/>
        </w:rPr>
        <w:t>‘</w:t>
      </w:r>
      <w:r w:rsidRPr="00187CB3">
        <w:rPr>
          <w:rFonts w:ascii="Times New Roman" w:hAnsi="Times New Roman" w:cs="Times New Roman"/>
          <w:noProof/>
        </w:rPr>
        <w:drawing>
          <wp:inline distT="0" distB="0" distL="0" distR="0">
            <wp:extent cx="304800" cy="114300"/>
            <wp:effectExtent l="1905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04800" cy="114300"/>
                    </a:xfrm>
                    <a:prstGeom prst="rect">
                      <a:avLst/>
                    </a:prstGeom>
                    <a:noFill/>
                    <a:ln w="9525">
                      <a:noFill/>
                      <a:miter lim="800000"/>
                      <a:headEnd/>
                      <a:tailEnd/>
                    </a:ln>
                  </pic:spPr>
                </pic:pic>
              </a:graphicData>
            </a:graphic>
          </wp:inline>
        </w:drawing>
      </w:r>
      <w:r w:rsidRPr="00187CB3">
        <w:rPr>
          <w:rFonts w:ascii="Times New Roman" w:hAnsi="Times New Roman" w:cs="Times New Roman"/>
        </w:rPr>
        <w:t>’</w:t>
      </w:r>
      <w:r w:rsidRPr="00187CB3">
        <w:rPr>
          <w:rFonts w:ascii="Times New Roman" w:hAnsi="Times New Roman" w:cs="Times New Roman"/>
        </w:rPr>
        <w:t>表示实时数据库等等）。从这个区域还可以很直观的看到配置项目之间的隶属关系，例如在名称为</w:t>
      </w:r>
      <w:r w:rsidRPr="00187CB3">
        <w:rPr>
          <w:rFonts w:ascii="Times New Roman" w:hAnsi="Times New Roman" w:cs="Times New Roman"/>
        </w:rPr>
        <w:t>EWS3</w:t>
      </w:r>
      <w:r w:rsidRPr="00187CB3">
        <w:rPr>
          <w:rFonts w:ascii="Times New Roman" w:hAnsi="Times New Roman" w:cs="Times New Roman"/>
        </w:rPr>
        <w:t>的</w:t>
      </w:r>
      <w:r w:rsidRPr="00187CB3">
        <w:rPr>
          <w:rFonts w:ascii="Times New Roman" w:hAnsi="Times New Roman" w:cs="Times New Roman"/>
        </w:rPr>
        <w:t>NicBuilder</w:t>
      </w:r>
      <w:r w:rsidRPr="00187CB3">
        <w:rPr>
          <w:rFonts w:ascii="Times New Roman" w:hAnsi="Times New Roman" w:cs="Times New Roman"/>
        </w:rPr>
        <w:t>服务器上，存在着实时数据库，这个实时数据库下面包含两个数据分组：</w:t>
      </w:r>
      <w:r w:rsidRPr="00187CB3">
        <w:rPr>
          <w:rFonts w:ascii="Times New Roman" w:hAnsi="Times New Roman" w:cs="Times New Roman"/>
        </w:rPr>
        <w:t>Epp</w:t>
      </w:r>
      <w:r w:rsidRPr="00187CB3">
        <w:rPr>
          <w:rFonts w:ascii="Times New Roman" w:hAnsi="Times New Roman" w:cs="Times New Roman"/>
        </w:rPr>
        <w:t>和</w:t>
      </w:r>
      <w:r w:rsidRPr="00187CB3">
        <w:rPr>
          <w:rFonts w:ascii="Times New Roman" w:hAnsi="Times New Roman" w:cs="Times New Roman"/>
        </w:rPr>
        <w:t>eppnet</w:t>
      </w:r>
      <w:r w:rsidRPr="00187CB3">
        <w:rPr>
          <w:rFonts w:ascii="Times New Roman" w:hAnsi="Times New Roman" w:cs="Times New Roman"/>
        </w:rPr>
        <w:t>；此外在这个服务器上还运行串口访问服务，另外还可以对这台服务器上面连接的</w:t>
      </w:r>
      <w:r w:rsidRPr="00187CB3">
        <w:rPr>
          <w:rFonts w:ascii="Times New Roman" w:hAnsi="Times New Roman" w:cs="Times New Roman"/>
        </w:rPr>
        <w:t>IO</w:t>
      </w:r>
      <w:r w:rsidRPr="00187CB3">
        <w:rPr>
          <w:rFonts w:ascii="Times New Roman" w:hAnsi="Times New Roman" w:cs="Times New Roman"/>
        </w:rPr>
        <w:t>设备进行组态。</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在配置项目编辑区域可以对结构视图中当前选择的项目进行组态。</w:t>
      </w:r>
    </w:p>
    <w:p w:rsidR="00575BA4" w:rsidRPr="00187CB3" w:rsidRDefault="00575BA4" w:rsidP="00575BA4">
      <w:pPr>
        <w:ind w:firstLine="420"/>
        <w:jc w:val="center"/>
        <w:rPr>
          <w:rFonts w:ascii="Times New Roman" w:hAnsi="Times New Roman" w:cs="Times New Roman"/>
          <w:b/>
          <w:bCs/>
        </w:rPr>
      </w:pPr>
      <w:r w:rsidRPr="00187CB3">
        <w:rPr>
          <w:rFonts w:ascii="Times New Roman" w:hAnsi="Times New Roman" w:cs="Times New Roman"/>
          <w:noProof/>
        </w:rPr>
        <w:drawing>
          <wp:inline distT="0" distB="0" distL="0" distR="0">
            <wp:extent cx="4676775" cy="3457575"/>
            <wp:effectExtent l="1905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4676775" cy="34575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3.4</w:t>
      </w:r>
      <w:r w:rsidRPr="00187CB3">
        <w:rPr>
          <w:rFonts w:ascii="Times New Roman" w:hAnsi="Times New Roman" w:cs="Times New Roman"/>
          <w:sz w:val="18"/>
          <w:szCs w:val="18"/>
        </w:rPr>
        <w:tab/>
        <w:t xml:space="preserve">NicBuilder 1.0 </w:t>
      </w:r>
      <w:r w:rsidRPr="00187CB3">
        <w:rPr>
          <w:rFonts w:ascii="Times New Roman" w:hAnsi="Times New Roman" w:cs="Times New Roman"/>
          <w:sz w:val="18"/>
          <w:szCs w:val="18"/>
        </w:rPr>
        <w:t>系统组态程序</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83" w:name="_Toc310409470"/>
      <w:bookmarkStart w:id="84" w:name="_Toc406075004"/>
      <w:r w:rsidRPr="00187CB3">
        <w:rPr>
          <w:rFonts w:ascii="Times New Roman" w:hAnsi="Times New Roman"/>
        </w:rPr>
        <w:t>数据库组态</w:t>
      </w:r>
      <w:bookmarkEnd w:id="83"/>
      <w:bookmarkEnd w:id="8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系统数据库是</w:t>
      </w:r>
      <w:r w:rsidRPr="00187CB3">
        <w:rPr>
          <w:rFonts w:ascii="Times New Roman" w:hAnsi="Times New Roman" w:cs="Times New Roman"/>
        </w:rPr>
        <w:t>NicBuilder</w:t>
      </w:r>
      <w:r w:rsidRPr="00187CB3">
        <w:rPr>
          <w:rFonts w:ascii="Times New Roman" w:hAnsi="Times New Roman" w:cs="Times New Roman"/>
        </w:rPr>
        <w:t>监控软件的核心部分。客户程序只能访问系统数据库中已有的数据点。</w:t>
      </w:r>
      <w:r w:rsidRPr="00187CB3">
        <w:rPr>
          <w:rFonts w:ascii="Times New Roman" w:hAnsi="Times New Roman" w:cs="Times New Roman"/>
        </w:rPr>
        <w:t>NicBuilder</w:t>
      </w:r>
      <w:r w:rsidRPr="00187CB3">
        <w:rPr>
          <w:rFonts w:ascii="Times New Roman" w:hAnsi="Times New Roman" w:cs="Times New Roman"/>
        </w:rPr>
        <w:t>支持系统数据库的在线组态，即时组态即时生效，大大减轻了系统的调试和维护工作。</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系统数据库的内容以文件（</w:t>
      </w:r>
      <w:r w:rsidRPr="00187CB3">
        <w:rPr>
          <w:rFonts w:ascii="Times New Roman" w:hAnsi="Times New Roman" w:cs="Times New Roman"/>
        </w:rPr>
        <w:t>*.dat</w:t>
      </w:r>
      <w:r w:rsidRPr="00187CB3">
        <w:rPr>
          <w:rFonts w:ascii="Times New Roman" w:hAnsi="Times New Roman" w:cs="Times New Roman"/>
        </w:rPr>
        <w:t>格式）的形式保存，保存的的文件可以作为数据库的备份文件，也可以通过第三方软件（如</w:t>
      </w:r>
      <w:r w:rsidRPr="00187CB3">
        <w:rPr>
          <w:rFonts w:ascii="Times New Roman" w:hAnsi="Times New Roman" w:cs="Times New Roman"/>
        </w:rPr>
        <w:t>MS Excel</w:t>
      </w:r>
      <w:r w:rsidRPr="00187CB3">
        <w:rPr>
          <w:rFonts w:ascii="Times New Roman" w:hAnsi="Times New Roman" w:cs="Times New Roman"/>
        </w:rPr>
        <w:t>）建立或浏览数据库文件。</w:t>
      </w:r>
    </w:p>
    <w:p w:rsidR="00575BA4" w:rsidRPr="00187CB3" w:rsidRDefault="00575BA4" w:rsidP="00575BA4">
      <w:pPr>
        <w:ind w:firstLine="420"/>
        <w:rPr>
          <w:rFonts w:ascii="Times New Roman" w:hAnsi="Times New Roman" w:cs="Times New Roman"/>
        </w:rPr>
      </w:pPr>
      <w:bookmarkStart w:id="85" w:name="_Toc533348961"/>
      <w:bookmarkStart w:id="86" w:name="_Toc533846622"/>
      <w:bookmarkStart w:id="87" w:name="_Toc533902741"/>
      <w:bookmarkStart w:id="88" w:name="_Toc533902894"/>
      <w:bookmarkStart w:id="89" w:name="_Toc533990466"/>
      <w:r w:rsidRPr="00187CB3">
        <w:rPr>
          <w:rFonts w:ascii="Times New Roman" w:hAnsi="Times New Roman" w:cs="Times New Roman"/>
        </w:rPr>
        <w:t>一个工业控制过程中有各种各样的信息，有些是需要从设备采样，有些需要输出给执行机构，有些需要显示给操作员查看，所有这些数据构成了一个数据库，称为实时数据库。实时数据库是</w:t>
      </w:r>
      <w:r w:rsidRPr="00187CB3">
        <w:rPr>
          <w:rFonts w:ascii="Times New Roman" w:hAnsi="Times New Roman" w:cs="Times New Roman"/>
        </w:rPr>
        <w:t>NicBuilder</w:t>
      </w:r>
      <w:r w:rsidRPr="00187CB3">
        <w:rPr>
          <w:rFonts w:ascii="Times New Roman" w:hAnsi="Times New Roman" w:cs="Times New Roman"/>
        </w:rPr>
        <w:t>软件的核心部件之一，整个</w:t>
      </w:r>
      <w:r w:rsidRPr="00187CB3">
        <w:rPr>
          <w:rFonts w:ascii="Times New Roman" w:hAnsi="Times New Roman" w:cs="Times New Roman"/>
        </w:rPr>
        <w:t>NicBuilder</w:t>
      </w:r>
      <w:r w:rsidRPr="00187CB3">
        <w:rPr>
          <w:rFonts w:ascii="Times New Roman" w:hAnsi="Times New Roman" w:cs="Times New Roman"/>
        </w:rPr>
        <w:t>软件的操作过程都是围绕实时数据库进行的。</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lastRenderedPageBreak/>
        <w:t>NicBuilder</w:t>
      </w:r>
      <w:r w:rsidRPr="00187CB3">
        <w:rPr>
          <w:rFonts w:ascii="Times New Roman" w:hAnsi="Times New Roman" w:cs="Times New Roman"/>
        </w:rPr>
        <w:t>的实时数据库系统具有如下特点：</w:t>
      </w:r>
    </w:p>
    <w:p w:rsidR="00575BA4" w:rsidRPr="00187CB3" w:rsidRDefault="00575BA4" w:rsidP="006F78FF">
      <w:pPr>
        <w:numPr>
          <w:ilvl w:val="0"/>
          <w:numId w:val="29"/>
        </w:numPr>
        <w:rPr>
          <w:rFonts w:ascii="Times New Roman" w:hAnsi="Times New Roman" w:cs="Times New Roman"/>
        </w:rPr>
      </w:pPr>
      <w:r w:rsidRPr="00187CB3">
        <w:rPr>
          <w:rFonts w:ascii="Times New Roman" w:hAnsi="Times New Roman" w:cs="Times New Roman"/>
        </w:rPr>
        <w:t>真正分布式结构，充分发挥了目前网络技术的潜力，均衡了系统的负载并且能很容易的实现在线故障检测和冗余运行；</w:t>
      </w:r>
    </w:p>
    <w:p w:rsidR="00575BA4" w:rsidRPr="00187CB3" w:rsidRDefault="00575BA4" w:rsidP="006F78FF">
      <w:pPr>
        <w:numPr>
          <w:ilvl w:val="0"/>
          <w:numId w:val="29"/>
        </w:numPr>
        <w:rPr>
          <w:rFonts w:ascii="Times New Roman" w:hAnsi="Times New Roman" w:cs="Times New Roman"/>
        </w:rPr>
      </w:pPr>
      <w:r w:rsidRPr="00187CB3">
        <w:rPr>
          <w:rFonts w:ascii="Times New Roman" w:hAnsi="Times New Roman" w:cs="Times New Roman"/>
        </w:rPr>
        <w:t>提供实时数据的按名存取，能够以一种便于理解的方式命名和管理实时数据，</w:t>
      </w:r>
      <w:r w:rsidRPr="00187CB3">
        <w:rPr>
          <w:rFonts w:ascii="Times New Roman" w:hAnsi="Times New Roman" w:cs="Times New Roman"/>
        </w:rPr>
        <w:t>NicBuilder</w:t>
      </w:r>
      <w:r w:rsidRPr="00187CB3">
        <w:rPr>
          <w:rFonts w:ascii="Times New Roman" w:hAnsi="Times New Roman" w:cs="Times New Roman"/>
        </w:rPr>
        <w:t>的实时数据库变量名长度可达</w:t>
      </w:r>
      <w:r w:rsidRPr="00187CB3">
        <w:rPr>
          <w:rFonts w:ascii="Times New Roman" w:hAnsi="Times New Roman" w:cs="Times New Roman"/>
        </w:rPr>
        <w:t>64</w:t>
      </w:r>
      <w:r w:rsidRPr="00187CB3">
        <w:rPr>
          <w:rFonts w:ascii="Times New Roman" w:hAnsi="Times New Roman" w:cs="Times New Roman"/>
        </w:rPr>
        <w:t>字节（</w:t>
      </w:r>
      <w:r w:rsidRPr="00187CB3">
        <w:rPr>
          <w:rFonts w:ascii="Times New Roman" w:hAnsi="Times New Roman" w:cs="Times New Roman"/>
        </w:rPr>
        <w:t>32</w:t>
      </w:r>
      <w:r w:rsidRPr="00187CB3">
        <w:rPr>
          <w:rFonts w:ascii="Times New Roman" w:hAnsi="Times New Roman" w:cs="Times New Roman"/>
        </w:rPr>
        <w:t>个汉字），大大的方便了工程施工；</w:t>
      </w:r>
    </w:p>
    <w:p w:rsidR="00575BA4" w:rsidRPr="00187CB3" w:rsidRDefault="00575BA4" w:rsidP="006F78FF">
      <w:pPr>
        <w:numPr>
          <w:ilvl w:val="0"/>
          <w:numId w:val="29"/>
        </w:numPr>
        <w:rPr>
          <w:rFonts w:ascii="Times New Roman" w:hAnsi="Times New Roman" w:cs="Times New Roman"/>
        </w:rPr>
      </w:pPr>
      <w:r w:rsidRPr="00187CB3">
        <w:rPr>
          <w:rFonts w:ascii="Times New Roman" w:hAnsi="Times New Roman" w:cs="Times New Roman"/>
        </w:rPr>
        <w:t>较高的时间效率，能最大程度满足用户对于实时性的要求；</w:t>
      </w:r>
    </w:p>
    <w:p w:rsidR="00575BA4" w:rsidRPr="00187CB3" w:rsidRDefault="00575BA4" w:rsidP="006F78FF">
      <w:pPr>
        <w:numPr>
          <w:ilvl w:val="0"/>
          <w:numId w:val="29"/>
        </w:numPr>
        <w:rPr>
          <w:rFonts w:ascii="Times New Roman" w:hAnsi="Times New Roman" w:cs="Times New Roman"/>
        </w:rPr>
      </w:pPr>
      <w:r w:rsidRPr="00187CB3">
        <w:rPr>
          <w:rFonts w:ascii="Times New Roman" w:hAnsi="Times New Roman" w:cs="Times New Roman"/>
        </w:rPr>
        <w:t>提供了方便的组态界面，数据库组态功能集成在</w:t>
      </w:r>
      <w:r w:rsidRPr="00187CB3">
        <w:rPr>
          <w:rFonts w:ascii="Times New Roman" w:hAnsi="Times New Roman" w:cs="Times New Roman"/>
        </w:rPr>
        <w:t>NicBuilder</w:t>
      </w:r>
      <w:r w:rsidRPr="00187CB3">
        <w:rPr>
          <w:rFonts w:ascii="Times New Roman" w:hAnsi="Times New Roman" w:cs="Times New Roman"/>
        </w:rPr>
        <w:t>的系统组态程序</w:t>
      </w:r>
      <w:r w:rsidRPr="00187CB3">
        <w:rPr>
          <w:rFonts w:ascii="Times New Roman" w:hAnsi="Times New Roman" w:cs="Times New Roman"/>
        </w:rPr>
        <w:t>NicBuilder.exe</w:t>
      </w:r>
      <w:r w:rsidRPr="00187CB3">
        <w:rPr>
          <w:rFonts w:ascii="Times New Roman" w:hAnsi="Times New Roman" w:cs="Times New Roman"/>
        </w:rPr>
        <w:t>中，如图</w:t>
      </w:r>
      <w:r w:rsidRPr="00187CB3">
        <w:rPr>
          <w:rFonts w:ascii="Times New Roman" w:hAnsi="Times New Roman" w:cs="Times New Roman"/>
        </w:rPr>
        <w:t>3.4</w:t>
      </w:r>
      <w:r w:rsidRPr="00187CB3">
        <w:rPr>
          <w:rFonts w:ascii="Times New Roman" w:hAnsi="Times New Roman" w:cs="Times New Roman"/>
        </w:rPr>
        <w:t>所示；</w:t>
      </w:r>
    </w:p>
    <w:p w:rsidR="00575BA4" w:rsidRPr="00187CB3" w:rsidRDefault="00575BA4" w:rsidP="006F78FF">
      <w:pPr>
        <w:numPr>
          <w:ilvl w:val="0"/>
          <w:numId w:val="29"/>
        </w:numPr>
        <w:rPr>
          <w:rFonts w:ascii="Times New Roman" w:hAnsi="Times New Roman" w:cs="Times New Roman"/>
        </w:rPr>
      </w:pPr>
      <w:r w:rsidRPr="00187CB3">
        <w:rPr>
          <w:rFonts w:ascii="Times New Roman" w:hAnsi="Times New Roman" w:cs="Times New Roman"/>
        </w:rPr>
        <w:t>不限点数的存储空间</w:t>
      </w:r>
      <w:r w:rsidR="00FF5BFE" w:rsidRPr="00187CB3">
        <w:rPr>
          <w:rFonts w:ascii="Times New Roman" w:hAnsi="Times New Roman" w:cs="Times New Roman"/>
        </w:rPr>
        <w:t>（具体的点数由授权文件决定）</w:t>
      </w:r>
      <w:r w:rsidRPr="00187CB3">
        <w:rPr>
          <w:rFonts w:ascii="Times New Roman" w:hAnsi="Times New Roman" w:cs="Times New Roman"/>
        </w:rPr>
        <w:t>；</w:t>
      </w:r>
    </w:p>
    <w:p w:rsidR="00575BA4" w:rsidRPr="00187CB3" w:rsidRDefault="00575BA4" w:rsidP="006F78FF">
      <w:pPr>
        <w:numPr>
          <w:ilvl w:val="0"/>
          <w:numId w:val="29"/>
        </w:numPr>
        <w:rPr>
          <w:rFonts w:ascii="Times New Roman" w:hAnsi="Times New Roman" w:cs="Times New Roman"/>
        </w:rPr>
      </w:pPr>
      <w:r w:rsidRPr="00187CB3">
        <w:rPr>
          <w:rFonts w:ascii="Times New Roman" w:hAnsi="Times New Roman" w:cs="Times New Roman"/>
        </w:rPr>
        <w:t>互操作性，提供</w:t>
      </w:r>
      <w:r w:rsidRPr="00187CB3">
        <w:rPr>
          <w:rFonts w:ascii="Times New Roman" w:hAnsi="Times New Roman" w:cs="Times New Roman"/>
        </w:rPr>
        <w:t>ActiveX</w:t>
      </w:r>
      <w:r w:rsidRPr="00187CB3">
        <w:rPr>
          <w:rFonts w:ascii="Times New Roman" w:hAnsi="Times New Roman" w:cs="Times New Roman"/>
        </w:rPr>
        <w:t>等标准化接口；</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从类型上看，实时数据库中的数据分为模拟量和开关量两种，模拟量和开关量各自具有不同的属性。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从物理上看，实时数据库中的数据是分布在各个</w:t>
      </w:r>
      <w:r w:rsidRPr="00187CB3">
        <w:rPr>
          <w:rFonts w:ascii="Times New Roman" w:hAnsi="Times New Roman" w:cs="Times New Roman"/>
        </w:rPr>
        <w:t>NicBuilder</w:t>
      </w:r>
      <w:r w:rsidRPr="00187CB3">
        <w:rPr>
          <w:rFonts w:ascii="Times New Roman" w:hAnsi="Times New Roman" w:cs="Times New Roman"/>
        </w:rPr>
        <w:t>服务器中的，如图</w:t>
      </w:r>
      <w:r w:rsidRPr="00187CB3">
        <w:rPr>
          <w:rFonts w:ascii="Times New Roman" w:hAnsi="Times New Roman" w:cs="Times New Roman"/>
        </w:rPr>
        <w:t>3.4</w:t>
      </w:r>
      <w:r w:rsidRPr="00187CB3">
        <w:rPr>
          <w:rFonts w:ascii="Times New Roman" w:hAnsi="Times New Roman" w:cs="Times New Roman"/>
        </w:rPr>
        <w:t>所示，画面上显示了两个正在运行的</w:t>
      </w:r>
      <w:r w:rsidRPr="00187CB3">
        <w:rPr>
          <w:rFonts w:ascii="Times New Roman" w:hAnsi="Times New Roman" w:cs="Times New Roman"/>
        </w:rPr>
        <w:t>NicBuilder</w:t>
      </w:r>
      <w:r w:rsidRPr="00187CB3">
        <w:rPr>
          <w:rFonts w:ascii="Times New Roman" w:hAnsi="Times New Roman" w:cs="Times New Roman"/>
        </w:rPr>
        <w:t>服务器，其名称分别为：</w:t>
      </w:r>
      <w:r w:rsidRPr="00187CB3">
        <w:rPr>
          <w:rFonts w:ascii="Times New Roman" w:hAnsi="Times New Roman" w:cs="Times New Roman"/>
        </w:rPr>
        <w:t>Epp</w:t>
      </w:r>
      <w:r w:rsidRPr="00187CB3">
        <w:rPr>
          <w:rFonts w:ascii="Times New Roman" w:hAnsi="Times New Roman" w:cs="Times New Roman"/>
        </w:rPr>
        <w:t>和</w:t>
      </w:r>
      <w:r w:rsidRPr="00187CB3">
        <w:rPr>
          <w:rFonts w:ascii="Times New Roman" w:hAnsi="Times New Roman" w:cs="Times New Roman"/>
        </w:rPr>
        <w:t>eppnet</w:t>
      </w:r>
      <w:r w:rsidRPr="00187CB3">
        <w:rPr>
          <w:rFonts w:ascii="Times New Roman" w:hAnsi="Times New Roman" w:cs="Times New Roman"/>
        </w:rPr>
        <w:t>，分别由系统结构视图中的两个</w:t>
      </w:r>
      <w:r w:rsidRPr="00187CB3">
        <w:rPr>
          <w:rFonts w:ascii="Times New Roman" w:hAnsi="Times New Roman" w:cs="Times New Roman"/>
        </w:rPr>
        <w:t>‘</w:t>
      </w:r>
      <w:r w:rsidRPr="00187CB3">
        <w:rPr>
          <w:rFonts w:ascii="Times New Roman" w:hAnsi="Times New Roman" w:cs="Times New Roman"/>
          <w:noProof/>
        </w:rPr>
        <w:drawing>
          <wp:inline distT="0" distB="0" distL="0" distR="0">
            <wp:extent cx="209550" cy="152400"/>
            <wp:effectExtent l="19050" t="0" r="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2095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w:t>
      </w:r>
      <w:r w:rsidRPr="00187CB3">
        <w:rPr>
          <w:rFonts w:ascii="Times New Roman" w:hAnsi="Times New Roman" w:cs="Times New Roman"/>
        </w:rPr>
        <w:t>标记的节点表示。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每个</w:t>
      </w:r>
      <w:r w:rsidRPr="00187CB3">
        <w:rPr>
          <w:rFonts w:ascii="Times New Roman" w:hAnsi="Times New Roman" w:cs="Times New Roman"/>
        </w:rPr>
        <w:t>NicBuilder</w:t>
      </w:r>
      <w:r w:rsidRPr="00187CB3">
        <w:rPr>
          <w:rFonts w:ascii="Times New Roman" w:hAnsi="Times New Roman" w:cs="Times New Roman"/>
        </w:rPr>
        <w:t>服务器按照数据分组，对自己负责的那部分实时数据库进行管理。一个数据分组是由一系列相关的实时数据库变量构成的，用户可以根据需要自由的划分数据分组，例如这些变量可能来源于同一个信号采集单元，或者同属于一个控制回路。属于同一个数据分组的变量具有同样的刷新频率，这个频率可以在创建数据分组的时候指定。</w:t>
      </w:r>
    </w:p>
    <w:p w:rsidR="00575BA4" w:rsidRPr="00187CB3" w:rsidRDefault="00575BA4" w:rsidP="00575BA4">
      <w:pPr>
        <w:pStyle w:val="3"/>
        <w:tabs>
          <w:tab w:val="num" w:pos="720"/>
        </w:tabs>
        <w:spacing w:line="416" w:lineRule="auto"/>
        <w:ind w:firstLine="0"/>
      </w:pPr>
      <w:bookmarkStart w:id="90" w:name="_Toc310409471"/>
      <w:bookmarkStart w:id="91" w:name="_Toc406075005"/>
      <w:r w:rsidRPr="00187CB3">
        <w:t>三段式数据点名称</w:t>
      </w:r>
      <w:bookmarkEnd w:id="85"/>
      <w:bookmarkEnd w:id="86"/>
      <w:bookmarkEnd w:id="87"/>
      <w:bookmarkEnd w:id="88"/>
      <w:bookmarkEnd w:id="89"/>
      <w:bookmarkEnd w:id="90"/>
      <w:bookmarkEnd w:id="91"/>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数据点的名称（标记名）可表示为</w:t>
      </w:r>
      <w:r w:rsidRPr="00187CB3">
        <w:rPr>
          <w:rFonts w:ascii="Times New Roman" w:hAnsi="Times New Roman" w:cs="Times New Roman"/>
        </w:rPr>
        <w:t>S.G.T</w:t>
      </w:r>
      <w:r w:rsidRPr="00187CB3">
        <w:rPr>
          <w:rFonts w:ascii="Times New Roman" w:hAnsi="Times New Roman" w:cs="Times New Roman"/>
        </w:rPr>
        <w:t>，</w:t>
      </w:r>
      <w:r w:rsidRPr="00187CB3">
        <w:rPr>
          <w:rFonts w:ascii="Times New Roman" w:hAnsi="Times New Roman" w:cs="Times New Roman"/>
        </w:rPr>
        <w:t>“.”</w:t>
      </w:r>
      <w:r w:rsidRPr="00187CB3">
        <w:rPr>
          <w:rFonts w:ascii="Times New Roman" w:hAnsi="Times New Roman" w:cs="Times New Roman"/>
        </w:rPr>
        <w:t>将标记名分为</w:t>
      </w:r>
      <w:r w:rsidRPr="00187CB3">
        <w:rPr>
          <w:rFonts w:ascii="Times New Roman" w:hAnsi="Times New Roman" w:cs="Times New Roman"/>
        </w:rPr>
        <w:t>3</w:t>
      </w:r>
      <w:r w:rsidRPr="00187CB3">
        <w:rPr>
          <w:rFonts w:ascii="Times New Roman" w:hAnsi="Times New Roman" w:cs="Times New Roman"/>
        </w:rPr>
        <w:t>部分。其中</w:t>
      </w:r>
    </w:p>
    <w:p w:rsidR="00575BA4" w:rsidRPr="00187CB3" w:rsidRDefault="00575BA4" w:rsidP="006F78FF">
      <w:pPr>
        <w:numPr>
          <w:ilvl w:val="0"/>
          <w:numId w:val="25"/>
        </w:numPr>
        <w:ind w:firstLineChars="200" w:firstLine="420"/>
        <w:rPr>
          <w:rFonts w:ascii="Times New Roman" w:hAnsi="Times New Roman" w:cs="Times New Roman"/>
        </w:rPr>
      </w:pPr>
      <w:r w:rsidRPr="00187CB3">
        <w:rPr>
          <w:rFonts w:ascii="Times New Roman" w:hAnsi="Times New Roman" w:cs="Times New Roman"/>
        </w:rPr>
        <w:t xml:space="preserve">“S” </w:t>
      </w:r>
      <w:r w:rsidRPr="00187CB3">
        <w:rPr>
          <w:rFonts w:ascii="Times New Roman" w:hAnsi="Times New Roman" w:cs="Times New Roman"/>
        </w:rPr>
        <w:t>节点名，用系统配置文件</w:t>
      </w:r>
      <w:r w:rsidRPr="00187CB3">
        <w:rPr>
          <w:rFonts w:ascii="Times New Roman" w:hAnsi="Times New Roman" w:cs="Times New Roman"/>
        </w:rPr>
        <w:t>NicBuilder.ini</w:t>
      </w:r>
      <w:r w:rsidRPr="00187CB3">
        <w:rPr>
          <w:rFonts w:ascii="Times New Roman" w:hAnsi="Times New Roman" w:cs="Times New Roman"/>
        </w:rPr>
        <w:t>中的变量</w:t>
      </w:r>
      <w:r w:rsidRPr="00187CB3">
        <w:rPr>
          <w:rFonts w:ascii="Times New Roman" w:hAnsi="Times New Roman" w:cs="Times New Roman"/>
        </w:rPr>
        <w:t>serverName</w:t>
      </w:r>
      <w:r w:rsidRPr="00187CB3">
        <w:rPr>
          <w:rFonts w:ascii="Times New Roman" w:hAnsi="Times New Roman" w:cs="Times New Roman"/>
        </w:rPr>
        <w:t>指定。</w:t>
      </w:r>
    </w:p>
    <w:p w:rsidR="00575BA4" w:rsidRPr="00187CB3" w:rsidRDefault="00575BA4" w:rsidP="006F78FF">
      <w:pPr>
        <w:numPr>
          <w:ilvl w:val="0"/>
          <w:numId w:val="25"/>
        </w:numPr>
        <w:tabs>
          <w:tab w:val="clear" w:pos="0"/>
          <w:tab w:val="num" w:pos="404"/>
        </w:tabs>
        <w:ind w:leftChars="198" w:left="416" w:firstLineChars="1" w:firstLine="2"/>
        <w:rPr>
          <w:rFonts w:ascii="Times New Roman" w:hAnsi="Times New Roman" w:cs="Times New Roman"/>
        </w:rPr>
      </w:pPr>
      <w:r w:rsidRPr="00187CB3">
        <w:rPr>
          <w:rFonts w:ascii="Times New Roman" w:hAnsi="Times New Roman" w:cs="Times New Roman"/>
        </w:rPr>
        <w:t xml:space="preserve">“G” </w:t>
      </w:r>
      <w:r w:rsidRPr="00187CB3">
        <w:rPr>
          <w:rFonts w:ascii="Times New Roman" w:hAnsi="Times New Roman" w:cs="Times New Roman"/>
        </w:rPr>
        <w:t>组名，在系统配置文件</w:t>
      </w:r>
      <w:r w:rsidRPr="00187CB3">
        <w:rPr>
          <w:rFonts w:ascii="Times New Roman" w:hAnsi="Times New Roman" w:cs="Times New Roman"/>
        </w:rPr>
        <w:t>NicBuilder.ini</w:t>
      </w:r>
      <w:r w:rsidRPr="00187CB3">
        <w:rPr>
          <w:rFonts w:ascii="Times New Roman" w:hAnsi="Times New Roman" w:cs="Times New Roman"/>
        </w:rPr>
        <w:t>中的变量</w:t>
      </w:r>
      <w:r w:rsidRPr="00187CB3">
        <w:rPr>
          <w:rFonts w:ascii="Times New Roman" w:hAnsi="Times New Roman" w:cs="Times New Roman"/>
        </w:rPr>
        <w:t>load</w:t>
      </w:r>
      <w:r w:rsidRPr="00187CB3">
        <w:rPr>
          <w:rFonts w:ascii="Times New Roman" w:hAnsi="Times New Roman" w:cs="Times New Roman"/>
        </w:rPr>
        <w:t>指定。不同驱动程序的数据属于不同的组，同一驱动程序的数据也可以进一步分成几个组，这样可以使每个组的数据点都不会太多，易于管理。</w:t>
      </w:r>
    </w:p>
    <w:p w:rsidR="00575BA4" w:rsidRPr="00187CB3" w:rsidRDefault="00575BA4" w:rsidP="006F78FF">
      <w:pPr>
        <w:numPr>
          <w:ilvl w:val="0"/>
          <w:numId w:val="25"/>
        </w:numPr>
        <w:tabs>
          <w:tab w:val="clear" w:pos="0"/>
          <w:tab w:val="num" w:pos="404"/>
        </w:tabs>
        <w:ind w:leftChars="198" w:left="416" w:firstLineChars="1" w:firstLine="2"/>
        <w:rPr>
          <w:rFonts w:ascii="Times New Roman" w:hAnsi="Times New Roman" w:cs="Times New Roman"/>
        </w:rPr>
      </w:pPr>
      <w:r w:rsidRPr="00187CB3">
        <w:rPr>
          <w:rFonts w:ascii="Times New Roman" w:hAnsi="Times New Roman" w:cs="Times New Roman"/>
        </w:rPr>
        <w:t xml:space="preserve">“T” </w:t>
      </w:r>
      <w:r w:rsidRPr="00187CB3">
        <w:rPr>
          <w:rFonts w:ascii="Times New Roman" w:hAnsi="Times New Roman" w:cs="Times New Roman"/>
        </w:rPr>
        <w:t>点名（变量名），在一个组内部，点名不能重名。每一部分由不超过</w:t>
      </w:r>
      <w:r w:rsidRPr="00187CB3">
        <w:rPr>
          <w:rFonts w:ascii="Times New Roman" w:hAnsi="Times New Roman" w:cs="Times New Roman"/>
        </w:rPr>
        <w:t>32</w:t>
      </w:r>
      <w:r w:rsidRPr="00187CB3">
        <w:rPr>
          <w:rFonts w:ascii="Times New Roman" w:hAnsi="Times New Roman" w:cs="Times New Roman"/>
        </w:rPr>
        <w:t>个字符的字符串组成，不区分大小写。</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如果省略节点名或组名，系统将以</w:t>
      </w:r>
      <w:r w:rsidRPr="00187CB3">
        <w:rPr>
          <w:rFonts w:ascii="Times New Roman" w:hAnsi="Times New Roman" w:cs="Times New Roman"/>
        </w:rPr>
        <w:t>default</w:t>
      </w:r>
      <w:r w:rsidRPr="00187CB3">
        <w:rPr>
          <w:rFonts w:ascii="Times New Roman" w:hAnsi="Times New Roman" w:cs="Times New Roman"/>
        </w:rPr>
        <w:t>的名字自动扩展，如标记名</w:t>
      </w:r>
      <w:r w:rsidRPr="00187CB3">
        <w:rPr>
          <w:rFonts w:ascii="Times New Roman" w:hAnsi="Times New Roman" w:cs="Times New Roman"/>
        </w:rPr>
        <w:t>G.T</w:t>
      </w:r>
      <w:r w:rsidRPr="00187CB3">
        <w:rPr>
          <w:rFonts w:ascii="Times New Roman" w:hAnsi="Times New Roman" w:cs="Times New Roman"/>
        </w:rPr>
        <w:t>等同于</w:t>
      </w:r>
      <w:r w:rsidRPr="00187CB3">
        <w:rPr>
          <w:rFonts w:ascii="Times New Roman" w:hAnsi="Times New Roman" w:cs="Times New Roman"/>
        </w:rPr>
        <w:t>default.G.T</w:t>
      </w:r>
      <w:r w:rsidRPr="00187CB3">
        <w:rPr>
          <w:rFonts w:ascii="Times New Roman" w:hAnsi="Times New Roman" w:cs="Times New Roman"/>
        </w:rPr>
        <w:t>，标记名</w:t>
      </w:r>
      <w:r w:rsidRPr="00187CB3">
        <w:rPr>
          <w:rFonts w:ascii="Times New Roman" w:hAnsi="Times New Roman" w:cs="Times New Roman"/>
        </w:rPr>
        <w:t>T</w:t>
      </w:r>
      <w:r w:rsidRPr="00187CB3">
        <w:rPr>
          <w:rFonts w:ascii="Times New Roman" w:hAnsi="Times New Roman" w:cs="Times New Roman"/>
        </w:rPr>
        <w:t>等同于</w:t>
      </w:r>
      <w:r w:rsidRPr="00187CB3">
        <w:rPr>
          <w:rFonts w:ascii="Times New Roman" w:hAnsi="Times New Roman" w:cs="Times New Roman"/>
        </w:rPr>
        <w:t>default.default.T</w:t>
      </w:r>
      <w:r w:rsidRPr="00187CB3">
        <w:rPr>
          <w:rFonts w:ascii="Times New Roman" w:hAnsi="Times New Roman" w:cs="Times New Roman"/>
        </w:rPr>
        <w:t>。如果系统中只有一个节点，将它命名为</w:t>
      </w:r>
      <w:r w:rsidRPr="00187CB3">
        <w:rPr>
          <w:rFonts w:ascii="Times New Roman" w:hAnsi="Times New Roman" w:cs="Times New Roman"/>
        </w:rPr>
        <w:t>default</w:t>
      </w:r>
      <w:r w:rsidRPr="00187CB3">
        <w:rPr>
          <w:rFonts w:ascii="Times New Roman" w:hAnsi="Times New Roman" w:cs="Times New Roman"/>
        </w:rPr>
        <w:t>，在填写标记名时只需要按</w:t>
      </w:r>
      <w:r w:rsidRPr="00187CB3">
        <w:rPr>
          <w:rFonts w:ascii="Times New Roman" w:hAnsi="Times New Roman" w:cs="Times New Roman"/>
        </w:rPr>
        <w:t>G.T</w:t>
      </w:r>
      <w:r w:rsidRPr="00187CB3">
        <w:rPr>
          <w:rFonts w:ascii="Times New Roman" w:hAnsi="Times New Roman" w:cs="Times New Roman"/>
        </w:rPr>
        <w:t>的格式填写，如果只有一个节点和一个组，将节点和组都命名为</w:t>
      </w:r>
      <w:r w:rsidRPr="00187CB3">
        <w:rPr>
          <w:rFonts w:ascii="Times New Roman" w:hAnsi="Times New Roman" w:cs="Times New Roman"/>
        </w:rPr>
        <w:t>default</w:t>
      </w:r>
      <w:r w:rsidRPr="00187CB3">
        <w:rPr>
          <w:rFonts w:ascii="Times New Roman" w:hAnsi="Times New Roman" w:cs="Times New Roman"/>
        </w:rPr>
        <w:t>，则填写标记名时只需要填写点名即可，这样在小系统应用时可减轻输入工作量。</w:t>
      </w:r>
    </w:p>
    <w:p w:rsidR="00575BA4" w:rsidRPr="00187CB3" w:rsidRDefault="00575BA4" w:rsidP="00575BA4">
      <w:pPr>
        <w:pStyle w:val="3"/>
        <w:tabs>
          <w:tab w:val="num" w:pos="720"/>
        </w:tabs>
        <w:spacing w:line="416" w:lineRule="auto"/>
        <w:ind w:firstLine="0"/>
      </w:pPr>
      <w:bookmarkStart w:id="92" w:name="_Toc310409472"/>
      <w:bookmarkStart w:id="93" w:name="_Toc406075006"/>
      <w:r w:rsidRPr="00187CB3">
        <w:t>创建数据库分组</w:t>
      </w:r>
      <w:bookmarkEnd w:id="92"/>
      <w:bookmarkEnd w:id="93"/>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NicBuilder</w:t>
      </w:r>
      <w:r w:rsidRPr="00187CB3">
        <w:rPr>
          <w:rFonts w:ascii="Times New Roman" w:hAnsi="Times New Roman" w:cs="Times New Roman"/>
        </w:rPr>
        <w:t>服务器程序启动之后，就可以在</w:t>
      </w:r>
      <w:r w:rsidRPr="00187CB3">
        <w:rPr>
          <w:rFonts w:ascii="Times New Roman" w:hAnsi="Times New Roman" w:cs="Times New Roman"/>
        </w:rPr>
        <w:t>NicBuilder</w:t>
      </w:r>
      <w:r w:rsidRPr="00187CB3">
        <w:rPr>
          <w:rFonts w:ascii="Times New Roman" w:hAnsi="Times New Roman" w:cs="Times New Roman"/>
        </w:rPr>
        <w:t>系统组态程序中进行浏览和组态了。数据库组态的第一步是部署数据分组，数据分组是一些相关的变量的集合，通常建议把来自同一个数据采集设备或者属于同一个控制回路的数据划分到一个数据分组，这样整个系统的结构比较清晰。</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创建数据分组的方法是，在系统组态程序的系统结构视图中，用鼠标点击要组态的</w:t>
      </w:r>
      <w:r w:rsidRPr="00187CB3">
        <w:rPr>
          <w:rFonts w:ascii="Times New Roman" w:hAnsi="Times New Roman" w:cs="Times New Roman"/>
        </w:rPr>
        <w:t>NicBuilder</w:t>
      </w:r>
      <w:r w:rsidRPr="00187CB3">
        <w:rPr>
          <w:rFonts w:ascii="Times New Roman" w:hAnsi="Times New Roman" w:cs="Times New Roman"/>
        </w:rPr>
        <w:t>服务器节点下面的</w:t>
      </w:r>
      <w:r w:rsidRPr="00187CB3">
        <w:rPr>
          <w:rFonts w:ascii="Times New Roman" w:hAnsi="Times New Roman" w:cs="Times New Roman"/>
        </w:rPr>
        <w:t>‘</w:t>
      </w:r>
      <w:r w:rsidRPr="00187CB3">
        <w:rPr>
          <w:rFonts w:ascii="Times New Roman" w:hAnsi="Times New Roman" w:cs="Times New Roman"/>
        </w:rPr>
        <w:t>实时数据服务</w:t>
      </w:r>
      <w:r w:rsidRPr="00187CB3">
        <w:rPr>
          <w:rFonts w:ascii="Times New Roman" w:hAnsi="Times New Roman" w:cs="Times New Roman"/>
        </w:rPr>
        <w:t>’</w:t>
      </w:r>
      <w:r w:rsidRPr="00187CB3">
        <w:rPr>
          <w:rFonts w:ascii="Times New Roman" w:hAnsi="Times New Roman" w:cs="Times New Roman"/>
        </w:rPr>
        <w:t>节点，然后在右面的组态窗口中用鼠标点击</w:t>
      </w:r>
      <w:r w:rsidRPr="00187CB3">
        <w:rPr>
          <w:rFonts w:ascii="Times New Roman" w:hAnsi="Times New Roman" w:cs="Times New Roman"/>
        </w:rPr>
        <w:t>‘</w:t>
      </w:r>
      <w:r w:rsidRPr="00187CB3">
        <w:rPr>
          <w:rFonts w:ascii="Times New Roman" w:hAnsi="Times New Roman" w:cs="Times New Roman"/>
        </w:rPr>
        <w:t>新建分组</w:t>
      </w:r>
      <w:r w:rsidRPr="00187CB3">
        <w:rPr>
          <w:rFonts w:ascii="Times New Roman" w:hAnsi="Times New Roman" w:cs="Times New Roman"/>
        </w:rPr>
        <w:t>’</w:t>
      </w:r>
      <w:r w:rsidRPr="00187CB3">
        <w:rPr>
          <w:rFonts w:ascii="Times New Roman" w:hAnsi="Times New Roman" w:cs="Times New Roman"/>
        </w:rPr>
        <w:t>按钮。如图</w:t>
      </w:r>
      <w:r w:rsidRPr="00187CB3">
        <w:rPr>
          <w:rFonts w:ascii="Times New Roman" w:hAnsi="Times New Roman" w:cs="Times New Roman"/>
        </w:rPr>
        <w:t>3.5</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对于新创建的数据分组，必须指定数据分组的名称，数据分组的名称最长为</w:t>
      </w:r>
      <w:r w:rsidRPr="00187CB3">
        <w:rPr>
          <w:rFonts w:ascii="Times New Roman" w:hAnsi="Times New Roman" w:cs="Times New Roman"/>
        </w:rPr>
        <w:t>16</w:t>
      </w:r>
      <w:r w:rsidRPr="00187CB3">
        <w:rPr>
          <w:rFonts w:ascii="Times New Roman" w:hAnsi="Times New Roman" w:cs="Times New Roman"/>
        </w:rPr>
        <w:t>个字节（</w:t>
      </w:r>
      <w:r w:rsidRPr="00187CB3">
        <w:rPr>
          <w:rFonts w:ascii="Times New Roman" w:hAnsi="Times New Roman" w:cs="Times New Roman"/>
        </w:rPr>
        <w:t>8</w:t>
      </w:r>
      <w:r w:rsidRPr="00187CB3">
        <w:rPr>
          <w:rFonts w:ascii="Times New Roman" w:hAnsi="Times New Roman" w:cs="Times New Roman"/>
        </w:rPr>
        <w:t>个汉字），其中只能包含字母、数字、下划线和汉字。</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为了便于管理，可以选择性的输入一段不超过</w:t>
      </w:r>
      <w:r w:rsidRPr="00187CB3">
        <w:rPr>
          <w:rFonts w:ascii="Times New Roman" w:hAnsi="Times New Roman" w:cs="Times New Roman"/>
        </w:rPr>
        <w:t>128</w:t>
      </w:r>
      <w:r w:rsidRPr="00187CB3">
        <w:rPr>
          <w:rFonts w:ascii="Times New Roman" w:hAnsi="Times New Roman" w:cs="Times New Roman"/>
        </w:rPr>
        <w:t>字节（</w:t>
      </w:r>
      <w:r w:rsidRPr="00187CB3">
        <w:rPr>
          <w:rFonts w:ascii="Times New Roman" w:hAnsi="Times New Roman" w:cs="Times New Roman"/>
        </w:rPr>
        <w:t>64</w:t>
      </w:r>
      <w:r w:rsidRPr="00187CB3">
        <w:rPr>
          <w:rFonts w:ascii="Times New Roman" w:hAnsi="Times New Roman" w:cs="Times New Roman"/>
        </w:rPr>
        <w:t>个汉字）的文字作为描述，其中可以包含任意字符，描述可以为空。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数据分组必须选择一个刷新时间，用来指定相应的</w:t>
      </w:r>
      <w:r w:rsidRPr="00187CB3">
        <w:rPr>
          <w:rFonts w:ascii="Times New Roman" w:hAnsi="Times New Roman" w:cs="Times New Roman"/>
        </w:rPr>
        <w:t>NicBuilder</w:t>
      </w:r>
      <w:r w:rsidRPr="00187CB3">
        <w:rPr>
          <w:rFonts w:ascii="Times New Roman" w:hAnsi="Times New Roman" w:cs="Times New Roman"/>
        </w:rPr>
        <w:t>服务器每隔一定的时间，将数据从设备驱动程序的缓冲器中拷贝到系统的实时数据库中。刷新时间的选择请针对具体的应用场合设定，最小可为</w:t>
      </w:r>
      <w:r w:rsidRPr="00187CB3">
        <w:rPr>
          <w:rFonts w:ascii="Times New Roman" w:hAnsi="Times New Roman" w:cs="Times New Roman"/>
        </w:rPr>
        <w:t>50ms</w:t>
      </w:r>
      <w:r w:rsidRPr="00187CB3">
        <w:rPr>
          <w:rFonts w:ascii="Times New Roman" w:hAnsi="Times New Roman" w:cs="Times New Roman"/>
        </w:rPr>
        <w: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参看图</w:t>
      </w:r>
      <w:r w:rsidRPr="00187CB3">
        <w:rPr>
          <w:rFonts w:ascii="Times New Roman" w:hAnsi="Times New Roman" w:cs="Times New Roman"/>
        </w:rPr>
        <w:t>3.6</w:t>
      </w:r>
      <w:r w:rsidRPr="00187CB3">
        <w:rPr>
          <w:rFonts w:ascii="Times New Roman" w:hAnsi="Times New Roman" w:cs="Times New Roman"/>
        </w:rPr>
        <w:t>。</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2876550" cy="2133600"/>
            <wp:effectExtent l="1905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876550" cy="21336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3.5</w:t>
      </w:r>
      <w:r w:rsidRPr="00187CB3">
        <w:rPr>
          <w:rFonts w:ascii="Times New Roman" w:hAnsi="Times New Roman" w:cs="Times New Roman"/>
          <w:sz w:val="18"/>
          <w:szCs w:val="18"/>
        </w:rPr>
        <w:tab/>
      </w:r>
      <w:r w:rsidRPr="00187CB3">
        <w:rPr>
          <w:rFonts w:ascii="Times New Roman" w:hAnsi="Times New Roman" w:cs="Times New Roman"/>
          <w:sz w:val="18"/>
          <w:szCs w:val="18"/>
        </w:rPr>
        <w:t>创建数据分组</w:t>
      </w:r>
    </w:p>
    <w:p w:rsidR="00575BA4" w:rsidRPr="00187CB3" w:rsidRDefault="00575BA4" w:rsidP="00575BA4">
      <w:pPr>
        <w:ind w:firstLine="360"/>
        <w:jc w:val="center"/>
        <w:rPr>
          <w:rFonts w:ascii="Times New Roman" w:hAnsi="Times New Roman" w:cs="Times New Roman"/>
          <w:sz w:val="18"/>
          <w:szCs w:val="18"/>
        </w:rPr>
      </w:pPr>
    </w:p>
    <w:p w:rsidR="00575BA4" w:rsidRPr="00187CB3" w:rsidRDefault="00575BA4" w:rsidP="00575BA4">
      <w:pPr>
        <w:ind w:firstLine="360"/>
        <w:jc w:val="center"/>
        <w:rPr>
          <w:rFonts w:ascii="Times New Roman" w:hAnsi="Times New Roman" w:cs="Times New Roman"/>
          <w:sz w:val="18"/>
          <w:szCs w:val="18"/>
        </w:rPr>
      </w:pPr>
      <w:r w:rsidRPr="00187CB3">
        <w:rPr>
          <w:rFonts w:ascii="Times New Roman" w:hAnsi="Times New Roman" w:cs="Times New Roman"/>
          <w:noProof/>
          <w:sz w:val="18"/>
          <w:szCs w:val="18"/>
        </w:rPr>
        <w:drawing>
          <wp:inline distT="0" distB="0" distL="0" distR="0">
            <wp:extent cx="2876550" cy="2028825"/>
            <wp:effectExtent l="1905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2876550" cy="20288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3.6</w:t>
      </w:r>
      <w:r w:rsidRPr="00187CB3">
        <w:rPr>
          <w:rFonts w:ascii="Times New Roman" w:hAnsi="Times New Roman" w:cs="Times New Roman"/>
          <w:sz w:val="18"/>
          <w:szCs w:val="18"/>
        </w:rPr>
        <w:tab/>
      </w:r>
      <w:r w:rsidRPr="00187CB3">
        <w:rPr>
          <w:rFonts w:ascii="Times New Roman" w:hAnsi="Times New Roman" w:cs="Times New Roman"/>
          <w:sz w:val="18"/>
          <w:szCs w:val="18"/>
        </w:rPr>
        <w:t>创建数据分组</w:t>
      </w:r>
    </w:p>
    <w:p w:rsidR="00575BA4" w:rsidRPr="00187CB3" w:rsidRDefault="00575BA4" w:rsidP="00575BA4">
      <w:pPr>
        <w:pStyle w:val="3"/>
        <w:tabs>
          <w:tab w:val="num" w:pos="720"/>
        </w:tabs>
        <w:spacing w:line="416" w:lineRule="auto"/>
        <w:ind w:firstLine="0"/>
      </w:pPr>
      <w:bookmarkStart w:id="94" w:name="_Toc310409473"/>
      <w:bookmarkStart w:id="95" w:name="_Toc406075007"/>
      <w:r w:rsidRPr="00187CB3">
        <w:t>创建变量</w:t>
      </w:r>
      <w:bookmarkEnd w:id="94"/>
      <w:bookmarkEnd w:id="9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变量是</w:t>
      </w:r>
      <w:r w:rsidRPr="00187CB3">
        <w:rPr>
          <w:rFonts w:ascii="Times New Roman" w:hAnsi="Times New Roman" w:cs="Times New Roman"/>
        </w:rPr>
        <w:t>NicBuilder</w:t>
      </w:r>
      <w:r w:rsidRPr="00187CB3">
        <w:rPr>
          <w:rFonts w:ascii="Times New Roman" w:hAnsi="Times New Roman" w:cs="Times New Roman"/>
        </w:rPr>
        <w:t>实时数据库的基本组成单位，按照行业习惯，在</w:t>
      </w:r>
      <w:r w:rsidRPr="00187CB3">
        <w:rPr>
          <w:rFonts w:ascii="Times New Roman" w:hAnsi="Times New Roman" w:cs="Times New Roman"/>
        </w:rPr>
        <w:t>NicBuilder</w:t>
      </w:r>
      <w:r w:rsidRPr="00187CB3">
        <w:rPr>
          <w:rFonts w:ascii="Times New Roman" w:hAnsi="Times New Roman" w:cs="Times New Roman"/>
        </w:rPr>
        <w:t>中，变量也称</w:t>
      </w:r>
      <w:r w:rsidRPr="00187CB3">
        <w:rPr>
          <w:rFonts w:ascii="Times New Roman" w:hAnsi="Times New Roman" w:cs="Times New Roman"/>
        </w:rPr>
        <w:t>‘</w:t>
      </w:r>
      <w:r w:rsidRPr="00187CB3">
        <w:rPr>
          <w:rFonts w:ascii="Times New Roman" w:hAnsi="Times New Roman" w:cs="Times New Roman"/>
        </w:rPr>
        <w:t>标签</w:t>
      </w:r>
      <w:r w:rsidRPr="00187CB3">
        <w:rPr>
          <w:rFonts w:ascii="Times New Roman" w:hAnsi="Times New Roman" w:cs="Times New Roman"/>
        </w:rPr>
        <w:t>’</w:t>
      </w:r>
      <w:r w:rsidRPr="00187CB3">
        <w:rPr>
          <w:rFonts w:ascii="Times New Roman" w:hAnsi="Times New Roman" w:cs="Times New Roman"/>
        </w:rPr>
        <w:t>。</w:t>
      </w:r>
      <w:r w:rsidRPr="00187CB3">
        <w:rPr>
          <w:rFonts w:ascii="Times New Roman" w:hAnsi="Times New Roman" w:cs="Times New Roman"/>
        </w:rPr>
        <w:t>NicBuilder</w:t>
      </w:r>
      <w:r w:rsidRPr="00187CB3">
        <w:rPr>
          <w:rFonts w:ascii="Times New Roman" w:hAnsi="Times New Roman" w:cs="Times New Roman"/>
        </w:rPr>
        <w:t>中创建变量的方法如下：在系统组态程序的系统结构视图中，用鼠标点击要组态的</w:t>
      </w:r>
      <w:r w:rsidRPr="00187CB3">
        <w:rPr>
          <w:rFonts w:ascii="Times New Roman" w:hAnsi="Times New Roman" w:cs="Times New Roman"/>
        </w:rPr>
        <w:t>NicBuilder</w:t>
      </w:r>
      <w:r w:rsidRPr="00187CB3">
        <w:rPr>
          <w:rFonts w:ascii="Times New Roman" w:hAnsi="Times New Roman" w:cs="Times New Roman"/>
        </w:rPr>
        <w:t>服务器节点，在其下面的</w:t>
      </w:r>
      <w:r w:rsidRPr="00187CB3">
        <w:rPr>
          <w:rFonts w:ascii="Times New Roman" w:hAnsi="Times New Roman" w:cs="Times New Roman"/>
        </w:rPr>
        <w:t>‘</w:t>
      </w:r>
      <w:r w:rsidRPr="00187CB3">
        <w:rPr>
          <w:rFonts w:ascii="Times New Roman" w:hAnsi="Times New Roman" w:cs="Times New Roman"/>
        </w:rPr>
        <w:t>实时数据服务</w:t>
      </w:r>
      <w:r w:rsidRPr="00187CB3">
        <w:rPr>
          <w:rFonts w:ascii="Times New Roman" w:hAnsi="Times New Roman" w:cs="Times New Roman"/>
        </w:rPr>
        <w:t>’</w:t>
      </w:r>
      <w:r w:rsidRPr="00187CB3">
        <w:rPr>
          <w:rFonts w:ascii="Times New Roman" w:hAnsi="Times New Roman" w:cs="Times New Roman"/>
        </w:rPr>
        <w:t>节点中，选择新变量所属于的数据分组，然后在右面的组态窗口中用鼠标点击</w:t>
      </w:r>
      <w:r w:rsidRPr="00187CB3">
        <w:rPr>
          <w:rFonts w:ascii="Times New Roman" w:hAnsi="Times New Roman" w:cs="Times New Roman"/>
        </w:rPr>
        <w:t>‘</w:t>
      </w:r>
      <w:r w:rsidRPr="00187CB3">
        <w:rPr>
          <w:rFonts w:ascii="Times New Roman" w:hAnsi="Times New Roman" w:cs="Times New Roman"/>
        </w:rPr>
        <w:t>新建标签</w:t>
      </w:r>
      <w:r w:rsidRPr="00187CB3">
        <w:rPr>
          <w:rFonts w:ascii="Times New Roman" w:hAnsi="Times New Roman" w:cs="Times New Roman"/>
        </w:rPr>
        <w:t>’</w:t>
      </w:r>
      <w:r w:rsidRPr="00187CB3">
        <w:rPr>
          <w:rFonts w:ascii="Times New Roman" w:hAnsi="Times New Roman" w:cs="Times New Roman"/>
        </w:rPr>
        <w:t>按钮。如果数据库没有数据分组，则可以按照前述方法首先建立数据分组（不能直接在实时数据库下面建立标签）。</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变量名的长度最大可以为</w:t>
      </w:r>
      <w:r w:rsidRPr="00187CB3">
        <w:rPr>
          <w:rFonts w:ascii="Times New Roman" w:hAnsi="Times New Roman" w:cs="Times New Roman"/>
        </w:rPr>
        <w:t>32</w:t>
      </w:r>
      <w:r w:rsidRPr="00187CB3">
        <w:rPr>
          <w:rFonts w:ascii="Times New Roman" w:hAnsi="Times New Roman" w:cs="Times New Roman"/>
        </w:rPr>
        <w:t>字节（</w:t>
      </w:r>
      <w:r w:rsidRPr="00187CB3">
        <w:rPr>
          <w:rFonts w:ascii="Times New Roman" w:hAnsi="Times New Roman" w:cs="Times New Roman"/>
        </w:rPr>
        <w:t>16</w:t>
      </w:r>
      <w:r w:rsidRPr="00187CB3">
        <w:rPr>
          <w:rFonts w:ascii="Times New Roman" w:hAnsi="Times New Roman" w:cs="Times New Roman"/>
        </w:rPr>
        <w:t>个汉字），其中可以包含字母、数字、下划线以及各种全角字符。</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在变量属性的</w:t>
      </w:r>
      <w:r w:rsidRPr="00187CB3">
        <w:rPr>
          <w:rFonts w:ascii="Times New Roman" w:hAnsi="Times New Roman" w:cs="Times New Roman"/>
        </w:rPr>
        <w:t>‘</w:t>
      </w:r>
      <w:r w:rsidRPr="00187CB3">
        <w:rPr>
          <w:rFonts w:ascii="Times New Roman" w:hAnsi="Times New Roman" w:cs="Times New Roman"/>
        </w:rPr>
        <w:t>设备</w:t>
      </w:r>
      <w:r w:rsidRPr="00187CB3">
        <w:rPr>
          <w:rFonts w:ascii="Times New Roman" w:hAnsi="Times New Roman" w:cs="Times New Roman"/>
        </w:rPr>
        <w:t>’</w:t>
      </w:r>
      <w:r w:rsidRPr="00187CB3">
        <w:rPr>
          <w:rFonts w:ascii="Times New Roman" w:hAnsi="Times New Roman" w:cs="Times New Roman"/>
        </w:rPr>
        <w:t>栏，必须选择变量的数值来源设备，</w:t>
      </w:r>
      <w:r w:rsidRPr="00187CB3">
        <w:rPr>
          <w:rFonts w:ascii="Times New Roman" w:hAnsi="Times New Roman" w:cs="Times New Roman"/>
        </w:rPr>
        <w:t>NicBuilder</w:t>
      </w:r>
      <w:r w:rsidRPr="00187CB3">
        <w:rPr>
          <w:rFonts w:ascii="Times New Roman" w:hAnsi="Times New Roman" w:cs="Times New Roman"/>
        </w:rPr>
        <w:t>服务器将根据这里的信息周期性的向各个设备的驱动程序查询变量的最新值，并更新实时数据库。</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变量的</w:t>
      </w:r>
      <w:r w:rsidRPr="00187CB3">
        <w:rPr>
          <w:rFonts w:ascii="Times New Roman" w:hAnsi="Times New Roman" w:cs="Times New Roman"/>
        </w:rPr>
        <w:t>‘</w:t>
      </w:r>
      <w:r w:rsidRPr="00187CB3">
        <w:rPr>
          <w:rFonts w:ascii="Times New Roman" w:hAnsi="Times New Roman" w:cs="Times New Roman"/>
        </w:rPr>
        <w:t>地址</w:t>
      </w:r>
      <w:r w:rsidRPr="00187CB3">
        <w:rPr>
          <w:rFonts w:ascii="Times New Roman" w:hAnsi="Times New Roman" w:cs="Times New Roman"/>
        </w:rPr>
        <w:t>’</w:t>
      </w:r>
      <w:r w:rsidRPr="00187CB3">
        <w:rPr>
          <w:rFonts w:ascii="Times New Roman" w:hAnsi="Times New Roman" w:cs="Times New Roman"/>
        </w:rPr>
        <w:t>栏，</w:t>
      </w:r>
      <w:r w:rsidRPr="00187CB3">
        <w:rPr>
          <w:rFonts w:ascii="Times New Roman" w:hAnsi="Times New Roman" w:cs="Times New Roman"/>
        </w:rPr>
        <w:t xml:space="preserve"> NicBuilder</w:t>
      </w:r>
      <w:r w:rsidRPr="00187CB3">
        <w:rPr>
          <w:rFonts w:ascii="Times New Roman" w:hAnsi="Times New Roman" w:cs="Times New Roman"/>
        </w:rPr>
        <w:t>的设备驱动程序将根据这里的信息和实际硬件通讯进行数据输入、输出，因此这里的信息是设备相关的。不同的设备填写要求不同，设备为控制器时不用填写，设备为数值计算设备时则填写相应的计算函数。</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创建高精度模拟量和创建开关量的操作，可以参看图</w:t>
      </w:r>
      <w:r w:rsidRPr="00187CB3">
        <w:rPr>
          <w:rFonts w:ascii="Times New Roman" w:hAnsi="Times New Roman" w:cs="Times New Roman"/>
        </w:rPr>
        <w:t>3.7</w:t>
      </w:r>
      <w:r w:rsidRPr="00187CB3">
        <w:rPr>
          <w:rFonts w:ascii="Times New Roman" w:hAnsi="Times New Roman" w:cs="Times New Roman"/>
        </w:rPr>
        <w:t>和图</w:t>
      </w:r>
      <w:r w:rsidRPr="00187CB3">
        <w:rPr>
          <w:rFonts w:ascii="Times New Roman" w:hAnsi="Times New Roman" w:cs="Times New Roman"/>
        </w:rPr>
        <w:t>3.8</w:t>
      </w:r>
      <w:r w:rsidRPr="00187CB3">
        <w:rPr>
          <w:rFonts w:ascii="Times New Roman" w:hAnsi="Times New Roman" w:cs="Times New Roman"/>
        </w:rPr>
        <w:t>。</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2876550" cy="2486025"/>
            <wp:effectExtent l="1905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2876550" cy="24860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3.7</w:t>
      </w:r>
      <w:r w:rsidRPr="00187CB3">
        <w:rPr>
          <w:rFonts w:ascii="Times New Roman" w:hAnsi="Times New Roman" w:cs="Times New Roman"/>
          <w:sz w:val="18"/>
          <w:szCs w:val="18"/>
        </w:rPr>
        <w:tab/>
      </w:r>
      <w:r w:rsidRPr="00187CB3">
        <w:rPr>
          <w:rFonts w:ascii="Times New Roman" w:hAnsi="Times New Roman" w:cs="Times New Roman"/>
          <w:sz w:val="18"/>
          <w:szCs w:val="18"/>
        </w:rPr>
        <w:t>创建高精度模拟量</w:t>
      </w:r>
    </w:p>
    <w:p w:rsidR="00575BA4" w:rsidRPr="00187CB3" w:rsidRDefault="00575BA4" w:rsidP="00575BA4">
      <w:pPr>
        <w:ind w:firstLine="360"/>
        <w:jc w:val="center"/>
        <w:rPr>
          <w:rFonts w:ascii="Times New Roman" w:hAnsi="Times New Roman" w:cs="Times New Roman"/>
          <w:sz w:val="18"/>
          <w:szCs w:val="18"/>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876550" cy="2486025"/>
            <wp:effectExtent l="1905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2876550" cy="24860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3.8</w:t>
      </w:r>
      <w:r w:rsidRPr="00187CB3">
        <w:rPr>
          <w:rFonts w:ascii="Times New Roman" w:hAnsi="Times New Roman" w:cs="Times New Roman"/>
          <w:sz w:val="18"/>
          <w:szCs w:val="18"/>
        </w:rPr>
        <w:tab/>
      </w:r>
      <w:r w:rsidRPr="00187CB3">
        <w:rPr>
          <w:rFonts w:ascii="Times New Roman" w:hAnsi="Times New Roman" w:cs="Times New Roman"/>
          <w:sz w:val="18"/>
          <w:szCs w:val="18"/>
        </w:rPr>
        <w:t>创建开关量</w:t>
      </w:r>
    </w:p>
    <w:p w:rsidR="00575BA4" w:rsidRPr="00187CB3" w:rsidRDefault="00575BA4" w:rsidP="00575BA4">
      <w:pPr>
        <w:pStyle w:val="3"/>
        <w:tabs>
          <w:tab w:val="num" w:pos="720"/>
        </w:tabs>
        <w:spacing w:line="416" w:lineRule="auto"/>
        <w:ind w:firstLine="0"/>
      </w:pPr>
      <w:bookmarkStart w:id="96" w:name="_Toc310409474"/>
      <w:bookmarkStart w:id="97" w:name="_Toc406075008"/>
      <w:r w:rsidRPr="00187CB3">
        <w:t>修改数据分组和变量</w:t>
      </w:r>
      <w:bookmarkEnd w:id="96"/>
      <w:bookmarkEnd w:id="97"/>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在系统结构视图中选择要修改的数据分组或者变量，然后在右面的配置窗口中输入新的信息，选择</w:t>
      </w:r>
      <w:r w:rsidRPr="00187CB3">
        <w:rPr>
          <w:rFonts w:ascii="Times New Roman" w:hAnsi="Times New Roman" w:cs="Times New Roman"/>
        </w:rPr>
        <w:t>‘</w:t>
      </w:r>
      <w:r w:rsidRPr="00187CB3">
        <w:rPr>
          <w:rFonts w:ascii="Times New Roman" w:hAnsi="Times New Roman" w:cs="Times New Roman"/>
        </w:rPr>
        <w:t>保存</w:t>
      </w:r>
      <w:r w:rsidRPr="00187CB3">
        <w:rPr>
          <w:rFonts w:ascii="Times New Roman" w:hAnsi="Times New Roman" w:cs="Times New Roman"/>
        </w:rPr>
        <w:t>’</w:t>
      </w:r>
      <w:r w:rsidRPr="00187CB3">
        <w:rPr>
          <w:rFonts w:ascii="Times New Roman" w:hAnsi="Times New Roman" w:cs="Times New Roman"/>
        </w:rPr>
        <w:t>即可。</w:t>
      </w:r>
    </w:p>
    <w:p w:rsidR="00575BA4" w:rsidRPr="00187CB3" w:rsidRDefault="00575BA4" w:rsidP="00575BA4">
      <w:pPr>
        <w:pStyle w:val="3"/>
        <w:tabs>
          <w:tab w:val="num" w:pos="720"/>
        </w:tabs>
        <w:spacing w:line="416" w:lineRule="auto"/>
        <w:ind w:firstLine="0"/>
      </w:pPr>
      <w:bookmarkStart w:id="98" w:name="_Toc310409475"/>
      <w:bookmarkStart w:id="99" w:name="_Toc406075009"/>
      <w:r w:rsidRPr="00187CB3">
        <w:t>直接修改</w:t>
      </w:r>
      <w:r w:rsidRPr="00187CB3">
        <w:t>NicBuilder.ini</w:t>
      </w:r>
      <w:r w:rsidRPr="00187CB3">
        <w:t>组态数据库</w:t>
      </w:r>
      <w:bookmarkEnd w:id="98"/>
      <w:bookmarkEnd w:id="99"/>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除了使用</w:t>
      </w:r>
      <w:r w:rsidRPr="00187CB3">
        <w:rPr>
          <w:rFonts w:ascii="Times New Roman" w:hAnsi="Times New Roman" w:cs="Times New Roman"/>
        </w:rPr>
        <w:t>NicBuilder</w:t>
      </w:r>
      <w:r w:rsidRPr="00187CB3">
        <w:rPr>
          <w:rFonts w:ascii="Times New Roman" w:hAnsi="Times New Roman" w:cs="Times New Roman"/>
        </w:rPr>
        <w:t>的系统组态工具，也可以直接修改配置文件进行组态。</w:t>
      </w:r>
      <w:r w:rsidRPr="00187CB3">
        <w:rPr>
          <w:rFonts w:ascii="Times New Roman" w:hAnsi="Times New Roman" w:cs="Times New Roman"/>
        </w:rPr>
        <w:t>NicBuilder.ini</w:t>
      </w:r>
      <w:r w:rsidRPr="00187CB3">
        <w:rPr>
          <w:rFonts w:ascii="Times New Roman" w:hAnsi="Times New Roman" w:cs="Times New Roman"/>
        </w:rPr>
        <w:t>的</w:t>
      </w:r>
      <w:r w:rsidRPr="00187CB3">
        <w:rPr>
          <w:rFonts w:ascii="Times New Roman" w:hAnsi="Times New Roman" w:cs="Times New Roman"/>
        </w:rPr>
        <w:t>groups</w:t>
      </w:r>
      <w:r w:rsidRPr="00187CB3">
        <w:rPr>
          <w:rFonts w:ascii="Times New Roman" w:hAnsi="Times New Roman" w:cs="Times New Roman"/>
        </w:rPr>
        <w:t>节包含数据库文件组态信息，格式为：</w:t>
      </w:r>
    </w:p>
    <w:p w:rsidR="00575BA4" w:rsidRPr="00187CB3" w:rsidRDefault="00575BA4" w:rsidP="00575BA4">
      <w:pPr>
        <w:shd w:val="clear" w:color="auto" w:fill="E6E6E6"/>
        <w:ind w:firstLine="420"/>
        <w:rPr>
          <w:rFonts w:ascii="Times New Roman" w:hAnsi="Times New Roman" w:cs="Times New Roman"/>
        </w:rPr>
      </w:pPr>
      <w:r w:rsidRPr="00187CB3">
        <w:rPr>
          <w:rFonts w:ascii="Times New Roman" w:hAnsi="Times New Roman" w:cs="Times New Roman"/>
        </w:rPr>
        <w:t>&lt;</w:t>
      </w:r>
      <w:r w:rsidRPr="00187CB3">
        <w:rPr>
          <w:rFonts w:ascii="Times New Roman" w:hAnsi="Times New Roman" w:cs="Times New Roman"/>
        </w:rPr>
        <w:t>组名</w:t>
      </w:r>
      <w:r w:rsidRPr="00187CB3">
        <w:rPr>
          <w:rFonts w:ascii="Times New Roman" w:hAnsi="Times New Roman" w:cs="Times New Roman"/>
        </w:rPr>
        <w:t>&gt;=&lt;</w:t>
      </w:r>
      <w:r w:rsidRPr="00187CB3">
        <w:rPr>
          <w:rFonts w:ascii="Times New Roman" w:hAnsi="Times New Roman" w:cs="Times New Roman"/>
        </w:rPr>
        <w:t>组参数</w:t>
      </w:r>
      <w:r w:rsidRPr="00187CB3">
        <w:rPr>
          <w:rFonts w:ascii="Times New Roman" w:hAnsi="Times New Roman" w:cs="Times New Roman"/>
        </w:rPr>
        <w:t>&gt;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w:t>
      </w:r>
      <w:r w:rsidRPr="00187CB3">
        <w:rPr>
          <w:rFonts w:ascii="Times New Roman" w:hAnsi="Times New Roman" w:cs="Times New Roman"/>
        </w:rPr>
        <w:t>组名</w:t>
      </w:r>
      <w:r w:rsidRPr="00187CB3">
        <w:rPr>
          <w:rFonts w:ascii="Times New Roman" w:hAnsi="Times New Roman" w:cs="Times New Roman"/>
        </w:rPr>
        <w:t>”</w:t>
      </w:r>
      <w:r w:rsidRPr="00187CB3">
        <w:rPr>
          <w:rFonts w:ascii="Times New Roman" w:hAnsi="Times New Roman" w:cs="Times New Roman"/>
        </w:rPr>
        <w:t>即</w:t>
      </w:r>
      <w:r w:rsidRPr="00187CB3">
        <w:rPr>
          <w:rFonts w:ascii="Times New Roman" w:hAnsi="Times New Roman" w:cs="Times New Roman"/>
        </w:rPr>
        <w:t>“</w:t>
      </w:r>
      <w:r w:rsidRPr="00187CB3">
        <w:rPr>
          <w:rFonts w:ascii="Times New Roman" w:hAnsi="Times New Roman" w:cs="Times New Roman"/>
        </w:rPr>
        <w:t>组</w:t>
      </w:r>
      <w:r w:rsidRPr="00187CB3">
        <w:rPr>
          <w:rFonts w:ascii="Times New Roman" w:hAnsi="Times New Roman" w:cs="Times New Roman"/>
        </w:rPr>
        <w:t>”</w:t>
      </w:r>
      <w:r w:rsidRPr="00187CB3">
        <w:rPr>
          <w:rFonts w:ascii="Times New Roman" w:hAnsi="Times New Roman" w:cs="Times New Roman"/>
        </w:rPr>
        <w:t>的关键字（</w:t>
      </w:r>
      <w:r w:rsidRPr="00187CB3">
        <w:rPr>
          <w:rFonts w:ascii="Times New Roman" w:hAnsi="Times New Roman" w:cs="Times New Roman"/>
        </w:rPr>
        <w:t>GroupKey</w:t>
      </w:r>
      <w:r w:rsidRPr="00187CB3">
        <w:rPr>
          <w:rFonts w:ascii="Times New Roman" w:hAnsi="Times New Roman" w:cs="Times New Roman"/>
        </w:rPr>
        <w:t>），最长</w:t>
      </w:r>
      <w:r w:rsidRPr="00187CB3">
        <w:rPr>
          <w:rFonts w:ascii="Times New Roman" w:hAnsi="Times New Roman" w:cs="Times New Roman"/>
        </w:rPr>
        <w:t>16</w:t>
      </w:r>
      <w:r w:rsidRPr="00187CB3">
        <w:rPr>
          <w:rFonts w:ascii="Times New Roman" w:hAnsi="Times New Roman" w:cs="Times New Roman"/>
        </w:rPr>
        <w:t>个字节。组名中只能包含汉字、字母、下划线、数字。在同一个网络节点的数据库组态中，</w:t>
      </w:r>
      <w:r w:rsidRPr="00187CB3">
        <w:rPr>
          <w:rFonts w:ascii="Times New Roman" w:hAnsi="Times New Roman" w:cs="Times New Roman"/>
        </w:rPr>
        <w:t>“</w:t>
      </w:r>
      <w:r w:rsidRPr="00187CB3">
        <w:rPr>
          <w:rFonts w:ascii="Times New Roman" w:hAnsi="Times New Roman" w:cs="Times New Roman"/>
        </w:rPr>
        <w:t>组名</w:t>
      </w:r>
      <w:r w:rsidRPr="00187CB3">
        <w:rPr>
          <w:rFonts w:ascii="Times New Roman" w:hAnsi="Times New Roman" w:cs="Times New Roman"/>
        </w:rPr>
        <w:t>”</w:t>
      </w:r>
      <w:r w:rsidRPr="00187CB3">
        <w:rPr>
          <w:rFonts w:ascii="Times New Roman" w:hAnsi="Times New Roman" w:cs="Times New Roman"/>
        </w:rPr>
        <w:t>是唯一的。</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每个组内的数据信息都保存在一个文件里，这个文件的名称固定为</w:t>
      </w:r>
      <w:r w:rsidRPr="00187CB3">
        <w:rPr>
          <w:rFonts w:ascii="Times New Roman" w:hAnsi="Times New Roman" w:cs="Times New Roman"/>
        </w:rPr>
        <w:t>“&lt;</w:t>
      </w:r>
      <w:r w:rsidRPr="00187CB3">
        <w:rPr>
          <w:rFonts w:ascii="Times New Roman" w:hAnsi="Times New Roman" w:cs="Times New Roman"/>
        </w:rPr>
        <w:t>组名</w:t>
      </w:r>
      <w:r w:rsidRPr="00187CB3">
        <w:rPr>
          <w:rFonts w:ascii="Times New Roman" w:hAnsi="Times New Roman" w:cs="Times New Roman"/>
        </w:rPr>
        <w:t>&gt;.dat”</w:t>
      </w:r>
      <w:r w:rsidRPr="00187CB3">
        <w:rPr>
          <w:rFonts w:ascii="Times New Roman" w:hAnsi="Times New Roman" w:cs="Times New Roman"/>
        </w:rPr>
        <w: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组参数目前只支持刷新时间间隔，用下面格式表示：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refresh:150</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例如，在一个配置文件的</w:t>
      </w:r>
      <w:r w:rsidRPr="00187CB3">
        <w:rPr>
          <w:rFonts w:ascii="Times New Roman" w:hAnsi="Times New Roman" w:cs="Times New Roman"/>
        </w:rPr>
        <w:t>[groups]</w:t>
      </w:r>
      <w:r w:rsidRPr="00187CB3">
        <w:rPr>
          <w:rFonts w:ascii="Times New Roman" w:hAnsi="Times New Roman" w:cs="Times New Roman"/>
        </w:rPr>
        <w:t>节中包含了下列信息：</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cal=refresh:150</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s960=refresh:200</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echo=refresh:300</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表示在这个网络节点的数据库组态中，建立了</w:t>
      </w:r>
      <w:r w:rsidRPr="00187CB3">
        <w:rPr>
          <w:rFonts w:ascii="Times New Roman" w:hAnsi="Times New Roman" w:cs="Times New Roman"/>
        </w:rPr>
        <w:t>cal</w:t>
      </w:r>
      <w:r w:rsidRPr="00187CB3">
        <w:rPr>
          <w:rFonts w:ascii="Times New Roman" w:hAnsi="Times New Roman" w:cs="Times New Roman"/>
        </w:rPr>
        <w:t>、</w:t>
      </w:r>
      <w:r w:rsidRPr="00187CB3">
        <w:rPr>
          <w:rFonts w:ascii="Times New Roman" w:hAnsi="Times New Roman" w:cs="Times New Roman"/>
        </w:rPr>
        <w:t>s960</w:t>
      </w:r>
      <w:r w:rsidRPr="00187CB3">
        <w:rPr>
          <w:rFonts w:ascii="Times New Roman" w:hAnsi="Times New Roman" w:cs="Times New Roman"/>
        </w:rPr>
        <w:t>、</w:t>
      </w:r>
      <w:r w:rsidRPr="00187CB3">
        <w:rPr>
          <w:rFonts w:ascii="Times New Roman" w:hAnsi="Times New Roman" w:cs="Times New Roman"/>
        </w:rPr>
        <w:t>echo</w:t>
      </w:r>
      <w:r w:rsidRPr="00187CB3">
        <w:rPr>
          <w:rFonts w:ascii="Times New Roman" w:hAnsi="Times New Roman" w:cs="Times New Roman"/>
        </w:rPr>
        <w:t>等组，各组对应的变量定义文件名均位于</w:t>
      </w:r>
      <w:r w:rsidRPr="00187CB3">
        <w:rPr>
          <w:rFonts w:ascii="Times New Roman" w:hAnsi="Times New Roman" w:cs="Times New Roman"/>
        </w:rPr>
        <w:t>“&lt;</w:t>
      </w:r>
      <w:r w:rsidRPr="00187CB3">
        <w:rPr>
          <w:rFonts w:ascii="Times New Roman" w:hAnsi="Times New Roman" w:cs="Times New Roman"/>
        </w:rPr>
        <w:t>安装目录</w:t>
      </w:r>
      <w:r w:rsidRPr="00187CB3">
        <w:rPr>
          <w:rFonts w:ascii="Times New Roman" w:hAnsi="Times New Roman" w:cs="Times New Roman"/>
        </w:rPr>
        <w:t>&gt;\config”</w:t>
      </w:r>
      <w:r w:rsidRPr="00187CB3">
        <w:rPr>
          <w:rFonts w:ascii="Times New Roman" w:hAnsi="Times New Roman" w:cs="Times New Roman"/>
        </w:rPr>
        <w:t>文件夹中，名称分别为：</w:t>
      </w:r>
      <w:r w:rsidRPr="00187CB3">
        <w:rPr>
          <w:rFonts w:ascii="Times New Roman" w:hAnsi="Times New Roman" w:cs="Times New Roman"/>
        </w:rPr>
        <w:t>calc.csv</w:t>
      </w:r>
      <w:r w:rsidRPr="00187CB3">
        <w:rPr>
          <w:rFonts w:ascii="Times New Roman" w:hAnsi="Times New Roman" w:cs="Times New Roman"/>
        </w:rPr>
        <w:t>、</w:t>
      </w:r>
      <w:r w:rsidRPr="00187CB3">
        <w:rPr>
          <w:rFonts w:ascii="Times New Roman" w:hAnsi="Times New Roman" w:cs="Times New Roman"/>
        </w:rPr>
        <w:t>s960.csv</w:t>
      </w:r>
      <w:r w:rsidRPr="00187CB3">
        <w:rPr>
          <w:rFonts w:ascii="Times New Roman" w:hAnsi="Times New Roman" w:cs="Times New Roman"/>
        </w:rPr>
        <w:t>、</w:t>
      </w:r>
      <w:r w:rsidRPr="00187CB3">
        <w:rPr>
          <w:rFonts w:ascii="Times New Roman" w:hAnsi="Times New Roman" w:cs="Times New Roman"/>
        </w:rPr>
        <w:t>echo. csv</w:t>
      </w:r>
      <w:r w:rsidRPr="00187CB3">
        <w:rPr>
          <w:rFonts w:ascii="Times New Roman" w:hAnsi="Times New Roman" w:cs="Times New Roman"/>
        </w:rPr>
        <w: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lastRenderedPageBreak/>
        <w:t>NicBuilder</w:t>
      </w:r>
      <w:r w:rsidRPr="00187CB3">
        <w:rPr>
          <w:rFonts w:ascii="Times New Roman" w:hAnsi="Times New Roman" w:cs="Times New Roman"/>
        </w:rPr>
        <w:t>服务器将按照这里的信息加载相应的数据分组文件。</w:t>
      </w:r>
      <w:r w:rsidRPr="00187CB3">
        <w:rPr>
          <w:rFonts w:ascii="Times New Roman" w:hAnsi="Times New Roman" w:cs="Times New Roman"/>
        </w:rPr>
        <w:t>NicBuilder</w:t>
      </w:r>
      <w:r w:rsidRPr="00187CB3">
        <w:rPr>
          <w:rFonts w:ascii="Times New Roman" w:hAnsi="Times New Roman" w:cs="Times New Roman"/>
        </w:rPr>
        <w:t>在加载时根据另外一个关键字决定要加载哪些组，这个文件字的格式为：</w:t>
      </w:r>
    </w:p>
    <w:p w:rsidR="00575BA4" w:rsidRPr="00187CB3" w:rsidRDefault="00575BA4" w:rsidP="00575BA4">
      <w:pPr>
        <w:shd w:val="clear" w:color="auto" w:fill="E6E6E6"/>
        <w:ind w:firstLine="420"/>
        <w:rPr>
          <w:rFonts w:ascii="Times New Roman" w:hAnsi="Times New Roman" w:cs="Times New Roman"/>
        </w:rPr>
      </w:pPr>
      <w:r w:rsidRPr="00187CB3">
        <w:rPr>
          <w:rFonts w:ascii="Times New Roman" w:hAnsi="Times New Roman" w:cs="Times New Roman"/>
        </w:rPr>
        <w:tab/>
        <w:t>Load=&lt;</w:t>
      </w:r>
      <w:r w:rsidRPr="00187CB3">
        <w:rPr>
          <w:rFonts w:ascii="Times New Roman" w:hAnsi="Times New Roman" w:cs="Times New Roman"/>
        </w:rPr>
        <w:t>组</w:t>
      </w:r>
      <w:r w:rsidRPr="00187CB3">
        <w:rPr>
          <w:rFonts w:ascii="Times New Roman" w:hAnsi="Times New Roman" w:cs="Times New Roman"/>
        </w:rPr>
        <w:t>1&gt;[,&lt;</w:t>
      </w:r>
      <w:r w:rsidRPr="00187CB3">
        <w:rPr>
          <w:rFonts w:ascii="Times New Roman" w:hAnsi="Times New Roman" w:cs="Times New Roman"/>
        </w:rPr>
        <w:t>组</w:t>
      </w:r>
      <w:r w:rsidRPr="00187CB3">
        <w:rPr>
          <w:rFonts w:ascii="Times New Roman" w:hAnsi="Times New Roman" w:cs="Times New Roman"/>
        </w:rPr>
        <w:t>2&gt;…]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例如：</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ab/>
        <w:t>load=calc,s960</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表示要加载</w:t>
      </w:r>
      <w:r w:rsidRPr="00187CB3">
        <w:rPr>
          <w:rFonts w:ascii="Times New Roman" w:hAnsi="Times New Roman" w:cs="Times New Roman"/>
        </w:rPr>
        <w:t>calc</w:t>
      </w:r>
      <w:r w:rsidRPr="00187CB3">
        <w:rPr>
          <w:rFonts w:ascii="Times New Roman" w:hAnsi="Times New Roman" w:cs="Times New Roman"/>
        </w:rPr>
        <w:t>和</w:t>
      </w:r>
      <w:r w:rsidRPr="00187CB3">
        <w:rPr>
          <w:rFonts w:ascii="Times New Roman" w:hAnsi="Times New Roman" w:cs="Times New Roman"/>
        </w:rPr>
        <w:t>s960</w:t>
      </w:r>
      <w:r w:rsidRPr="00187CB3">
        <w:rPr>
          <w:rFonts w:ascii="Times New Roman" w:hAnsi="Times New Roman" w:cs="Times New Roman"/>
        </w:rPr>
        <w:t>两个数据分组。</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一个特例，在建立系统数据库时，如果将网络接点和组类型分别定义为</w:t>
      </w:r>
      <w:r w:rsidRPr="00187CB3">
        <w:rPr>
          <w:rFonts w:ascii="Times New Roman" w:hAnsi="Times New Roman" w:cs="Times New Roman"/>
        </w:rPr>
        <w:t>default</w:t>
      </w:r>
      <w:r w:rsidRPr="00187CB3">
        <w:rPr>
          <w:rFonts w:ascii="Times New Roman" w:hAnsi="Times New Roman" w:cs="Times New Roman"/>
        </w:rPr>
        <w:t>、</w:t>
      </w:r>
      <w:r w:rsidRPr="00187CB3">
        <w:rPr>
          <w:rFonts w:ascii="Times New Roman" w:hAnsi="Times New Roman" w:cs="Times New Roman"/>
        </w:rPr>
        <w:t>default</w:t>
      </w:r>
      <w:r w:rsidRPr="00187CB3">
        <w:rPr>
          <w:rFonts w:ascii="Times New Roman" w:hAnsi="Times New Roman" w:cs="Times New Roman"/>
        </w:rPr>
        <w:t>，这样，在</w:t>
      </w:r>
      <w:r w:rsidRPr="00187CB3">
        <w:rPr>
          <w:rFonts w:ascii="Times New Roman" w:hAnsi="Times New Roman" w:cs="Times New Roman"/>
        </w:rPr>
        <w:t>NicBuilder</w:t>
      </w:r>
      <w:r w:rsidRPr="00187CB3">
        <w:rPr>
          <w:rFonts w:ascii="Times New Roman" w:hAnsi="Times New Roman" w:cs="Times New Roman"/>
        </w:rPr>
        <w:t>的人机接口组态程序（</w:t>
      </w:r>
      <w:r w:rsidRPr="00187CB3">
        <w:rPr>
          <w:rFonts w:ascii="Times New Roman" w:hAnsi="Times New Roman" w:cs="Times New Roman"/>
        </w:rPr>
        <w:t>MCDraw</w:t>
      </w:r>
      <w:r w:rsidRPr="00187CB3">
        <w:rPr>
          <w:rFonts w:ascii="Times New Roman" w:hAnsi="Times New Roman" w:cs="Times New Roman"/>
        </w:rPr>
        <w:t>）中进行动态属性连接时，可以省去标记名的</w:t>
      </w:r>
      <w:r w:rsidRPr="00187CB3">
        <w:rPr>
          <w:rFonts w:ascii="Times New Roman" w:hAnsi="Times New Roman" w:cs="Times New Roman"/>
        </w:rPr>
        <w:t>S</w:t>
      </w:r>
      <w:r w:rsidRPr="00187CB3">
        <w:rPr>
          <w:rFonts w:ascii="Times New Roman" w:hAnsi="Times New Roman" w:cs="Times New Roman"/>
        </w:rPr>
        <w:t>段（节点名）和</w:t>
      </w:r>
      <w:r w:rsidRPr="00187CB3">
        <w:rPr>
          <w:rFonts w:ascii="Times New Roman" w:hAnsi="Times New Roman" w:cs="Times New Roman"/>
        </w:rPr>
        <w:t>G</w:t>
      </w:r>
      <w:r w:rsidRPr="00187CB3">
        <w:rPr>
          <w:rFonts w:ascii="Times New Roman" w:hAnsi="Times New Roman" w:cs="Times New Roman"/>
        </w:rPr>
        <w:t>段（组名），直接填写变量名。</w:t>
      </w:r>
      <w:r w:rsidRPr="00187CB3">
        <w:rPr>
          <w:rFonts w:ascii="Times New Roman" w:hAnsi="Times New Roman" w:cs="Times New Roman"/>
        </w:rPr>
        <w:t>NicBuilder</w:t>
      </w:r>
      <w:r w:rsidRPr="00187CB3">
        <w:rPr>
          <w:rFonts w:ascii="Times New Roman" w:hAnsi="Times New Roman" w:cs="Times New Roman"/>
        </w:rPr>
        <w:t>单机版往往采用这种组态方式。</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NicBuilder</w:t>
      </w:r>
      <w:r w:rsidRPr="00187CB3">
        <w:rPr>
          <w:rFonts w:ascii="Times New Roman" w:hAnsi="Times New Roman" w:cs="Times New Roman"/>
        </w:rPr>
        <w:t>的实时数据库中，每个组都对应着一个磁盘文件，该文件是一个文本文件，每一行为一个记录，定义一个变量。实际操作中，可以利用数据库在线组态工具进行数据库组态，通常没有必要直接操作文本格式的组态文件。对于高级用户，可以直接修改数据库组态文件来快速搭建系统数据库。</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实例：</w:t>
      </w:r>
    </w:p>
    <w:p w:rsidR="00575BA4" w:rsidRPr="00187CB3" w:rsidRDefault="00575BA4" w:rsidP="00575BA4">
      <w:pPr>
        <w:shd w:val="clear" w:color="auto" w:fill="CCCCCC"/>
        <w:ind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文件名：</w:t>
      </w:r>
      <w:r w:rsidRPr="00187CB3">
        <w:rPr>
          <w:rFonts w:ascii="Times New Roman" w:hAnsi="Times New Roman" w:cs="Times New Roman"/>
        </w:rPr>
        <w:t>c:/ NicBuilder 1.0/config/calc.csv</w:t>
      </w:r>
    </w:p>
    <w:p w:rsidR="00575BA4" w:rsidRPr="00187CB3" w:rsidRDefault="00575BA4" w:rsidP="00575BA4">
      <w:pPr>
        <w:shd w:val="clear" w:color="auto" w:fill="CCCCCC"/>
        <w:ind w:firstLine="420"/>
        <w:rPr>
          <w:rFonts w:ascii="Times New Roman" w:hAnsi="Times New Roman" w:cs="Times New Roman"/>
        </w:rPr>
      </w:pPr>
      <w:r w:rsidRPr="00187CB3">
        <w:rPr>
          <w:rFonts w:ascii="Times New Roman" w:hAnsi="Times New Roman" w:cs="Times New Roman"/>
        </w:rPr>
        <w:t>t0000,f,,79,0.04,90,80,20,10,0.1,..,,0,100,,,KV,</w:t>
      </w:r>
      <w:r w:rsidRPr="00187CB3">
        <w:rPr>
          <w:rFonts w:ascii="Times New Roman" w:hAnsi="Times New Roman" w:cs="Times New Roman"/>
        </w:rPr>
        <w:t>模拟量</w:t>
      </w:r>
      <w:r w:rsidRPr="00187CB3">
        <w:rPr>
          <w:rFonts w:ascii="Times New Roman" w:hAnsi="Times New Roman" w:cs="Times New Roman"/>
        </w:rPr>
        <w:t xml:space="preserve"> No.3,g1.t0000+10</w:t>
      </w:r>
    </w:p>
    <w:p w:rsidR="00575BA4" w:rsidRPr="00187CB3" w:rsidRDefault="00575BA4" w:rsidP="00575BA4">
      <w:pPr>
        <w:shd w:val="clear" w:color="auto" w:fill="CCCCCC"/>
        <w:ind w:firstLine="420"/>
        <w:rPr>
          <w:rFonts w:ascii="Times New Roman" w:hAnsi="Times New Roman" w:cs="Times New Roman"/>
        </w:rPr>
      </w:pPr>
      <w:r w:rsidRPr="00187CB3">
        <w:rPr>
          <w:rFonts w:ascii="Times New Roman" w:hAnsi="Times New Roman" w:cs="Times New Roman"/>
        </w:rPr>
        <w:t>t0001,f,,32,0.04,90,80,20,10,0.1,..,,0,100,,,</w:t>
      </w:r>
      <w:r w:rsidRPr="00187CB3">
        <w:rPr>
          <w:rFonts w:ascii="Times New Roman" w:hAnsi="Times New Roman" w:cs="Times New Roman"/>
        </w:rPr>
        <w:t>兆帕</w:t>
      </w:r>
      <w:r w:rsidRPr="00187CB3">
        <w:rPr>
          <w:rFonts w:ascii="Times New Roman" w:hAnsi="Times New Roman" w:cs="Times New Roman"/>
        </w:rPr>
        <w:t>,</w:t>
      </w:r>
      <w:r w:rsidRPr="00187CB3">
        <w:rPr>
          <w:rFonts w:ascii="Times New Roman" w:hAnsi="Times New Roman" w:cs="Times New Roman"/>
        </w:rPr>
        <w:t>秒信号</w:t>
      </w:r>
      <w:r w:rsidRPr="00187CB3">
        <w:rPr>
          <w:rFonts w:ascii="Times New Roman" w:hAnsi="Times New Roman" w:cs="Times New Roman"/>
        </w:rPr>
        <w:t>,$SECOND</w:t>
      </w:r>
    </w:p>
    <w:p w:rsidR="00575BA4" w:rsidRPr="00187CB3" w:rsidRDefault="00575BA4" w:rsidP="00575BA4">
      <w:pPr>
        <w:shd w:val="clear" w:color="auto" w:fill="CCCCCC"/>
        <w:suppressAutoHyphens/>
        <w:kinsoku w:val="0"/>
        <w:wordWrap w:val="0"/>
        <w:ind w:firstLine="420"/>
        <w:rPr>
          <w:rFonts w:ascii="Times New Roman" w:hAnsi="Times New Roman" w:cs="Times New Roman"/>
        </w:rPr>
      </w:pPr>
      <w:r w:rsidRPr="00187CB3">
        <w:rPr>
          <w:rFonts w:ascii="Times New Roman" w:hAnsi="Times New Roman" w:cs="Times New Roman"/>
        </w:rPr>
        <w:t>t0002,f,,32,0.04,90,80,20,10,0.1,..,,0,100,,,</w:t>
      </w:r>
      <w:r w:rsidRPr="00187CB3">
        <w:rPr>
          <w:rFonts w:ascii="Times New Roman" w:hAnsi="Times New Roman" w:cs="Times New Roman"/>
        </w:rPr>
        <w:t>兆帕</w:t>
      </w:r>
      <w:r w:rsidRPr="00187CB3">
        <w:rPr>
          <w:rFonts w:ascii="Times New Roman" w:hAnsi="Times New Roman" w:cs="Times New Roman"/>
        </w:rPr>
        <w:t>,</w:t>
      </w:r>
      <w:r w:rsidRPr="00187CB3">
        <w:rPr>
          <w:rFonts w:ascii="Times New Roman" w:hAnsi="Times New Roman" w:cs="Times New Roman"/>
        </w:rPr>
        <w:t>正弦波</w:t>
      </w:r>
      <w:r w:rsidRPr="00187CB3">
        <w:rPr>
          <w:rFonts w:ascii="Times New Roman" w:hAnsi="Times New Roman" w:cs="Times New Roman"/>
        </w:rPr>
        <w:t>2,30*sin($SECOND/10+3.1415926/2)+30</w:t>
      </w:r>
    </w:p>
    <w:p w:rsidR="00575BA4" w:rsidRPr="00187CB3" w:rsidRDefault="00575BA4" w:rsidP="00575BA4">
      <w:pPr>
        <w:shd w:val="clear" w:color="auto" w:fill="CCCCCC"/>
        <w:suppressAutoHyphens/>
        <w:kinsoku w:val="0"/>
        <w:wordWrap w:val="0"/>
        <w:ind w:firstLine="420"/>
        <w:rPr>
          <w:rFonts w:ascii="Times New Roman" w:hAnsi="Times New Roman" w:cs="Times New Roman"/>
        </w:rPr>
      </w:pPr>
      <w:r w:rsidRPr="00187CB3">
        <w:rPr>
          <w:rFonts w:ascii="Times New Roman" w:hAnsi="Times New Roman" w:cs="Times New Roman"/>
        </w:rPr>
        <w:t>t0003,f,,32,0.04,90,80,20,10,0.1,..,,0,100,,,</w:t>
      </w:r>
      <w:r w:rsidRPr="00187CB3">
        <w:rPr>
          <w:rFonts w:ascii="Times New Roman" w:hAnsi="Times New Roman" w:cs="Times New Roman"/>
        </w:rPr>
        <w:t>兆帕</w:t>
      </w:r>
      <w:r w:rsidRPr="00187CB3">
        <w:rPr>
          <w:rFonts w:ascii="Times New Roman" w:hAnsi="Times New Roman" w:cs="Times New Roman"/>
        </w:rPr>
        <w:t>,</w:t>
      </w:r>
      <w:r w:rsidRPr="00187CB3">
        <w:rPr>
          <w:rFonts w:ascii="Times New Roman" w:hAnsi="Times New Roman" w:cs="Times New Roman"/>
        </w:rPr>
        <w:t>正弦波</w:t>
      </w:r>
      <w:r w:rsidRPr="00187CB3">
        <w:rPr>
          <w:rFonts w:ascii="Times New Roman" w:hAnsi="Times New Roman" w:cs="Times New Roman"/>
        </w:rPr>
        <w:t>1,30*sin($SECOND/10+3.1415926)+30</w:t>
      </w:r>
    </w:p>
    <w:p w:rsidR="00575BA4" w:rsidRPr="00187CB3" w:rsidRDefault="00575BA4" w:rsidP="00575BA4">
      <w:pPr>
        <w:shd w:val="clear" w:color="auto" w:fill="CCCCCC"/>
        <w:suppressAutoHyphens/>
        <w:kinsoku w:val="0"/>
        <w:wordWrap w:val="0"/>
        <w:ind w:firstLine="420"/>
        <w:rPr>
          <w:rFonts w:ascii="Times New Roman" w:hAnsi="Times New Roman" w:cs="Times New Roman"/>
        </w:rPr>
      </w:pPr>
      <w:r w:rsidRPr="00187CB3">
        <w:rPr>
          <w:rFonts w:ascii="Times New Roman" w:hAnsi="Times New Roman" w:cs="Times New Roman"/>
        </w:rPr>
        <w:t>t0004,f,,32,0.04,90,80,20,10,0.1,..,,0,100,,,</w:t>
      </w:r>
      <w:r w:rsidRPr="00187CB3">
        <w:rPr>
          <w:rFonts w:ascii="Times New Roman" w:hAnsi="Times New Roman" w:cs="Times New Roman"/>
        </w:rPr>
        <w:t>兆帕</w:t>
      </w:r>
      <w:r w:rsidRPr="00187CB3">
        <w:rPr>
          <w:rFonts w:ascii="Times New Roman" w:hAnsi="Times New Roman" w:cs="Times New Roman"/>
        </w:rPr>
        <w:t>,</w:t>
      </w:r>
      <w:r w:rsidRPr="00187CB3">
        <w:rPr>
          <w:rFonts w:ascii="Times New Roman" w:hAnsi="Times New Roman" w:cs="Times New Roman"/>
        </w:rPr>
        <w:t>正弦波</w:t>
      </w:r>
      <w:r w:rsidRPr="00187CB3">
        <w:rPr>
          <w:rFonts w:ascii="Times New Roman" w:hAnsi="Times New Roman" w:cs="Times New Roman"/>
        </w:rPr>
        <w:t>3,30*sin($SECOND/10+3.1415926*3/2)+30</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记录由字段组成，字段和字段之间用</w:t>
      </w:r>
      <w:r w:rsidRPr="00187CB3">
        <w:rPr>
          <w:rFonts w:ascii="Times New Roman" w:hAnsi="Times New Roman" w:cs="Times New Roman"/>
        </w:rPr>
        <w:t>‘,’</w:t>
      </w:r>
      <w:r w:rsidRPr="00187CB3">
        <w:rPr>
          <w:rFonts w:ascii="Times New Roman" w:hAnsi="Times New Roman" w:cs="Times New Roman"/>
        </w:rPr>
        <w:t>（半角）隔开，有些字段是可以省略的，在下表中用</w:t>
      </w:r>
      <w:r w:rsidRPr="00187CB3">
        <w:rPr>
          <w:rFonts w:ascii="Times New Roman" w:hAnsi="Times New Roman" w:cs="Times New Roman"/>
        </w:rPr>
        <w:t>‘</w:t>
      </w:r>
      <w:r w:rsidRPr="00187CB3">
        <w:rPr>
          <w:rFonts w:ascii="Times New Roman" w:hAnsi="Times New Roman" w:cs="Times New Roman"/>
        </w:rPr>
        <w:t>可省</w:t>
      </w:r>
      <w:r w:rsidRPr="00187CB3">
        <w:rPr>
          <w:rFonts w:ascii="Times New Roman" w:hAnsi="Times New Roman" w:cs="Times New Roman"/>
        </w:rPr>
        <w:t>’</w:t>
      </w:r>
      <w:r w:rsidRPr="00187CB3">
        <w:rPr>
          <w:rFonts w:ascii="Times New Roman" w:hAnsi="Times New Roman" w:cs="Times New Roman"/>
        </w:rPr>
        <w:t>表示。字段定义如下：</w:t>
      </w:r>
    </w:p>
    <w:p w:rsidR="00575BA4" w:rsidRPr="00187CB3" w:rsidRDefault="00575BA4" w:rsidP="00575BA4">
      <w:pPr>
        <w:ind w:firstLine="360"/>
        <w:jc w:val="center"/>
        <w:rPr>
          <w:rFonts w:ascii="Times New Roman" w:hAnsi="Times New Roman" w:cs="Times New Roman"/>
          <w:sz w:val="18"/>
          <w:szCs w:val="18"/>
        </w:rPr>
      </w:pPr>
      <w:r w:rsidRPr="00187CB3">
        <w:rPr>
          <w:rFonts w:ascii="Times New Roman" w:hAnsi="Times New Roman" w:cs="Times New Roman"/>
          <w:sz w:val="18"/>
          <w:szCs w:val="18"/>
        </w:rPr>
        <w:t>表</w:t>
      </w:r>
      <w:r w:rsidRPr="00187CB3">
        <w:rPr>
          <w:rFonts w:ascii="Times New Roman" w:hAnsi="Times New Roman" w:cs="Times New Roman"/>
          <w:sz w:val="18"/>
          <w:szCs w:val="18"/>
        </w:rPr>
        <w:t>3.1</w:t>
      </w:r>
      <w:r w:rsidRPr="00187CB3">
        <w:rPr>
          <w:rFonts w:ascii="Times New Roman" w:hAnsi="Times New Roman" w:cs="Times New Roman"/>
          <w:sz w:val="18"/>
          <w:szCs w:val="18"/>
        </w:rPr>
        <w:t>：</w:t>
      </w:r>
    </w:p>
    <w:tbl>
      <w:tblPr>
        <w:tblW w:w="7722" w:type="dxa"/>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6"/>
        <w:gridCol w:w="1666"/>
        <w:gridCol w:w="1620"/>
        <w:gridCol w:w="3840"/>
      </w:tblGrid>
      <w:tr w:rsidR="00575BA4" w:rsidRPr="00187CB3" w:rsidTr="00A93871">
        <w:trPr>
          <w:jc w:val="center"/>
        </w:trPr>
        <w:tc>
          <w:tcPr>
            <w:tcW w:w="596" w:type="dxa"/>
          </w:tcPr>
          <w:p w:rsidR="00575BA4" w:rsidRPr="00187CB3" w:rsidRDefault="00575BA4" w:rsidP="00A93871">
            <w:pPr>
              <w:ind w:firstLineChars="3" w:firstLine="6"/>
              <w:rPr>
                <w:rFonts w:ascii="Times New Roman" w:hAnsi="Times New Roman" w:cs="Times New Roman"/>
                <w:szCs w:val="21"/>
              </w:rPr>
            </w:pPr>
          </w:p>
        </w:tc>
        <w:tc>
          <w:tcPr>
            <w:tcW w:w="1666" w:type="dxa"/>
          </w:tcPr>
          <w:p w:rsidR="00575BA4" w:rsidRPr="00187CB3" w:rsidRDefault="00575BA4" w:rsidP="00A93871">
            <w:pPr>
              <w:ind w:firstLineChars="12" w:firstLine="25"/>
              <w:rPr>
                <w:rFonts w:ascii="Times New Roman" w:hAnsi="Times New Roman" w:cs="Times New Roman"/>
                <w:szCs w:val="21"/>
              </w:rPr>
            </w:pPr>
            <w:r w:rsidRPr="00187CB3">
              <w:rPr>
                <w:rFonts w:ascii="Times New Roman" w:hAnsi="Times New Roman" w:cs="Times New Roman"/>
                <w:szCs w:val="21"/>
              </w:rPr>
              <w:t>英文名</w:t>
            </w:r>
          </w:p>
        </w:tc>
        <w:tc>
          <w:tcPr>
            <w:tcW w:w="1620" w:type="dxa"/>
          </w:tcPr>
          <w:p w:rsidR="00575BA4" w:rsidRPr="00187CB3" w:rsidRDefault="00575BA4" w:rsidP="00A93871">
            <w:pPr>
              <w:ind w:firstLineChars="12" w:firstLine="25"/>
              <w:rPr>
                <w:rFonts w:ascii="Times New Roman" w:hAnsi="Times New Roman" w:cs="Times New Roman"/>
                <w:szCs w:val="21"/>
              </w:rPr>
            </w:pPr>
            <w:r w:rsidRPr="00187CB3">
              <w:rPr>
                <w:rFonts w:ascii="Times New Roman" w:hAnsi="Times New Roman" w:cs="Times New Roman"/>
                <w:szCs w:val="21"/>
              </w:rPr>
              <w:t>中文名</w:t>
            </w:r>
          </w:p>
        </w:tc>
        <w:tc>
          <w:tcPr>
            <w:tcW w:w="3840" w:type="dxa"/>
          </w:tcPr>
          <w:p w:rsidR="00575BA4" w:rsidRPr="00187CB3" w:rsidRDefault="00575BA4" w:rsidP="00A93871">
            <w:pPr>
              <w:ind w:firstLineChars="12" w:firstLine="25"/>
              <w:rPr>
                <w:rFonts w:ascii="Times New Roman" w:hAnsi="Times New Roman" w:cs="Times New Roman"/>
                <w:szCs w:val="21"/>
              </w:rPr>
            </w:pPr>
            <w:r w:rsidRPr="00187CB3">
              <w:rPr>
                <w:rFonts w:ascii="Times New Roman" w:hAnsi="Times New Roman" w:cs="Times New Roman"/>
                <w:szCs w:val="21"/>
              </w:rPr>
              <w:t>含义</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1</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Key</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关键字</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限长</w:t>
            </w:r>
            <w:r w:rsidRPr="00187CB3">
              <w:rPr>
                <w:rFonts w:ascii="Times New Roman" w:hAnsi="Times New Roman" w:cs="Times New Roman"/>
                <w:sz w:val="18"/>
                <w:szCs w:val="18"/>
              </w:rPr>
              <w:t>32</w:t>
            </w:r>
            <w:r w:rsidRPr="00187CB3">
              <w:rPr>
                <w:rFonts w:ascii="Times New Roman" w:hAnsi="Times New Roman" w:cs="Times New Roman"/>
                <w:sz w:val="18"/>
                <w:szCs w:val="18"/>
              </w:rPr>
              <w:t>个字节。即点名，同一数据</w:t>
            </w:r>
            <w:r w:rsidRPr="00187CB3">
              <w:rPr>
                <w:rFonts w:ascii="Times New Roman" w:hAnsi="Times New Roman" w:cs="Times New Roman"/>
                <w:sz w:val="18"/>
                <w:szCs w:val="18"/>
              </w:rPr>
              <w:t>“</w:t>
            </w:r>
            <w:r w:rsidRPr="00187CB3">
              <w:rPr>
                <w:rFonts w:ascii="Times New Roman" w:hAnsi="Times New Roman" w:cs="Times New Roman"/>
                <w:sz w:val="18"/>
                <w:szCs w:val="18"/>
              </w:rPr>
              <w:t>组</w:t>
            </w:r>
            <w:r w:rsidRPr="00187CB3">
              <w:rPr>
                <w:rFonts w:ascii="Times New Roman" w:hAnsi="Times New Roman" w:cs="Times New Roman"/>
                <w:sz w:val="18"/>
                <w:szCs w:val="18"/>
              </w:rPr>
              <w:t>”</w:t>
            </w:r>
            <w:r w:rsidRPr="00187CB3">
              <w:rPr>
                <w:rFonts w:ascii="Times New Roman" w:hAnsi="Times New Roman" w:cs="Times New Roman"/>
                <w:sz w:val="18"/>
                <w:szCs w:val="18"/>
              </w:rPr>
              <w:t>中的数据变量不能重名。</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2</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Type</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类型</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‘b’</w:t>
            </w:r>
            <w:r w:rsidRPr="00187CB3">
              <w:rPr>
                <w:rFonts w:ascii="Times New Roman" w:hAnsi="Times New Roman" w:cs="Times New Roman"/>
                <w:sz w:val="18"/>
                <w:szCs w:val="18"/>
              </w:rPr>
              <w:t>表示开关量，</w:t>
            </w:r>
            <w:r w:rsidRPr="00187CB3">
              <w:rPr>
                <w:rFonts w:ascii="Times New Roman" w:hAnsi="Times New Roman" w:cs="Times New Roman"/>
                <w:sz w:val="18"/>
                <w:szCs w:val="18"/>
              </w:rPr>
              <w:t>‘f’</w:t>
            </w:r>
            <w:r w:rsidRPr="00187CB3">
              <w:rPr>
                <w:rFonts w:ascii="Times New Roman" w:hAnsi="Times New Roman" w:cs="Times New Roman"/>
                <w:sz w:val="18"/>
                <w:szCs w:val="18"/>
              </w:rPr>
              <w:t>表示模拟量。</w:t>
            </w:r>
          </w:p>
        </w:tc>
      </w:tr>
      <w:tr w:rsidR="00575BA4" w:rsidRPr="00187CB3" w:rsidTr="00A93871">
        <w:trPr>
          <w:trHeight w:val="838"/>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3</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AlarmMask</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报警掩码</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可省，是报警类型关键字用</w:t>
            </w:r>
            <w:r w:rsidRPr="00187CB3">
              <w:rPr>
                <w:rFonts w:ascii="Times New Roman" w:hAnsi="Times New Roman" w:cs="Times New Roman"/>
                <w:sz w:val="18"/>
                <w:szCs w:val="18"/>
              </w:rPr>
              <w:t>‘</w:t>
            </w:r>
            <w:r w:rsidRPr="00187CB3">
              <w:rPr>
                <w:rFonts w:ascii="Times New Roman" w:hAnsi="Times New Roman" w:cs="Times New Roman"/>
                <w:sz w:val="18"/>
                <w:szCs w:val="18"/>
              </w:rPr>
              <w:t>＋</w:t>
            </w:r>
            <w:r w:rsidRPr="00187CB3">
              <w:rPr>
                <w:rFonts w:ascii="Times New Roman" w:hAnsi="Times New Roman" w:cs="Times New Roman"/>
                <w:sz w:val="18"/>
                <w:szCs w:val="18"/>
              </w:rPr>
              <w:t>’</w:t>
            </w:r>
            <w:r w:rsidRPr="00187CB3">
              <w:rPr>
                <w:rFonts w:ascii="Times New Roman" w:hAnsi="Times New Roman" w:cs="Times New Roman"/>
                <w:sz w:val="18"/>
                <w:szCs w:val="18"/>
              </w:rPr>
              <w:t>连接而成的字符串，例如：</w:t>
            </w:r>
            <w:r w:rsidRPr="00187CB3">
              <w:rPr>
                <w:rFonts w:ascii="Times New Roman" w:hAnsi="Times New Roman" w:cs="Times New Roman"/>
                <w:sz w:val="18"/>
                <w:szCs w:val="18"/>
              </w:rPr>
              <w:t>hh+h+r</w:t>
            </w:r>
            <w:r w:rsidRPr="00187CB3">
              <w:rPr>
                <w:rFonts w:ascii="Times New Roman" w:hAnsi="Times New Roman" w:cs="Times New Roman"/>
                <w:sz w:val="18"/>
                <w:szCs w:val="18"/>
              </w:rPr>
              <w:t>表示变量产生高高、高和速率报警。报警关键字见表</w:t>
            </w:r>
            <w:r w:rsidRPr="00187CB3">
              <w:rPr>
                <w:rFonts w:ascii="Times New Roman" w:hAnsi="Times New Roman" w:cs="Times New Roman"/>
                <w:sz w:val="18"/>
                <w:szCs w:val="18"/>
              </w:rPr>
              <w:t>3</w:t>
            </w:r>
            <w:r w:rsidRPr="00187CB3">
              <w:rPr>
                <w:rFonts w:ascii="Times New Roman" w:hAnsi="Times New Roman" w:cs="Times New Roman"/>
                <w:sz w:val="18"/>
                <w:szCs w:val="18"/>
              </w:rPr>
              <w:t>。</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4</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AlarmRank</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报警级别</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可省。报警事件的重要程度的度量，数字</w:t>
            </w:r>
            <w:r w:rsidRPr="00187CB3">
              <w:rPr>
                <w:rFonts w:ascii="Times New Roman" w:hAnsi="Times New Roman" w:cs="Times New Roman"/>
                <w:sz w:val="18"/>
                <w:szCs w:val="18"/>
              </w:rPr>
              <w:t>9</w:t>
            </w:r>
            <w:r w:rsidRPr="00187CB3">
              <w:rPr>
                <w:rFonts w:ascii="Times New Roman" w:hAnsi="Times New Roman" w:cs="Times New Roman"/>
                <w:sz w:val="18"/>
                <w:szCs w:val="18"/>
              </w:rPr>
              <w:t>的级别最高，</w:t>
            </w:r>
            <w:r w:rsidRPr="00187CB3">
              <w:rPr>
                <w:rFonts w:ascii="Times New Roman" w:hAnsi="Times New Roman" w:cs="Times New Roman"/>
                <w:sz w:val="18"/>
                <w:szCs w:val="18"/>
              </w:rPr>
              <w:t>0</w:t>
            </w:r>
            <w:r w:rsidRPr="00187CB3">
              <w:rPr>
                <w:rFonts w:ascii="Times New Roman" w:hAnsi="Times New Roman" w:cs="Times New Roman"/>
                <w:sz w:val="18"/>
                <w:szCs w:val="18"/>
              </w:rPr>
              <w:t>为最低级别。</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5</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fltAlarmDeadband</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报警死区</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可省。设置以报警值为中心的带状区域，防止模拟量值在此区域内反复上下波动时，不断产生报警。</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6</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fltHiHi</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高高限</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可省。</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7</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fltHi</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高限</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可省。</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8</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fltLo</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低限</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可省。</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9</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fltLoLo</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低低限</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可省。</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10</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fltRate</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速率报警限</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可省。模拟量在给定时间内的变化率大于限制时报警。</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11</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CutOffTagName</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保留字段</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必须为空。</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12</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CutOffMask</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保留字段</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必须为空。</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13</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fltMinValue</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最小值</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模拟量值在实时数据库中的下限，模拟量必须指定。</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14</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fltMaxValue</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最大值</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模拟量值在实时数据库中的上限，模拟量必须指定。</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15</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OnMsg</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w:t>
            </w:r>
            <w:r w:rsidRPr="00187CB3">
              <w:rPr>
                <w:rFonts w:ascii="Times New Roman" w:hAnsi="Times New Roman" w:cs="Times New Roman"/>
                <w:sz w:val="18"/>
                <w:szCs w:val="18"/>
              </w:rPr>
              <w:t>开关量</w:t>
            </w:r>
            <w:r w:rsidRPr="00187CB3">
              <w:rPr>
                <w:rFonts w:ascii="Times New Roman" w:hAnsi="Times New Roman" w:cs="Times New Roman"/>
                <w:sz w:val="18"/>
                <w:szCs w:val="18"/>
              </w:rPr>
              <w:t>)</w:t>
            </w:r>
            <w:r w:rsidRPr="00187CB3">
              <w:rPr>
                <w:rFonts w:ascii="Times New Roman" w:hAnsi="Times New Roman" w:cs="Times New Roman"/>
                <w:sz w:val="18"/>
                <w:szCs w:val="18"/>
              </w:rPr>
              <w:t>开信息</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可省。事件信息中，开关量为</w:t>
            </w:r>
            <w:r w:rsidRPr="00187CB3">
              <w:rPr>
                <w:rFonts w:ascii="Times New Roman" w:hAnsi="Times New Roman" w:cs="Times New Roman"/>
                <w:sz w:val="18"/>
                <w:szCs w:val="18"/>
              </w:rPr>
              <w:t>“ON”</w:t>
            </w:r>
            <w:r w:rsidRPr="00187CB3">
              <w:rPr>
                <w:rFonts w:ascii="Times New Roman" w:hAnsi="Times New Roman" w:cs="Times New Roman"/>
                <w:sz w:val="18"/>
                <w:szCs w:val="18"/>
              </w:rPr>
              <w:t>时显示的信息</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16</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OffMsg</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w:t>
            </w:r>
            <w:r w:rsidRPr="00187CB3">
              <w:rPr>
                <w:rFonts w:ascii="Times New Roman" w:hAnsi="Times New Roman" w:cs="Times New Roman"/>
                <w:sz w:val="18"/>
                <w:szCs w:val="18"/>
              </w:rPr>
              <w:t>开关量</w:t>
            </w:r>
            <w:r w:rsidRPr="00187CB3">
              <w:rPr>
                <w:rFonts w:ascii="Times New Roman" w:hAnsi="Times New Roman" w:cs="Times New Roman"/>
                <w:sz w:val="18"/>
                <w:szCs w:val="18"/>
              </w:rPr>
              <w:t>)</w:t>
            </w:r>
            <w:r w:rsidRPr="00187CB3">
              <w:rPr>
                <w:rFonts w:ascii="Times New Roman" w:hAnsi="Times New Roman" w:cs="Times New Roman"/>
                <w:sz w:val="18"/>
                <w:szCs w:val="18"/>
              </w:rPr>
              <w:t>关信息</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可省。事件信息中，开关量为</w:t>
            </w:r>
            <w:r w:rsidRPr="00187CB3">
              <w:rPr>
                <w:rFonts w:ascii="Times New Roman" w:hAnsi="Times New Roman" w:cs="Times New Roman"/>
                <w:sz w:val="18"/>
                <w:szCs w:val="18"/>
              </w:rPr>
              <w:t>“OFF”</w:t>
            </w:r>
            <w:r w:rsidRPr="00187CB3">
              <w:rPr>
                <w:rFonts w:ascii="Times New Roman" w:hAnsi="Times New Roman" w:cs="Times New Roman"/>
                <w:sz w:val="18"/>
                <w:szCs w:val="18"/>
              </w:rPr>
              <w:t>时显示的信息</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17</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EU</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w:t>
            </w:r>
            <w:r w:rsidRPr="00187CB3">
              <w:rPr>
                <w:rFonts w:ascii="Times New Roman" w:hAnsi="Times New Roman" w:cs="Times New Roman"/>
                <w:sz w:val="18"/>
                <w:szCs w:val="18"/>
              </w:rPr>
              <w:t>模拟量</w:t>
            </w:r>
            <w:r w:rsidRPr="00187CB3">
              <w:rPr>
                <w:rFonts w:ascii="Times New Roman" w:hAnsi="Times New Roman" w:cs="Times New Roman"/>
                <w:sz w:val="18"/>
                <w:szCs w:val="18"/>
              </w:rPr>
              <w:t>)</w:t>
            </w:r>
            <w:r w:rsidRPr="00187CB3">
              <w:rPr>
                <w:rFonts w:ascii="Times New Roman" w:hAnsi="Times New Roman" w:cs="Times New Roman"/>
                <w:sz w:val="18"/>
                <w:szCs w:val="18"/>
              </w:rPr>
              <w:t>单位</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可省。如：如</w:t>
            </w:r>
            <w:r w:rsidRPr="00187CB3">
              <w:rPr>
                <w:rFonts w:ascii="Times New Roman" w:hAnsi="Times New Roman" w:cs="Times New Roman"/>
                <w:sz w:val="18"/>
                <w:szCs w:val="18"/>
              </w:rPr>
              <w:t>MPa</w:t>
            </w:r>
            <w:r w:rsidRPr="00187CB3">
              <w:rPr>
                <w:rFonts w:ascii="Times New Roman" w:hAnsi="Times New Roman" w:cs="Times New Roman"/>
                <w:sz w:val="18"/>
                <w:szCs w:val="18"/>
              </w:rPr>
              <w:t>、</w:t>
            </w:r>
            <w:r w:rsidRPr="00187CB3">
              <w:rPr>
                <w:rFonts w:ascii="Times New Roman" w:hAnsi="Times New Roman" w:cs="Times New Roman"/>
                <w:sz w:val="18"/>
                <w:szCs w:val="18"/>
              </w:rPr>
              <w:t>KV</w:t>
            </w:r>
            <w:r w:rsidRPr="00187CB3">
              <w:rPr>
                <w:rFonts w:ascii="Times New Roman" w:hAnsi="Times New Roman" w:cs="Times New Roman"/>
                <w:sz w:val="18"/>
                <w:szCs w:val="18"/>
              </w:rPr>
              <w:t>等。</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18</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Description</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描述</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数据点的注释信息，例如</w:t>
            </w:r>
            <w:r w:rsidRPr="00187CB3">
              <w:rPr>
                <w:rFonts w:ascii="Times New Roman" w:hAnsi="Times New Roman" w:cs="Times New Roman"/>
                <w:sz w:val="18"/>
                <w:szCs w:val="18"/>
              </w:rPr>
              <w:t>“</w:t>
            </w:r>
            <w:r w:rsidRPr="00187CB3">
              <w:rPr>
                <w:rFonts w:ascii="Times New Roman" w:hAnsi="Times New Roman" w:cs="Times New Roman"/>
                <w:sz w:val="18"/>
                <w:szCs w:val="18"/>
              </w:rPr>
              <w:t>主汽压力</w:t>
            </w:r>
            <w:r w:rsidRPr="00187CB3">
              <w:rPr>
                <w:rFonts w:ascii="Times New Roman" w:hAnsi="Times New Roman" w:cs="Times New Roman"/>
                <w:sz w:val="18"/>
                <w:szCs w:val="18"/>
              </w:rPr>
              <w:t>”</w:t>
            </w:r>
            <w:r w:rsidRPr="00187CB3">
              <w:rPr>
                <w:rFonts w:ascii="Times New Roman" w:hAnsi="Times New Roman" w:cs="Times New Roman"/>
                <w:sz w:val="18"/>
                <w:szCs w:val="18"/>
              </w:rPr>
              <w:t>。事件信息中，使用描述而不使用标记名来表述一个数据点，这样使显示更友好。</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19</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Device</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此变量关联的设备</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必须指定。</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20</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Address</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变量的设备地址</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此字段由设备驱动程序解释，所以要根据不同的设备类型填写这个字段。</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21</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ExcDev</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例外偏差</w:t>
            </w:r>
            <w:r w:rsidRPr="00187CB3">
              <w:rPr>
                <w:rFonts w:ascii="Times New Roman" w:hAnsi="Times New Roman" w:cs="Times New Roman"/>
                <w:sz w:val="18"/>
                <w:szCs w:val="18"/>
              </w:rPr>
              <w:t xml:space="preserve">, </w:t>
            </w:r>
          </w:p>
        </w:tc>
        <w:tc>
          <w:tcPr>
            <w:tcW w:w="3840" w:type="dxa"/>
          </w:tcPr>
          <w:p w:rsidR="00575BA4" w:rsidRPr="00187CB3" w:rsidRDefault="00575BA4" w:rsidP="00A93871">
            <w:pPr>
              <w:ind w:firstLineChars="12" w:firstLine="22"/>
              <w:rPr>
                <w:rFonts w:ascii="Times New Roman" w:hAnsi="Times New Roman" w:cs="Times New Roman"/>
                <w:sz w:val="18"/>
                <w:szCs w:val="18"/>
              </w:rPr>
            </w:pP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lastRenderedPageBreak/>
              <w:t>22</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ExcMax</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例外超时</w:t>
            </w:r>
            <w:r w:rsidRPr="00187CB3">
              <w:rPr>
                <w:rFonts w:ascii="Times New Roman" w:hAnsi="Times New Roman" w:cs="Times New Roman"/>
                <w:sz w:val="18"/>
                <w:szCs w:val="18"/>
              </w:rPr>
              <w:t xml:space="preserve">, </w:t>
            </w:r>
          </w:p>
        </w:tc>
        <w:tc>
          <w:tcPr>
            <w:tcW w:w="3840" w:type="dxa"/>
          </w:tcPr>
          <w:p w:rsidR="00575BA4" w:rsidRPr="00187CB3" w:rsidRDefault="00575BA4" w:rsidP="00A93871">
            <w:pPr>
              <w:ind w:firstLineChars="12" w:firstLine="22"/>
              <w:rPr>
                <w:rFonts w:ascii="Times New Roman" w:hAnsi="Times New Roman" w:cs="Times New Roman"/>
                <w:sz w:val="18"/>
                <w:szCs w:val="18"/>
              </w:rPr>
            </w:pP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23</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Access</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权限</w:t>
            </w:r>
            <w:r w:rsidRPr="00187CB3">
              <w:rPr>
                <w:rFonts w:ascii="Times New Roman" w:hAnsi="Times New Roman" w:cs="Times New Roman"/>
                <w:sz w:val="18"/>
                <w:szCs w:val="18"/>
              </w:rPr>
              <w:t xml:space="preserve">, </w:t>
            </w:r>
          </w:p>
        </w:tc>
        <w:tc>
          <w:tcPr>
            <w:tcW w:w="3840" w:type="dxa"/>
          </w:tcPr>
          <w:p w:rsidR="00575BA4" w:rsidRPr="00187CB3" w:rsidRDefault="00575BA4" w:rsidP="00A93871">
            <w:pPr>
              <w:ind w:firstLineChars="12" w:firstLine="22"/>
              <w:rPr>
                <w:rFonts w:ascii="Times New Roman" w:hAnsi="Times New Roman" w:cs="Times New Roman"/>
                <w:sz w:val="18"/>
                <w:szCs w:val="18"/>
              </w:rPr>
            </w:pP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24</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Owner</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所有人</w:t>
            </w:r>
            <w:r w:rsidRPr="00187CB3">
              <w:rPr>
                <w:rFonts w:ascii="Times New Roman" w:hAnsi="Times New Roman" w:cs="Times New Roman"/>
                <w:sz w:val="18"/>
                <w:szCs w:val="18"/>
              </w:rPr>
              <w:t xml:space="preserve">, </w:t>
            </w:r>
          </w:p>
        </w:tc>
        <w:tc>
          <w:tcPr>
            <w:tcW w:w="3840" w:type="dxa"/>
          </w:tcPr>
          <w:p w:rsidR="00575BA4" w:rsidRPr="00187CB3" w:rsidRDefault="00575BA4" w:rsidP="00A93871">
            <w:pPr>
              <w:ind w:firstLineChars="12" w:firstLine="22"/>
              <w:rPr>
                <w:rFonts w:ascii="Times New Roman" w:hAnsi="Times New Roman" w:cs="Times New Roman"/>
                <w:sz w:val="18"/>
                <w:szCs w:val="18"/>
              </w:rPr>
            </w:pP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25</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DisplayDigits</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显示位数</w:t>
            </w:r>
          </w:p>
        </w:tc>
        <w:tc>
          <w:tcPr>
            <w:tcW w:w="3840" w:type="dxa"/>
          </w:tcPr>
          <w:p w:rsidR="00575BA4" w:rsidRPr="00187CB3" w:rsidRDefault="00575BA4" w:rsidP="00A93871">
            <w:pPr>
              <w:ind w:firstLineChars="12" w:firstLine="22"/>
              <w:rPr>
                <w:rFonts w:ascii="Times New Roman" w:hAnsi="Times New Roman" w:cs="Times New Roman"/>
                <w:sz w:val="18"/>
                <w:szCs w:val="18"/>
              </w:rPr>
            </w:pP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26</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Compress</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压缩算法</w:t>
            </w:r>
            <w:r w:rsidRPr="00187CB3">
              <w:rPr>
                <w:rFonts w:ascii="Times New Roman" w:hAnsi="Times New Roman" w:cs="Times New Roman"/>
                <w:sz w:val="18"/>
                <w:szCs w:val="18"/>
              </w:rPr>
              <w:t xml:space="preserve">, </w:t>
            </w:r>
          </w:p>
        </w:tc>
        <w:tc>
          <w:tcPr>
            <w:tcW w:w="384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线性压缩：</w:t>
            </w:r>
            <w:r w:rsidRPr="00187CB3">
              <w:rPr>
                <w:rFonts w:ascii="Times New Roman" w:hAnsi="Times New Roman" w:cs="Times New Roman"/>
                <w:sz w:val="18"/>
                <w:szCs w:val="18"/>
              </w:rPr>
              <w:t>linear</w:t>
            </w:r>
            <w:r w:rsidRPr="00187CB3">
              <w:rPr>
                <w:rFonts w:ascii="Times New Roman" w:hAnsi="Times New Roman" w:cs="Times New Roman"/>
                <w:sz w:val="18"/>
                <w:szCs w:val="18"/>
              </w:rPr>
              <w:t>，阶段压缩：</w:t>
            </w:r>
            <w:r w:rsidRPr="00187CB3">
              <w:rPr>
                <w:rFonts w:ascii="Times New Roman" w:hAnsi="Times New Roman" w:cs="Times New Roman"/>
                <w:sz w:val="18"/>
                <w:szCs w:val="18"/>
              </w:rPr>
              <w:t>const</w:t>
            </w:r>
            <w:r w:rsidRPr="00187CB3">
              <w:rPr>
                <w:rFonts w:ascii="Times New Roman" w:hAnsi="Times New Roman" w:cs="Times New Roman"/>
                <w:sz w:val="18"/>
                <w:szCs w:val="18"/>
              </w:rPr>
              <w:t>，不压缩：</w:t>
            </w:r>
            <w:r w:rsidRPr="00187CB3">
              <w:rPr>
                <w:rFonts w:ascii="Times New Roman" w:hAnsi="Times New Roman" w:cs="Times New Roman"/>
                <w:sz w:val="18"/>
                <w:szCs w:val="18"/>
              </w:rPr>
              <w:t>none</w:t>
            </w: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27</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CompMax</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压缩超时</w:t>
            </w:r>
            <w:r w:rsidRPr="00187CB3">
              <w:rPr>
                <w:rFonts w:ascii="Times New Roman" w:hAnsi="Times New Roman" w:cs="Times New Roman"/>
                <w:sz w:val="18"/>
                <w:szCs w:val="18"/>
              </w:rPr>
              <w:t xml:space="preserve">, </w:t>
            </w:r>
          </w:p>
        </w:tc>
        <w:tc>
          <w:tcPr>
            <w:tcW w:w="3840" w:type="dxa"/>
          </w:tcPr>
          <w:p w:rsidR="00575BA4" w:rsidRPr="00187CB3" w:rsidRDefault="00575BA4" w:rsidP="00A93871">
            <w:pPr>
              <w:ind w:firstLineChars="12" w:firstLine="22"/>
              <w:rPr>
                <w:rFonts w:ascii="Times New Roman" w:hAnsi="Times New Roman" w:cs="Times New Roman"/>
                <w:sz w:val="18"/>
                <w:szCs w:val="18"/>
              </w:rPr>
            </w:pPr>
          </w:p>
        </w:tc>
      </w:tr>
      <w:tr w:rsidR="00575BA4" w:rsidRPr="00187CB3" w:rsidTr="00A93871">
        <w:trPr>
          <w:jc w:val="center"/>
        </w:trPr>
        <w:tc>
          <w:tcPr>
            <w:tcW w:w="596" w:type="dxa"/>
          </w:tcPr>
          <w:p w:rsidR="00575BA4" w:rsidRPr="00187CB3" w:rsidRDefault="00575BA4" w:rsidP="00A93871">
            <w:pPr>
              <w:ind w:firstLineChars="3" w:firstLine="5"/>
              <w:rPr>
                <w:rFonts w:ascii="Times New Roman" w:hAnsi="Times New Roman" w:cs="Times New Roman"/>
                <w:sz w:val="18"/>
                <w:szCs w:val="18"/>
              </w:rPr>
            </w:pPr>
            <w:r w:rsidRPr="00187CB3">
              <w:rPr>
                <w:rFonts w:ascii="Times New Roman" w:hAnsi="Times New Roman" w:cs="Times New Roman"/>
                <w:sz w:val="18"/>
                <w:szCs w:val="18"/>
              </w:rPr>
              <w:t>28</w:t>
            </w:r>
          </w:p>
        </w:tc>
        <w:tc>
          <w:tcPr>
            <w:tcW w:w="1666"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CompDev</w:t>
            </w:r>
          </w:p>
        </w:tc>
        <w:tc>
          <w:tcPr>
            <w:tcW w:w="1620" w:type="dxa"/>
          </w:tcPr>
          <w:p w:rsidR="00575BA4" w:rsidRPr="00187CB3" w:rsidRDefault="00575BA4" w:rsidP="00A93871">
            <w:pPr>
              <w:ind w:firstLineChars="12" w:firstLine="22"/>
              <w:rPr>
                <w:rFonts w:ascii="Times New Roman" w:hAnsi="Times New Roman" w:cs="Times New Roman"/>
                <w:sz w:val="18"/>
                <w:szCs w:val="18"/>
              </w:rPr>
            </w:pPr>
            <w:r w:rsidRPr="00187CB3">
              <w:rPr>
                <w:rFonts w:ascii="Times New Roman" w:hAnsi="Times New Roman" w:cs="Times New Roman"/>
                <w:sz w:val="18"/>
                <w:szCs w:val="18"/>
              </w:rPr>
              <w:t>压缩偏差</w:t>
            </w:r>
          </w:p>
        </w:tc>
        <w:tc>
          <w:tcPr>
            <w:tcW w:w="3840" w:type="dxa"/>
          </w:tcPr>
          <w:p w:rsidR="00575BA4" w:rsidRPr="00187CB3" w:rsidRDefault="00575BA4" w:rsidP="00A93871">
            <w:pPr>
              <w:ind w:firstLineChars="12" w:firstLine="22"/>
              <w:rPr>
                <w:rFonts w:ascii="Times New Roman" w:hAnsi="Times New Roman" w:cs="Times New Roman"/>
                <w:sz w:val="18"/>
                <w:szCs w:val="18"/>
              </w:rPr>
            </w:pPr>
          </w:p>
        </w:tc>
      </w:tr>
    </w:tbl>
    <w:p w:rsidR="00575BA4" w:rsidRPr="00187CB3" w:rsidRDefault="00575BA4" w:rsidP="00575BA4">
      <w:pPr>
        <w:ind w:firstLine="360"/>
        <w:jc w:val="center"/>
        <w:rPr>
          <w:rFonts w:ascii="Times New Roman" w:hAnsi="Times New Roman" w:cs="Times New Roman"/>
          <w:sz w:val="18"/>
          <w:szCs w:val="18"/>
        </w:rPr>
      </w:pPr>
    </w:p>
    <w:p w:rsidR="00575BA4" w:rsidRPr="00187CB3" w:rsidRDefault="00575BA4" w:rsidP="00575BA4">
      <w:pPr>
        <w:jc w:val="center"/>
        <w:rPr>
          <w:rFonts w:ascii="Times New Roman" w:hAnsi="Times New Roman" w:cs="Times New Roman"/>
          <w:sz w:val="18"/>
          <w:szCs w:val="18"/>
        </w:rPr>
      </w:pPr>
      <w:r w:rsidRPr="00187CB3">
        <w:rPr>
          <w:rFonts w:ascii="Times New Roman" w:hAnsi="Times New Roman" w:cs="Times New Roman"/>
          <w:sz w:val="18"/>
          <w:szCs w:val="18"/>
        </w:rPr>
        <w:t>表</w:t>
      </w:r>
      <w:r w:rsidRPr="00187CB3">
        <w:rPr>
          <w:rFonts w:ascii="Times New Roman" w:hAnsi="Times New Roman" w:cs="Times New Roman"/>
          <w:sz w:val="18"/>
          <w:szCs w:val="18"/>
        </w:rPr>
        <w:t>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20"/>
        <w:gridCol w:w="3240"/>
      </w:tblGrid>
      <w:tr w:rsidR="00575BA4" w:rsidRPr="00187CB3" w:rsidTr="00A93871">
        <w:trPr>
          <w:jc w:val="center"/>
        </w:trPr>
        <w:tc>
          <w:tcPr>
            <w:tcW w:w="2520" w:type="dxa"/>
          </w:tcPr>
          <w:p w:rsidR="00575BA4" w:rsidRPr="00187CB3" w:rsidRDefault="00575BA4" w:rsidP="00A93871">
            <w:pPr>
              <w:ind w:leftChars="-8" w:hangingChars="8" w:hanging="17"/>
              <w:rPr>
                <w:rFonts w:ascii="Times New Roman" w:hAnsi="Times New Roman" w:cs="Times New Roman"/>
                <w:szCs w:val="21"/>
              </w:rPr>
            </w:pPr>
            <w:r w:rsidRPr="00187CB3">
              <w:rPr>
                <w:rFonts w:ascii="Times New Roman" w:hAnsi="Times New Roman" w:cs="Times New Roman"/>
                <w:szCs w:val="21"/>
              </w:rPr>
              <w:t>报警关键字</w:t>
            </w:r>
          </w:p>
        </w:tc>
        <w:tc>
          <w:tcPr>
            <w:tcW w:w="3240" w:type="dxa"/>
          </w:tcPr>
          <w:p w:rsidR="00575BA4" w:rsidRPr="00187CB3" w:rsidRDefault="00575BA4" w:rsidP="00A93871">
            <w:pPr>
              <w:ind w:leftChars="-8" w:hangingChars="8" w:hanging="17"/>
              <w:rPr>
                <w:rFonts w:ascii="Times New Roman" w:hAnsi="Times New Roman" w:cs="Times New Roman"/>
                <w:szCs w:val="21"/>
              </w:rPr>
            </w:pPr>
            <w:r w:rsidRPr="00187CB3">
              <w:rPr>
                <w:rFonts w:ascii="Times New Roman" w:hAnsi="Times New Roman" w:cs="Times New Roman"/>
                <w:szCs w:val="21"/>
              </w:rPr>
              <w:t>含义</w:t>
            </w:r>
          </w:p>
        </w:tc>
      </w:tr>
      <w:tr w:rsidR="00575BA4" w:rsidRPr="00187CB3" w:rsidTr="00A93871">
        <w:trPr>
          <w:jc w:val="center"/>
        </w:trPr>
        <w:tc>
          <w:tcPr>
            <w:tcW w:w="252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H2</w:t>
            </w:r>
          </w:p>
        </w:tc>
        <w:tc>
          <w:tcPr>
            <w:tcW w:w="324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高高报警</w:t>
            </w:r>
          </w:p>
        </w:tc>
      </w:tr>
      <w:tr w:rsidR="00575BA4" w:rsidRPr="00187CB3" w:rsidTr="00A93871">
        <w:trPr>
          <w:jc w:val="center"/>
        </w:trPr>
        <w:tc>
          <w:tcPr>
            <w:tcW w:w="252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H</w:t>
            </w:r>
          </w:p>
        </w:tc>
        <w:tc>
          <w:tcPr>
            <w:tcW w:w="324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高报警</w:t>
            </w:r>
          </w:p>
        </w:tc>
      </w:tr>
      <w:tr w:rsidR="00575BA4" w:rsidRPr="00187CB3" w:rsidTr="00A93871">
        <w:trPr>
          <w:jc w:val="center"/>
        </w:trPr>
        <w:tc>
          <w:tcPr>
            <w:tcW w:w="252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L2</w:t>
            </w:r>
          </w:p>
        </w:tc>
        <w:tc>
          <w:tcPr>
            <w:tcW w:w="324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低低报警</w:t>
            </w:r>
          </w:p>
        </w:tc>
      </w:tr>
      <w:tr w:rsidR="00575BA4" w:rsidRPr="00187CB3" w:rsidTr="00A93871">
        <w:trPr>
          <w:jc w:val="center"/>
        </w:trPr>
        <w:tc>
          <w:tcPr>
            <w:tcW w:w="252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L</w:t>
            </w:r>
          </w:p>
        </w:tc>
        <w:tc>
          <w:tcPr>
            <w:tcW w:w="324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低报警</w:t>
            </w:r>
          </w:p>
        </w:tc>
      </w:tr>
      <w:tr w:rsidR="00575BA4" w:rsidRPr="00187CB3" w:rsidTr="00A93871">
        <w:trPr>
          <w:jc w:val="center"/>
        </w:trPr>
        <w:tc>
          <w:tcPr>
            <w:tcW w:w="252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R</w:t>
            </w:r>
          </w:p>
        </w:tc>
        <w:tc>
          <w:tcPr>
            <w:tcW w:w="324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速率报警</w:t>
            </w:r>
          </w:p>
        </w:tc>
      </w:tr>
      <w:tr w:rsidR="00575BA4" w:rsidRPr="00187CB3" w:rsidTr="00A93871">
        <w:trPr>
          <w:jc w:val="center"/>
        </w:trPr>
        <w:tc>
          <w:tcPr>
            <w:tcW w:w="252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off</w:t>
            </w:r>
          </w:p>
        </w:tc>
        <w:tc>
          <w:tcPr>
            <w:tcW w:w="324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关报警</w:t>
            </w:r>
          </w:p>
        </w:tc>
      </w:tr>
      <w:tr w:rsidR="00575BA4" w:rsidRPr="00187CB3" w:rsidTr="00A93871">
        <w:trPr>
          <w:jc w:val="center"/>
        </w:trPr>
        <w:tc>
          <w:tcPr>
            <w:tcW w:w="252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on</w:t>
            </w:r>
          </w:p>
        </w:tc>
        <w:tc>
          <w:tcPr>
            <w:tcW w:w="3240" w:type="dxa"/>
          </w:tcPr>
          <w:p w:rsidR="00575BA4" w:rsidRPr="00187CB3" w:rsidRDefault="00575BA4" w:rsidP="00A93871">
            <w:pPr>
              <w:ind w:leftChars="-8" w:left="-3" w:hangingChars="8" w:hanging="14"/>
              <w:rPr>
                <w:rFonts w:ascii="Times New Roman" w:hAnsi="Times New Roman" w:cs="Times New Roman"/>
                <w:sz w:val="18"/>
                <w:szCs w:val="18"/>
              </w:rPr>
            </w:pPr>
            <w:r w:rsidRPr="00187CB3">
              <w:rPr>
                <w:rFonts w:ascii="Times New Roman" w:hAnsi="Times New Roman" w:cs="Times New Roman"/>
                <w:sz w:val="18"/>
                <w:szCs w:val="18"/>
              </w:rPr>
              <w:t>开报警</w:t>
            </w:r>
          </w:p>
        </w:tc>
      </w:tr>
    </w:tbl>
    <w:p w:rsidR="00575BA4" w:rsidRPr="00187CB3" w:rsidRDefault="00575BA4" w:rsidP="00575BA4">
      <w:pPr>
        <w:ind w:firstLine="360"/>
        <w:jc w:val="center"/>
        <w:rPr>
          <w:rFonts w:ascii="Times New Roman" w:hAnsi="Times New Roman" w:cs="Times New Roman"/>
          <w:sz w:val="18"/>
          <w:szCs w:val="18"/>
        </w:rPr>
      </w:pPr>
      <w:r w:rsidRPr="00187CB3">
        <w:rPr>
          <w:rFonts w:ascii="Times New Roman" w:hAnsi="Times New Roman" w:cs="Times New Roman"/>
          <w:sz w:val="18"/>
          <w:szCs w:val="18"/>
        </w:rPr>
        <w:t>表</w:t>
      </w:r>
      <w:r w:rsidRPr="00187CB3">
        <w:rPr>
          <w:rFonts w:ascii="Times New Roman" w:hAnsi="Times New Roman" w:cs="Times New Roman"/>
          <w:sz w:val="18"/>
          <w:szCs w:val="18"/>
        </w:rPr>
        <w:t>3.3</w:t>
      </w:r>
    </w:p>
    <w:p w:rsidR="00575BA4" w:rsidRPr="00187CB3" w:rsidRDefault="00575BA4" w:rsidP="00575BA4">
      <w:pPr>
        <w:ind w:firstLine="420"/>
        <w:rPr>
          <w:rFonts w:ascii="Times New Roman" w:eastAsia="楷体_GB2312" w:hAnsi="Times New Roman" w:cs="Times New Roman"/>
        </w:rPr>
      </w:pPr>
      <w:r w:rsidRPr="00187CB3">
        <w:rPr>
          <w:rFonts w:ascii="Times New Roman" w:eastAsia="楷体_GB2312" w:hAnsi="Times New Roman" w:cs="Times New Roman"/>
        </w:rPr>
        <w:t>注：变化率计算方法：</w:t>
      </w:r>
    </w:p>
    <w:p w:rsidR="00575BA4" w:rsidRPr="00187CB3" w:rsidRDefault="00575BA4" w:rsidP="00575BA4">
      <w:pPr>
        <w:ind w:firstLine="420"/>
        <w:rPr>
          <w:rFonts w:ascii="Times New Roman" w:eastAsia="楷体_GB2312" w:hAnsi="Times New Roman" w:cs="Times New Roman"/>
        </w:rPr>
      </w:pPr>
      <w:r w:rsidRPr="00187CB3">
        <w:rPr>
          <w:rFonts w:ascii="Times New Roman" w:eastAsia="楷体_GB2312" w:hAnsi="Times New Roman" w:cs="Times New Roman"/>
        </w:rPr>
        <w:t>（当前值</w:t>
      </w:r>
      <w:r w:rsidRPr="00187CB3">
        <w:rPr>
          <w:rFonts w:ascii="Times New Roman" w:eastAsia="楷体_GB2312" w:hAnsi="Times New Roman" w:cs="Times New Roman"/>
        </w:rPr>
        <w:t xml:space="preserve"> </w:t>
      </w:r>
      <w:r w:rsidRPr="00187CB3">
        <w:rPr>
          <w:rFonts w:ascii="Times New Roman" w:eastAsia="楷体_GB2312" w:hAnsi="Times New Roman" w:cs="Times New Roman"/>
        </w:rPr>
        <w:t>－</w:t>
      </w:r>
      <w:r w:rsidRPr="00187CB3">
        <w:rPr>
          <w:rFonts w:ascii="Times New Roman" w:eastAsia="楷体_GB2312" w:hAnsi="Times New Roman" w:cs="Times New Roman"/>
        </w:rPr>
        <w:t xml:space="preserve"> </w:t>
      </w:r>
      <w:r w:rsidRPr="00187CB3">
        <w:rPr>
          <w:rFonts w:ascii="Times New Roman" w:eastAsia="楷体_GB2312" w:hAnsi="Times New Roman" w:cs="Times New Roman"/>
        </w:rPr>
        <w:t>上一次值）</w:t>
      </w:r>
      <w:r w:rsidRPr="00187CB3">
        <w:rPr>
          <w:rFonts w:ascii="Times New Roman" w:eastAsia="楷体_GB2312" w:hAnsi="Times New Roman" w:cs="Times New Roman"/>
        </w:rPr>
        <w:t>÷</w:t>
      </w:r>
      <w:r w:rsidRPr="00187CB3">
        <w:rPr>
          <w:rFonts w:ascii="Times New Roman" w:eastAsia="楷体_GB2312" w:hAnsi="Times New Roman" w:cs="Times New Roman"/>
        </w:rPr>
        <w:t>（最大值</w:t>
      </w:r>
      <w:r w:rsidRPr="00187CB3">
        <w:rPr>
          <w:rFonts w:ascii="Times New Roman" w:eastAsia="楷体_GB2312" w:hAnsi="Times New Roman" w:cs="Times New Roman"/>
        </w:rPr>
        <w:t xml:space="preserve"> </w:t>
      </w:r>
      <w:r w:rsidRPr="00187CB3">
        <w:rPr>
          <w:rFonts w:ascii="Times New Roman" w:eastAsia="楷体_GB2312" w:hAnsi="Times New Roman" w:cs="Times New Roman"/>
        </w:rPr>
        <w:t>－</w:t>
      </w:r>
      <w:r w:rsidRPr="00187CB3">
        <w:rPr>
          <w:rFonts w:ascii="Times New Roman" w:eastAsia="楷体_GB2312" w:hAnsi="Times New Roman" w:cs="Times New Roman"/>
        </w:rPr>
        <w:t xml:space="preserve"> </w:t>
      </w:r>
      <w:r w:rsidRPr="00187CB3">
        <w:rPr>
          <w:rFonts w:ascii="Times New Roman" w:eastAsia="楷体_GB2312" w:hAnsi="Times New Roman" w:cs="Times New Roman"/>
        </w:rPr>
        <w:t>最小值）</w:t>
      </w:r>
      <w:r w:rsidRPr="00187CB3">
        <w:rPr>
          <w:rFonts w:ascii="Times New Roman" w:eastAsia="楷体_GB2312" w:hAnsi="Times New Roman" w:cs="Times New Roman"/>
        </w:rPr>
        <w:t>/</w:t>
      </w:r>
      <w:r w:rsidRPr="00187CB3">
        <w:rPr>
          <w:rFonts w:ascii="Times New Roman" w:eastAsia="楷体_GB2312" w:hAnsi="Times New Roman" w:cs="Times New Roman"/>
        </w:rPr>
        <w:t>（当前时间</w:t>
      </w:r>
      <w:r w:rsidRPr="00187CB3">
        <w:rPr>
          <w:rFonts w:ascii="Times New Roman" w:eastAsia="楷体_GB2312" w:hAnsi="Times New Roman" w:cs="Times New Roman"/>
        </w:rPr>
        <w:t xml:space="preserve"> </w:t>
      </w:r>
      <w:r w:rsidRPr="00187CB3">
        <w:rPr>
          <w:rFonts w:ascii="Times New Roman" w:eastAsia="楷体_GB2312" w:hAnsi="Times New Roman" w:cs="Times New Roman"/>
        </w:rPr>
        <w:t>－</w:t>
      </w:r>
      <w:r w:rsidRPr="00187CB3">
        <w:rPr>
          <w:rFonts w:ascii="Times New Roman" w:eastAsia="楷体_GB2312" w:hAnsi="Times New Roman" w:cs="Times New Roman"/>
        </w:rPr>
        <w:t xml:space="preserve"> </w:t>
      </w:r>
      <w:r w:rsidRPr="00187CB3">
        <w:rPr>
          <w:rFonts w:ascii="Times New Roman" w:eastAsia="楷体_GB2312" w:hAnsi="Times New Roman" w:cs="Times New Roman"/>
        </w:rPr>
        <w:t>上一次时间）</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100" w:name="_Toc310409476"/>
      <w:bookmarkStart w:id="101" w:name="_Toc406075010"/>
      <w:r w:rsidRPr="00187CB3">
        <w:rPr>
          <w:rFonts w:ascii="Times New Roman" w:hAnsi="Times New Roman"/>
        </w:rPr>
        <w:t>添加设备</w:t>
      </w:r>
      <w:bookmarkEnd w:id="100"/>
      <w:bookmarkEnd w:id="101"/>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为了更新实时数据库中的数据，</w:t>
      </w:r>
      <w:r w:rsidRPr="00187CB3">
        <w:rPr>
          <w:rFonts w:ascii="Times New Roman" w:hAnsi="Times New Roman" w:cs="Times New Roman"/>
        </w:rPr>
        <w:t>NicBuilder</w:t>
      </w:r>
      <w:r w:rsidRPr="00187CB3">
        <w:rPr>
          <w:rFonts w:ascii="Times New Roman" w:hAnsi="Times New Roman" w:cs="Times New Roman"/>
        </w:rPr>
        <w:t>服务器依赖</w:t>
      </w:r>
      <w:r w:rsidRPr="00187CB3">
        <w:rPr>
          <w:rFonts w:ascii="Times New Roman" w:hAnsi="Times New Roman" w:cs="Times New Roman"/>
        </w:rPr>
        <w:t>I/O</w:t>
      </w:r>
      <w:r w:rsidRPr="00187CB3">
        <w:rPr>
          <w:rFonts w:ascii="Times New Roman" w:hAnsi="Times New Roman" w:cs="Times New Roman"/>
        </w:rPr>
        <w:t>设备的支持。向</w:t>
      </w:r>
      <w:r w:rsidRPr="00187CB3">
        <w:rPr>
          <w:rFonts w:ascii="Times New Roman" w:hAnsi="Times New Roman" w:cs="Times New Roman"/>
        </w:rPr>
        <w:t>NicBuilder</w:t>
      </w:r>
      <w:r w:rsidRPr="00187CB3">
        <w:rPr>
          <w:rFonts w:ascii="Times New Roman" w:hAnsi="Times New Roman" w:cs="Times New Roman"/>
        </w:rPr>
        <w:t>系统中添加设备的步骤如下：</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启动</w:t>
      </w:r>
      <w:r w:rsidRPr="00187CB3">
        <w:rPr>
          <w:rFonts w:ascii="Times New Roman" w:hAnsi="Times New Roman" w:cs="Times New Roman"/>
        </w:rPr>
        <w:t>NicBuilder</w:t>
      </w:r>
      <w:r w:rsidRPr="00187CB3">
        <w:rPr>
          <w:rFonts w:ascii="Times New Roman" w:hAnsi="Times New Roman" w:cs="Times New Roman"/>
        </w:rPr>
        <w:t>系统组态程序</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在系统结构视图中用鼠标选择要组态的</w:t>
      </w:r>
      <w:r w:rsidRPr="00187CB3">
        <w:rPr>
          <w:rFonts w:ascii="Times New Roman" w:hAnsi="Times New Roman" w:cs="Times New Roman"/>
        </w:rPr>
        <w:t>NicBuilder</w:t>
      </w:r>
      <w:r w:rsidRPr="00187CB3">
        <w:rPr>
          <w:rFonts w:ascii="Times New Roman" w:hAnsi="Times New Roman" w:cs="Times New Roman"/>
        </w:rPr>
        <w:t>服务器</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选择该服务器对应的</w:t>
      </w:r>
      <w:r w:rsidRPr="00187CB3">
        <w:rPr>
          <w:rFonts w:ascii="Times New Roman" w:hAnsi="Times New Roman" w:cs="Times New Roman"/>
        </w:rPr>
        <w:t xml:space="preserve">‘I/O </w:t>
      </w:r>
      <w:r w:rsidRPr="00187CB3">
        <w:rPr>
          <w:rFonts w:ascii="Times New Roman" w:hAnsi="Times New Roman" w:cs="Times New Roman"/>
        </w:rPr>
        <w:t>设备</w:t>
      </w:r>
      <w:r w:rsidRPr="00187CB3">
        <w:rPr>
          <w:rFonts w:ascii="Times New Roman" w:hAnsi="Times New Roman" w:cs="Times New Roman"/>
        </w:rPr>
        <w:t>’</w:t>
      </w:r>
      <w:r w:rsidRPr="00187CB3">
        <w:rPr>
          <w:rFonts w:ascii="Times New Roman" w:hAnsi="Times New Roman" w:cs="Times New Roman"/>
        </w:rPr>
        <w:t>项目</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在组态窗口中用鼠标点击</w:t>
      </w:r>
      <w:r w:rsidRPr="00187CB3">
        <w:rPr>
          <w:rFonts w:ascii="Times New Roman" w:hAnsi="Times New Roman" w:cs="Times New Roman"/>
        </w:rPr>
        <w:t>‘</w:t>
      </w:r>
      <w:r w:rsidRPr="00187CB3">
        <w:rPr>
          <w:rFonts w:ascii="Times New Roman" w:hAnsi="Times New Roman" w:cs="Times New Roman"/>
        </w:rPr>
        <w:t>添加新设备</w:t>
      </w:r>
      <w:r w:rsidRPr="00187CB3">
        <w:rPr>
          <w:rFonts w:ascii="Times New Roman" w:hAnsi="Times New Roman" w:cs="Times New Roman"/>
        </w:rPr>
        <w:t>…’</w:t>
      </w:r>
      <w:r w:rsidRPr="00187CB3">
        <w:rPr>
          <w:rFonts w:ascii="Times New Roman" w:hAnsi="Times New Roman" w:cs="Times New Roman"/>
        </w:rPr>
        <w:t>按钮，显示</w:t>
      </w:r>
      <w:r w:rsidRPr="00187CB3">
        <w:rPr>
          <w:rFonts w:ascii="Times New Roman" w:hAnsi="Times New Roman" w:cs="Times New Roman"/>
        </w:rPr>
        <w:t>‘</w:t>
      </w:r>
      <w:r w:rsidRPr="00187CB3">
        <w:rPr>
          <w:rFonts w:ascii="Times New Roman" w:hAnsi="Times New Roman" w:cs="Times New Roman"/>
        </w:rPr>
        <w:t>新建配置项目</w:t>
      </w:r>
      <w:r w:rsidRPr="00187CB3">
        <w:rPr>
          <w:rFonts w:ascii="Times New Roman" w:hAnsi="Times New Roman" w:cs="Times New Roman"/>
        </w:rPr>
        <w:t>’</w:t>
      </w:r>
      <w:r w:rsidRPr="00187CB3">
        <w:rPr>
          <w:rFonts w:ascii="Times New Roman" w:hAnsi="Times New Roman" w:cs="Times New Roman"/>
        </w:rPr>
        <w:t>窗口</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对新</w:t>
      </w:r>
      <w:r w:rsidRPr="00187CB3">
        <w:rPr>
          <w:rFonts w:ascii="Times New Roman" w:hAnsi="Times New Roman" w:cs="Times New Roman"/>
        </w:rPr>
        <w:t>I/O</w:t>
      </w:r>
      <w:r w:rsidRPr="00187CB3">
        <w:rPr>
          <w:rFonts w:ascii="Times New Roman" w:hAnsi="Times New Roman" w:cs="Times New Roman"/>
        </w:rPr>
        <w:t>设备进行配置</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如图</w:t>
      </w:r>
      <w:r w:rsidRPr="00187CB3">
        <w:rPr>
          <w:rFonts w:ascii="Times New Roman" w:hAnsi="Times New Roman" w:cs="Times New Roman"/>
        </w:rPr>
        <w:t>3.9</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962400" cy="2667000"/>
            <wp:effectExtent l="1905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962400" cy="2667000"/>
                    </a:xfrm>
                    <a:prstGeom prst="rect">
                      <a:avLst/>
                    </a:prstGeom>
                    <a:noFill/>
                    <a:ln w="9525">
                      <a:noFill/>
                      <a:miter lim="800000"/>
                      <a:headEnd/>
                      <a:tailEnd/>
                    </a:ln>
                  </pic:spPr>
                </pic:pic>
              </a:graphicData>
            </a:graphic>
          </wp:inline>
        </w:drawing>
      </w:r>
    </w:p>
    <w:p w:rsidR="00575BA4" w:rsidRPr="00187CB3" w:rsidRDefault="00575BA4" w:rsidP="00575BA4">
      <w:pPr>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3.9</w:t>
      </w:r>
      <w:r w:rsidRPr="00187CB3">
        <w:rPr>
          <w:rFonts w:ascii="Times New Roman" w:hAnsi="Times New Roman" w:cs="Times New Roman"/>
          <w:sz w:val="18"/>
          <w:szCs w:val="18"/>
        </w:rPr>
        <w:tab/>
      </w:r>
      <w:r w:rsidRPr="00187CB3">
        <w:rPr>
          <w:rFonts w:ascii="Times New Roman" w:hAnsi="Times New Roman" w:cs="Times New Roman"/>
          <w:sz w:val="18"/>
          <w:szCs w:val="18"/>
        </w:rPr>
        <w:t>添加</w:t>
      </w:r>
      <w:r w:rsidRPr="00187CB3">
        <w:rPr>
          <w:rFonts w:ascii="Times New Roman" w:hAnsi="Times New Roman" w:cs="Times New Roman"/>
          <w:sz w:val="18"/>
          <w:szCs w:val="18"/>
        </w:rPr>
        <w:t>IO</w:t>
      </w:r>
      <w:r w:rsidRPr="00187CB3">
        <w:rPr>
          <w:rFonts w:ascii="Times New Roman" w:hAnsi="Times New Roman" w:cs="Times New Roman"/>
          <w:sz w:val="18"/>
          <w:szCs w:val="18"/>
        </w:rPr>
        <w:t>设备</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新设备的配置界面如图</w:t>
      </w:r>
      <w:r w:rsidRPr="00187CB3">
        <w:rPr>
          <w:rFonts w:ascii="Times New Roman" w:hAnsi="Times New Roman" w:cs="Times New Roman"/>
        </w:rPr>
        <w:t>3.10</w:t>
      </w:r>
      <w:r w:rsidRPr="00187CB3">
        <w:rPr>
          <w:rFonts w:ascii="Times New Roman" w:hAnsi="Times New Roman" w:cs="Times New Roman"/>
        </w:rPr>
        <w:t>，配置包括三个步骤。</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在图</w:t>
      </w:r>
      <w:r w:rsidRPr="00187CB3">
        <w:rPr>
          <w:rFonts w:ascii="Times New Roman" w:hAnsi="Times New Roman" w:cs="Times New Roman"/>
        </w:rPr>
        <w:t>3.10</w:t>
      </w:r>
      <w:r w:rsidRPr="00187CB3">
        <w:rPr>
          <w:rFonts w:ascii="Times New Roman" w:hAnsi="Times New Roman" w:cs="Times New Roman"/>
        </w:rPr>
        <w:t>所示的厂商列表和设备类型列表中选择要添加的设备类型；</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为新加入的设备选择一个名字，</w:t>
      </w:r>
      <w:r w:rsidRPr="00187CB3">
        <w:rPr>
          <w:rFonts w:ascii="Times New Roman" w:hAnsi="Times New Roman" w:cs="Times New Roman"/>
        </w:rPr>
        <w:t>NicBuilder</w:t>
      </w:r>
      <w:r w:rsidRPr="00187CB3">
        <w:rPr>
          <w:rFonts w:ascii="Times New Roman" w:hAnsi="Times New Roman" w:cs="Times New Roman"/>
        </w:rPr>
        <w:t>中的设备名称最长为</w:t>
      </w:r>
      <w:r w:rsidRPr="00187CB3">
        <w:rPr>
          <w:rFonts w:ascii="Times New Roman" w:hAnsi="Times New Roman" w:cs="Times New Roman"/>
        </w:rPr>
        <w:t>16</w:t>
      </w:r>
      <w:r w:rsidRPr="00187CB3">
        <w:rPr>
          <w:rFonts w:ascii="Times New Roman" w:hAnsi="Times New Roman" w:cs="Times New Roman"/>
        </w:rPr>
        <w:t>个字节（</w:t>
      </w:r>
      <w:r w:rsidRPr="00187CB3">
        <w:rPr>
          <w:rFonts w:ascii="Times New Roman" w:hAnsi="Times New Roman" w:cs="Times New Roman"/>
        </w:rPr>
        <w:t>8</w:t>
      </w:r>
      <w:r w:rsidRPr="00187CB3">
        <w:rPr>
          <w:rFonts w:ascii="Times New Roman" w:hAnsi="Times New Roman" w:cs="Times New Roman"/>
        </w:rPr>
        <w:t>个汉字），并且只能包含字母、下划线、数字和汉字；</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指定新设备的地址，驱动程序需要这个信息以便和设备通讯，设备地址的具体组态方式和具体的设备类型有关，典型的配置例如</w:t>
      </w:r>
      <w:r w:rsidRPr="00187CB3">
        <w:rPr>
          <w:rFonts w:ascii="Times New Roman" w:hAnsi="Times New Roman" w:cs="Times New Roman"/>
        </w:rPr>
        <w:t>COM1</w:t>
      </w:r>
      <w:r w:rsidRPr="00187CB3">
        <w:rPr>
          <w:rFonts w:ascii="Times New Roman" w:hAnsi="Times New Roman" w:cs="Times New Roman"/>
        </w:rPr>
        <w:t>、</w:t>
      </w:r>
      <w:smartTag w:uri="urn:schemas-microsoft-com:office:smarttags" w:element="chsdate">
        <w:smartTagPr>
          <w:attr w:name="IsROCDate" w:val="False"/>
          <w:attr w:name="IsLunarDate" w:val="False"/>
          <w:attr w:name="Day" w:val="30"/>
          <w:attr w:name="Month" w:val="12"/>
          <w:attr w:name="Year" w:val="1899"/>
        </w:smartTagPr>
        <w:r w:rsidRPr="00187CB3">
          <w:rPr>
            <w:rFonts w:ascii="Times New Roman" w:hAnsi="Times New Roman" w:cs="Times New Roman"/>
          </w:rPr>
          <w:t>10.1.0</w:t>
        </w:r>
      </w:smartTag>
      <w:r w:rsidRPr="00187CB3">
        <w:rPr>
          <w:rFonts w:ascii="Times New Roman" w:hAnsi="Times New Roman" w:cs="Times New Roman"/>
        </w:rPr>
        <w:t>.40</w:t>
      </w:r>
      <w:r w:rsidRPr="00187CB3">
        <w:rPr>
          <w:rFonts w:ascii="Times New Roman" w:hAnsi="Times New Roman" w:cs="Times New Roman"/>
        </w:rPr>
        <w:t>等，请参看相应设备的帮助文件；有些简单的设备（例如</w:t>
      </w:r>
      <w:r w:rsidRPr="00187CB3">
        <w:rPr>
          <w:rFonts w:ascii="Times New Roman" w:hAnsi="Times New Roman" w:cs="Times New Roman"/>
        </w:rPr>
        <w:t>CALC</w:t>
      </w:r>
      <w:r w:rsidRPr="00187CB3">
        <w:rPr>
          <w:rFonts w:ascii="Times New Roman" w:hAnsi="Times New Roman" w:cs="Times New Roman"/>
        </w:rPr>
        <w:t>）可以不需要指定设备地址；</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指定初始化命令字，设备地址的初始化命令字和具体的设备类型有关，有些简单的设备（例如</w:t>
      </w:r>
      <w:r w:rsidRPr="00187CB3">
        <w:rPr>
          <w:rFonts w:ascii="Times New Roman" w:hAnsi="Times New Roman" w:cs="Times New Roman"/>
        </w:rPr>
        <w:t>CALC</w:t>
      </w:r>
      <w:r w:rsidRPr="00187CB3">
        <w:rPr>
          <w:rFonts w:ascii="Times New Roman" w:hAnsi="Times New Roman" w:cs="Times New Roman"/>
        </w:rPr>
        <w:t>）可</w:t>
      </w:r>
      <w:r w:rsidRPr="00187CB3">
        <w:rPr>
          <w:rFonts w:ascii="Times New Roman" w:hAnsi="Times New Roman" w:cs="Times New Roman"/>
        </w:rPr>
        <w:lastRenderedPageBreak/>
        <w:t>以不需要初始化命令字。</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609975" cy="2524125"/>
            <wp:effectExtent l="19050" t="0" r="9525" b="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3609975" cy="25241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rPr>
        <w:t>图</w:t>
      </w:r>
      <w:r w:rsidRPr="00187CB3">
        <w:rPr>
          <w:rFonts w:ascii="Times New Roman" w:hAnsi="Times New Roman" w:cs="Times New Roman"/>
        </w:rPr>
        <w:t>3.10</w:t>
      </w:r>
      <w:r w:rsidRPr="00187CB3">
        <w:rPr>
          <w:rFonts w:ascii="Times New Roman" w:hAnsi="Times New Roman" w:cs="Times New Roman"/>
        </w:rPr>
        <w:tab/>
      </w:r>
      <w:r w:rsidRPr="00187CB3">
        <w:rPr>
          <w:rFonts w:ascii="Times New Roman" w:hAnsi="Times New Roman" w:cs="Times New Roman"/>
          <w:sz w:val="18"/>
          <w:szCs w:val="18"/>
        </w:rPr>
        <w:t>配置新的</w:t>
      </w:r>
      <w:r w:rsidRPr="00187CB3">
        <w:rPr>
          <w:rFonts w:ascii="Times New Roman" w:hAnsi="Times New Roman" w:cs="Times New Roman"/>
          <w:sz w:val="18"/>
          <w:szCs w:val="18"/>
        </w:rPr>
        <w:t>IO</w:t>
      </w:r>
      <w:r w:rsidRPr="00187CB3">
        <w:rPr>
          <w:rFonts w:ascii="Times New Roman" w:hAnsi="Times New Roman" w:cs="Times New Roman"/>
          <w:sz w:val="18"/>
          <w:szCs w:val="18"/>
        </w:rPr>
        <w:t>设备</w:t>
      </w:r>
    </w:p>
    <w:p w:rsidR="00575BA4" w:rsidRPr="00187CB3" w:rsidRDefault="00575BA4" w:rsidP="00575BA4">
      <w:pPr>
        <w:pStyle w:val="3"/>
        <w:tabs>
          <w:tab w:val="num" w:pos="720"/>
        </w:tabs>
        <w:spacing w:line="416" w:lineRule="auto"/>
        <w:ind w:firstLine="0"/>
      </w:pPr>
      <w:bookmarkStart w:id="102" w:name="_Toc310409477"/>
      <w:bookmarkStart w:id="103" w:name="_Toc406075011"/>
      <w:r w:rsidRPr="00187CB3">
        <w:t>配置数值计算设备</w:t>
      </w:r>
      <w:bookmarkEnd w:id="102"/>
      <w:bookmarkEnd w:id="103"/>
    </w:p>
    <w:p w:rsidR="00575BA4" w:rsidRPr="00187CB3" w:rsidRDefault="00575BA4" w:rsidP="00575BA4">
      <w:pPr>
        <w:ind w:firstLine="420"/>
        <w:rPr>
          <w:rFonts w:ascii="Times New Roman" w:hAnsi="Times New Roman" w:cs="Times New Roman"/>
        </w:rPr>
      </w:pPr>
      <w:bookmarkStart w:id="104" w:name="_Toc533846632"/>
      <w:bookmarkStart w:id="105" w:name="_Toc533902751"/>
      <w:bookmarkStart w:id="106" w:name="_Toc533902904"/>
      <w:bookmarkStart w:id="107" w:name="_Toc533990476"/>
      <w:r w:rsidRPr="00187CB3">
        <w:rPr>
          <w:rFonts w:ascii="Times New Roman" w:hAnsi="Times New Roman" w:cs="Times New Roman"/>
        </w:rPr>
        <w:t>数值计算设备，或者称为计算站，是系统用于进行数值处理的一个特殊的功能单元。如数值比较、量程转换、效率计算等。</w:t>
      </w:r>
    </w:p>
    <w:p w:rsidR="00575BA4" w:rsidRPr="00187CB3" w:rsidRDefault="00575BA4" w:rsidP="00575BA4">
      <w:pPr>
        <w:pStyle w:val="4"/>
        <w:keepLines/>
        <w:widowControl w:val="0"/>
        <w:tabs>
          <w:tab w:val="num" w:pos="864"/>
        </w:tabs>
        <w:overflowPunct/>
        <w:autoSpaceDE/>
        <w:autoSpaceDN/>
        <w:adjustRightInd/>
        <w:spacing w:before="280" w:after="290" w:line="376" w:lineRule="auto"/>
        <w:ind w:hanging="768"/>
        <w:jc w:val="both"/>
        <w:textAlignment w:val="auto"/>
        <w:rPr>
          <w:rFonts w:ascii="Times New Roman" w:hAnsi="Times New Roman"/>
          <w:b w:val="0"/>
          <w:sz w:val="21"/>
          <w:szCs w:val="21"/>
        </w:rPr>
      </w:pPr>
      <w:r w:rsidRPr="00187CB3">
        <w:rPr>
          <w:rFonts w:ascii="Times New Roman" w:hAnsi="Times New Roman"/>
          <w:b w:val="0"/>
          <w:sz w:val="21"/>
          <w:szCs w:val="21"/>
        </w:rPr>
        <w:t>简介</w:t>
      </w:r>
      <w:bookmarkEnd w:id="104"/>
      <w:bookmarkEnd w:id="105"/>
      <w:bookmarkEnd w:id="106"/>
      <w:bookmarkEnd w:id="107"/>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数值计算是以组态数据库变量的方式实现的。计算变量同样遵循三段式（</w:t>
      </w:r>
      <w:r w:rsidRPr="00187CB3">
        <w:rPr>
          <w:rFonts w:ascii="Times New Roman" w:hAnsi="Times New Roman" w:cs="Times New Roman"/>
        </w:rPr>
        <w:t>S.G.T</w:t>
      </w:r>
      <w:r w:rsidRPr="00187CB3">
        <w:rPr>
          <w:rFonts w:ascii="Times New Roman" w:hAnsi="Times New Roman" w:cs="Times New Roman"/>
        </w:rPr>
        <w:t>）命名规则，唯一的区别在于，在计算站变量的定义中，</w:t>
      </w:r>
      <w:r w:rsidRPr="00187CB3">
        <w:rPr>
          <w:rFonts w:ascii="Times New Roman" w:hAnsi="Times New Roman" w:cs="Times New Roman"/>
        </w:rPr>
        <w:t>“</w:t>
      </w:r>
      <w:r w:rsidRPr="00187CB3">
        <w:rPr>
          <w:rFonts w:ascii="Times New Roman" w:hAnsi="Times New Roman" w:cs="Times New Roman"/>
        </w:rPr>
        <w:t>地址</w:t>
      </w:r>
      <w:r w:rsidRPr="00187CB3">
        <w:rPr>
          <w:rFonts w:ascii="Times New Roman" w:hAnsi="Times New Roman" w:cs="Times New Roman"/>
        </w:rPr>
        <w:t>”</w:t>
      </w:r>
      <w:r w:rsidRPr="00187CB3">
        <w:rPr>
          <w:rFonts w:ascii="Times New Roman" w:hAnsi="Times New Roman" w:cs="Times New Roman"/>
        </w:rPr>
        <w:t>字段是作为变量的计算公式（或表达式）来填写的。如图</w:t>
      </w:r>
      <w:r w:rsidRPr="00187CB3">
        <w:rPr>
          <w:rFonts w:ascii="Times New Roman" w:hAnsi="Times New Roman" w:cs="Times New Roman"/>
        </w:rPr>
        <w:t>3.11</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743325" cy="3238500"/>
            <wp:effectExtent l="19050" t="0" r="9525" b="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3743325" cy="3238500"/>
                    </a:xfrm>
                    <a:prstGeom prst="rect">
                      <a:avLst/>
                    </a:prstGeom>
                    <a:noFill/>
                    <a:ln w="9525">
                      <a:noFill/>
                      <a:miter lim="800000"/>
                      <a:headEnd/>
                      <a:tailEnd/>
                    </a:ln>
                  </pic:spPr>
                </pic:pic>
              </a:graphicData>
            </a:graphic>
          </wp:inline>
        </w:drawing>
      </w:r>
    </w:p>
    <w:p w:rsidR="00575BA4" w:rsidRPr="00187CB3" w:rsidRDefault="00575BA4" w:rsidP="00575BA4">
      <w:pPr>
        <w:ind w:left="624"/>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3.11</w:t>
      </w:r>
      <w:r w:rsidRPr="00187CB3">
        <w:rPr>
          <w:rFonts w:ascii="Times New Roman" w:hAnsi="Times New Roman" w:cs="Times New Roman"/>
          <w:sz w:val="18"/>
          <w:szCs w:val="18"/>
        </w:rPr>
        <w:tab/>
      </w:r>
      <w:r w:rsidRPr="00187CB3">
        <w:rPr>
          <w:rFonts w:ascii="Times New Roman" w:hAnsi="Times New Roman" w:cs="Times New Roman"/>
          <w:sz w:val="18"/>
          <w:szCs w:val="18"/>
        </w:rPr>
        <w:t>定义计算站变量</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在上图中，定义了一个标记名为</w:t>
      </w:r>
      <w:r w:rsidRPr="00187CB3">
        <w:rPr>
          <w:rFonts w:ascii="Times New Roman" w:hAnsi="Times New Roman" w:cs="Times New Roman"/>
        </w:rPr>
        <w:t>“cal8”</w:t>
      </w:r>
      <w:r w:rsidRPr="00187CB3">
        <w:rPr>
          <w:rFonts w:ascii="Times New Roman" w:hAnsi="Times New Roman" w:cs="Times New Roman"/>
        </w:rPr>
        <w:t>的计算站，在地址字段一栏填写了计算公式：</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rPr>
        <w:t>30*SIN($SECOND/10+3.1415926/3)+525</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在该计算公式中引用了系统变量</w:t>
      </w:r>
      <w:r w:rsidRPr="00187CB3">
        <w:rPr>
          <w:rFonts w:ascii="Times New Roman" w:hAnsi="Times New Roman" w:cs="Times New Roman"/>
        </w:rPr>
        <w:t>SECOND</w:t>
      </w:r>
      <w:r w:rsidRPr="00187CB3">
        <w:rPr>
          <w:rFonts w:ascii="Times New Roman" w:hAnsi="Times New Roman" w:cs="Times New Roman"/>
        </w:rPr>
        <w:t>、数学函数</w:t>
      </w:r>
      <w:r w:rsidRPr="00187CB3">
        <w:rPr>
          <w:rFonts w:ascii="Times New Roman" w:hAnsi="Times New Roman" w:cs="Times New Roman"/>
        </w:rPr>
        <w:t>SIN</w:t>
      </w:r>
      <w:r w:rsidRPr="00187CB3">
        <w:rPr>
          <w:rFonts w:ascii="Times New Roman" w:hAnsi="Times New Roman" w:cs="Times New Roman"/>
        </w:rPr>
        <w:t>和四则运算符进行计算，得出的结果将被赋给变量</w:t>
      </w:r>
      <w:r w:rsidRPr="00187CB3">
        <w:rPr>
          <w:rFonts w:ascii="Times New Roman" w:hAnsi="Times New Roman" w:cs="Times New Roman"/>
        </w:rPr>
        <w:t>“cal8”</w:t>
      </w:r>
      <w:r w:rsidRPr="00187CB3">
        <w:rPr>
          <w:rFonts w:ascii="Times New Roman" w:hAnsi="Times New Roman" w:cs="Times New Roman"/>
        </w:rPr>
        <w:t>，以供</w:t>
      </w:r>
      <w:r w:rsidRPr="00187CB3">
        <w:rPr>
          <w:rFonts w:ascii="Times New Roman" w:hAnsi="Times New Roman" w:cs="Times New Roman"/>
        </w:rPr>
        <w:t>NicBuilder</w:t>
      </w:r>
      <w:r w:rsidRPr="00187CB3">
        <w:rPr>
          <w:rFonts w:ascii="Times New Roman" w:hAnsi="Times New Roman" w:cs="Times New Roman"/>
        </w:rPr>
        <w:t>监控系统引用。</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w:t>
      </w:r>
      <w:r w:rsidRPr="00187CB3">
        <w:rPr>
          <w:rFonts w:ascii="Times New Roman" w:hAnsi="Times New Roman" w:cs="Times New Roman"/>
        </w:rPr>
        <w:t>NicBuilder</w:t>
      </w:r>
      <w:r w:rsidRPr="00187CB3">
        <w:rPr>
          <w:rFonts w:ascii="Times New Roman" w:hAnsi="Times New Roman" w:cs="Times New Roman"/>
        </w:rPr>
        <w:t>监控系统的计算站公式（或表达式）分析程序可以支持由四则运算、括号、数学函数、其它数据库变量和系统变量构成的公式或表达式。</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lastRenderedPageBreak/>
        <w:t>支持的数学函数包括：</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sin</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正弦函数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asin</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反正弦函数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cos</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余弦函数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acos</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反余弦函数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sqrt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平方根函数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exp</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以</w:t>
      </w:r>
      <w:r w:rsidRPr="00187CB3">
        <w:rPr>
          <w:rFonts w:ascii="Times New Roman" w:hAnsi="Times New Roman" w:cs="Times New Roman"/>
        </w:rPr>
        <w:t>e</w:t>
      </w:r>
      <w:r w:rsidRPr="00187CB3">
        <w:rPr>
          <w:rFonts w:ascii="Times New Roman" w:hAnsi="Times New Roman" w:cs="Times New Roman"/>
        </w:rPr>
        <w:t>为底的指数函数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log</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对数函数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tg</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正切函数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atg</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反正切函数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ctg</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余切函数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abs</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绝对值函数，在表达式中以</w:t>
      </w:r>
      <w:r w:rsidRPr="00187CB3">
        <w:rPr>
          <w:rFonts w:ascii="Times New Roman" w:hAnsi="Times New Roman" w:cs="Times New Roman"/>
        </w:rPr>
        <w:t>“| |”</w:t>
      </w:r>
      <w:r w:rsidRPr="00187CB3">
        <w:rPr>
          <w:rFonts w:ascii="Times New Roman" w:hAnsi="Times New Roman" w:cs="Times New Roman"/>
        </w:rPr>
        <w:t>表示，如</w:t>
      </w:r>
      <w:r w:rsidRPr="00187CB3">
        <w:rPr>
          <w:rFonts w:ascii="Times New Roman" w:hAnsi="Times New Roman" w:cs="Times New Roman"/>
        </w:rPr>
        <w:t xml:space="preserve"> |-16.58|</w:t>
      </w:r>
      <w:r w:rsidRPr="00187CB3">
        <w:rPr>
          <w:rFonts w:ascii="Times New Roman" w:hAnsi="Times New Roman" w:cs="Times New Roman"/>
        </w:rPr>
        <w:t>。</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指数函数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random</w:t>
      </w:r>
      <w:r w:rsidRPr="00187CB3">
        <w:rPr>
          <w:rFonts w:ascii="Times New Roman" w:hAnsi="Times New Roman" w:cs="Times New Roman"/>
        </w:rPr>
        <w:tab/>
      </w:r>
      <w:r w:rsidRPr="00187CB3">
        <w:rPr>
          <w:rFonts w:ascii="Times New Roman" w:hAnsi="Times New Roman" w:cs="Times New Roman"/>
        </w:rPr>
        <w:t>随机数函数</w:t>
      </w:r>
    </w:p>
    <w:p w:rsidR="00575BA4" w:rsidRPr="00187CB3" w:rsidRDefault="00575BA4" w:rsidP="00575BA4">
      <w:pPr>
        <w:ind w:firstLineChars="95" w:firstLine="199"/>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支持的四则运算包括：</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加法</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减法</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乘法</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除法</w:t>
      </w:r>
    </w:p>
    <w:p w:rsidR="00575BA4" w:rsidRPr="00187CB3" w:rsidRDefault="00575BA4" w:rsidP="00575BA4">
      <w:pPr>
        <w:ind w:leftChars="200" w:left="420"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支持的逻辑运算包括：</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&gt;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大于，逻辑表达式的值为浮点数</w:t>
      </w:r>
      <w:r w:rsidRPr="00187CB3">
        <w:rPr>
          <w:rFonts w:ascii="Times New Roman" w:hAnsi="Times New Roman" w:cs="Times New Roman"/>
        </w:rPr>
        <w:t>1</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&lt;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小于，逻辑表达式的值为浮点数</w:t>
      </w:r>
      <w:r w:rsidRPr="00187CB3">
        <w:rPr>
          <w:rFonts w:ascii="Times New Roman" w:hAnsi="Times New Roman" w:cs="Times New Roman"/>
        </w:rPr>
        <w:t>0</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取反</w:t>
      </w:r>
    </w:p>
    <w:p w:rsidR="00575BA4" w:rsidRPr="00187CB3" w:rsidRDefault="00575BA4" w:rsidP="00575BA4">
      <w:pPr>
        <w:ind w:leftChars="200" w:left="420"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支持的系统变量包括：</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$year</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当前年份数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$month</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当前月份数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$day</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当日数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$hour</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当前时间的小时数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$minute</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当前时间的分钟数</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$second</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当前时间的秒数</w:t>
      </w:r>
    </w:p>
    <w:p w:rsidR="00575BA4" w:rsidRPr="00187CB3" w:rsidRDefault="00575BA4" w:rsidP="00575BA4">
      <w:pPr>
        <w:ind w:leftChars="200" w:left="420"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数据库变量和系统变量的引用不受</w:t>
      </w:r>
      <w:r w:rsidRPr="00187CB3">
        <w:rPr>
          <w:rFonts w:ascii="Times New Roman" w:hAnsi="Times New Roman" w:cs="Times New Roman"/>
        </w:rPr>
        <w:t>“</w:t>
      </w:r>
      <w:r w:rsidRPr="00187CB3">
        <w:rPr>
          <w:rFonts w:ascii="Times New Roman" w:hAnsi="Times New Roman" w:cs="Times New Roman"/>
        </w:rPr>
        <w:t>节点</w:t>
      </w:r>
      <w:r w:rsidRPr="00187CB3">
        <w:rPr>
          <w:rFonts w:ascii="Times New Roman" w:hAnsi="Times New Roman" w:cs="Times New Roman"/>
        </w:rPr>
        <w:t>”</w:t>
      </w:r>
      <w:r w:rsidRPr="00187CB3">
        <w:rPr>
          <w:rFonts w:ascii="Times New Roman" w:hAnsi="Times New Roman" w:cs="Times New Roman"/>
        </w:rPr>
        <w:t>和</w:t>
      </w:r>
      <w:r w:rsidRPr="00187CB3">
        <w:rPr>
          <w:rFonts w:ascii="Times New Roman" w:hAnsi="Times New Roman" w:cs="Times New Roman"/>
        </w:rPr>
        <w:t>“</w:t>
      </w:r>
      <w:r w:rsidRPr="00187CB3">
        <w:rPr>
          <w:rFonts w:ascii="Times New Roman" w:hAnsi="Times New Roman" w:cs="Times New Roman"/>
        </w:rPr>
        <w:t>组</w:t>
      </w:r>
      <w:r w:rsidRPr="00187CB3">
        <w:rPr>
          <w:rFonts w:ascii="Times New Roman" w:hAnsi="Times New Roman" w:cs="Times New Roman"/>
        </w:rPr>
        <w:t>”</w:t>
      </w:r>
      <w:r w:rsidRPr="00187CB3">
        <w:rPr>
          <w:rFonts w:ascii="Times New Roman" w:hAnsi="Times New Roman" w:cs="Times New Roman"/>
        </w:rPr>
        <w:t>的限制。</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计算站可以设置在</w:t>
      </w:r>
      <w:r w:rsidRPr="00187CB3">
        <w:rPr>
          <w:rFonts w:ascii="Times New Roman" w:hAnsi="Times New Roman" w:cs="Times New Roman"/>
        </w:rPr>
        <w:t>NicBuilder</w:t>
      </w:r>
      <w:r w:rsidRPr="00187CB3">
        <w:rPr>
          <w:rFonts w:ascii="Times New Roman" w:hAnsi="Times New Roman" w:cs="Times New Roman"/>
        </w:rPr>
        <w:t>监控系统的任何一个网络节点上。和驱动程序一样，系统如果要使用计算站变量，首先必须在计算站所处的网络节点中的系统配置文件（</w:t>
      </w:r>
      <w:r w:rsidRPr="00187CB3">
        <w:rPr>
          <w:rFonts w:ascii="Times New Roman" w:hAnsi="Times New Roman" w:cs="Times New Roman"/>
        </w:rPr>
        <w:t>NicBuilder.ini</w:t>
      </w:r>
      <w:r w:rsidRPr="00187CB3">
        <w:rPr>
          <w:rFonts w:ascii="Times New Roman" w:hAnsi="Times New Roman" w:cs="Times New Roman"/>
        </w:rPr>
        <w:t>）中填写计算站配置信息。事实上，在</w:t>
      </w:r>
      <w:r w:rsidRPr="00187CB3">
        <w:rPr>
          <w:rFonts w:ascii="Times New Roman" w:hAnsi="Times New Roman" w:cs="Times New Roman"/>
        </w:rPr>
        <w:t>NicBuilder</w:t>
      </w:r>
      <w:r w:rsidRPr="00187CB3">
        <w:rPr>
          <w:rFonts w:ascii="Times New Roman" w:hAnsi="Times New Roman" w:cs="Times New Roman"/>
        </w:rPr>
        <w:t>监控系统的安装时，计算站是作为系统的发行组件自动添加到系统的配置文件中的，在这里我们仍然对系统配置文件中有关计算站的内容加以介绍。</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通过</w:t>
      </w:r>
      <w:r w:rsidRPr="00187CB3">
        <w:rPr>
          <w:rFonts w:ascii="Times New Roman" w:hAnsi="Times New Roman" w:cs="Times New Roman"/>
        </w:rPr>
        <w:t>notepad.exe</w:t>
      </w:r>
      <w:r w:rsidRPr="00187CB3">
        <w:rPr>
          <w:rFonts w:ascii="Times New Roman" w:hAnsi="Times New Roman" w:cs="Times New Roman"/>
        </w:rPr>
        <w:t>编辑器打开</w:t>
      </w:r>
      <w:r w:rsidRPr="00187CB3">
        <w:rPr>
          <w:rFonts w:ascii="Times New Roman" w:hAnsi="Times New Roman" w:cs="Times New Roman"/>
        </w:rPr>
        <w:t>&lt;</w:t>
      </w:r>
      <w:r w:rsidRPr="00187CB3">
        <w:rPr>
          <w:rFonts w:ascii="Times New Roman" w:hAnsi="Times New Roman" w:cs="Times New Roman"/>
        </w:rPr>
        <w:t>安装目录</w:t>
      </w:r>
      <w:r w:rsidRPr="00187CB3">
        <w:rPr>
          <w:rFonts w:ascii="Times New Roman" w:hAnsi="Times New Roman" w:cs="Times New Roman"/>
        </w:rPr>
        <w:t>&gt;\config\NicBuilder.ini</w:t>
      </w:r>
      <w:r w:rsidRPr="00187CB3">
        <w:rPr>
          <w:rFonts w:ascii="Times New Roman" w:hAnsi="Times New Roman" w:cs="Times New Roman"/>
        </w:rPr>
        <w:t>配置文件，在</w:t>
      </w:r>
      <w:r w:rsidRPr="00187CB3">
        <w:rPr>
          <w:rFonts w:ascii="Times New Roman" w:hAnsi="Times New Roman" w:cs="Times New Roman"/>
        </w:rPr>
        <w:t>[devices]</w:t>
      </w:r>
      <w:r w:rsidRPr="00187CB3">
        <w:rPr>
          <w:rFonts w:ascii="Times New Roman" w:hAnsi="Times New Roman" w:cs="Times New Roman"/>
        </w:rPr>
        <w:t>节中添加下列内容：</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[devices]</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load=cal</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cal=CNCS.calc,,</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其中，</w:t>
      </w:r>
      <w:r w:rsidRPr="00187CB3">
        <w:rPr>
          <w:rFonts w:ascii="Times New Roman" w:hAnsi="Times New Roman" w:cs="Times New Roman"/>
        </w:rPr>
        <w:t>cal</w:t>
      </w:r>
      <w:r w:rsidRPr="00187CB3">
        <w:rPr>
          <w:rFonts w:ascii="Times New Roman" w:hAnsi="Times New Roman" w:cs="Times New Roman"/>
        </w:rPr>
        <w:t>为</w:t>
      </w:r>
      <w:r w:rsidRPr="00187CB3">
        <w:rPr>
          <w:rFonts w:ascii="Times New Roman" w:hAnsi="Times New Roman" w:cs="Times New Roman"/>
        </w:rPr>
        <w:t>NicBuilder</w:t>
      </w:r>
      <w:r w:rsidRPr="00187CB3">
        <w:rPr>
          <w:rFonts w:ascii="Times New Roman" w:hAnsi="Times New Roman" w:cs="Times New Roman"/>
        </w:rPr>
        <w:t>系统的计算设备名称，</w:t>
      </w:r>
      <w:r w:rsidRPr="00187CB3">
        <w:rPr>
          <w:rFonts w:ascii="Times New Roman" w:hAnsi="Times New Roman" w:cs="Times New Roman"/>
        </w:rPr>
        <w:t>CNCS.calc</w:t>
      </w:r>
      <w:r w:rsidRPr="00187CB3">
        <w:rPr>
          <w:rFonts w:ascii="Times New Roman" w:hAnsi="Times New Roman" w:cs="Times New Roman"/>
        </w:rPr>
        <w:t>分别为厂商名称和设备类型名称，计算站变量的</w:t>
      </w:r>
      <w:r w:rsidRPr="00187CB3">
        <w:rPr>
          <w:rFonts w:ascii="Times New Roman" w:hAnsi="Times New Roman" w:cs="Times New Roman"/>
        </w:rPr>
        <w:t>“</w:t>
      </w:r>
      <w:r w:rsidRPr="00187CB3">
        <w:rPr>
          <w:rFonts w:ascii="Times New Roman" w:hAnsi="Times New Roman" w:cs="Times New Roman"/>
        </w:rPr>
        <w:t>组</w:t>
      </w:r>
      <w:r w:rsidRPr="00187CB3">
        <w:rPr>
          <w:rFonts w:ascii="Times New Roman" w:hAnsi="Times New Roman" w:cs="Times New Roman"/>
        </w:rPr>
        <w:t>”</w:t>
      </w:r>
      <w:r w:rsidRPr="00187CB3">
        <w:rPr>
          <w:rFonts w:ascii="Times New Roman" w:hAnsi="Times New Roman" w:cs="Times New Roman"/>
        </w:rPr>
        <w:t>类型定义如下：</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[groups]</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load=cal</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CAL=refresh:150</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Refresh:100</w:t>
      </w:r>
      <w:r w:rsidRPr="00187CB3">
        <w:rPr>
          <w:rFonts w:ascii="Times New Roman" w:hAnsi="Times New Roman" w:cs="Times New Roman"/>
        </w:rPr>
        <w:t>为设置的计算站刷新时间，单位为</w:t>
      </w:r>
      <w:r w:rsidRPr="00187CB3">
        <w:rPr>
          <w:rFonts w:ascii="Times New Roman" w:hAnsi="Times New Roman" w:cs="Times New Roman"/>
        </w:rPr>
        <w:t>ms</w:t>
      </w:r>
      <w:r w:rsidRPr="00187CB3">
        <w:rPr>
          <w:rFonts w:ascii="Times New Roman" w:hAnsi="Times New Roman" w:cs="Times New Roman"/>
        </w:rPr>
        <w:t>（毫秒）。刷新时间和计算站所处的网络节点的主机性能和计算量（计算站的标记名数量）有关，主机性能越好，计算量越少，刷新时间可以设的越短。</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计算站变量在系统数据库中可以组态成一个变量</w:t>
      </w:r>
      <w:r w:rsidRPr="00187CB3">
        <w:rPr>
          <w:rFonts w:ascii="Times New Roman" w:hAnsi="Times New Roman" w:cs="Times New Roman"/>
        </w:rPr>
        <w:t>“</w:t>
      </w:r>
      <w:r w:rsidRPr="00187CB3">
        <w:rPr>
          <w:rFonts w:ascii="Times New Roman" w:hAnsi="Times New Roman" w:cs="Times New Roman"/>
        </w:rPr>
        <w:t>组</w:t>
      </w:r>
      <w:r w:rsidRPr="00187CB3">
        <w:rPr>
          <w:rFonts w:ascii="Times New Roman" w:hAnsi="Times New Roman" w:cs="Times New Roman"/>
        </w:rPr>
        <w:t>”</w:t>
      </w:r>
      <w:r w:rsidRPr="00187CB3">
        <w:rPr>
          <w:rFonts w:ascii="Times New Roman" w:hAnsi="Times New Roman" w:cs="Times New Roman"/>
        </w:rPr>
        <w:t>，也可以组态为多个变量</w:t>
      </w:r>
      <w:r w:rsidRPr="00187CB3">
        <w:rPr>
          <w:rFonts w:ascii="Times New Roman" w:hAnsi="Times New Roman" w:cs="Times New Roman"/>
        </w:rPr>
        <w:t>“</w:t>
      </w:r>
      <w:r w:rsidRPr="00187CB3">
        <w:rPr>
          <w:rFonts w:ascii="Times New Roman" w:hAnsi="Times New Roman" w:cs="Times New Roman"/>
        </w:rPr>
        <w:t>组</w:t>
      </w:r>
      <w:r w:rsidRPr="00187CB3">
        <w:rPr>
          <w:rFonts w:ascii="Times New Roman" w:hAnsi="Times New Roman" w:cs="Times New Roman"/>
        </w:rPr>
        <w:t>”</w:t>
      </w:r>
      <w:r w:rsidRPr="00187CB3">
        <w:rPr>
          <w:rFonts w:ascii="Times New Roman" w:hAnsi="Times New Roman" w:cs="Times New Roman"/>
        </w:rPr>
        <w:t>。</w:t>
      </w:r>
    </w:p>
    <w:p w:rsidR="00575BA4" w:rsidRPr="00187CB3" w:rsidRDefault="00575BA4" w:rsidP="00575BA4">
      <w:pPr>
        <w:pStyle w:val="4"/>
        <w:keepLines/>
        <w:widowControl w:val="0"/>
        <w:tabs>
          <w:tab w:val="num" w:pos="864"/>
        </w:tabs>
        <w:overflowPunct/>
        <w:autoSpaceDE/>
        <w:autoSpaceDN/>
        <w:adjustRightInd/>
        <w:spacing w:before="280" w:after="290" w:line="376" w:lineRule="auto"/>
        <w:ind w:hanging="768"/>
        <w:jc w:val="both"/>
        <w:textAlignment w:val="auto"/>
        <w:rPr>
          <w:rFonts w:ascii="Times New Roman" w:hAnsi="Times New Roman"/>
          <w:b w:val="0"/>
          <w:sz w:val="21"/>
          <w:szCs w:val="21"/>
        </w:rPr>
      </w:pPr>
      <w:bookmarkStart w:id="108" w:name="_Toc533846633"/>
      <w:bookmarkStart w:id="109" w:name="_Toc533902752"/>
      <w:bookmarkStart w:id="110" w:name="_Toc533902905"/>
      <w:bookmarkStart w:id="111" w:name="_Toc533990477"/>
      <w:r w:rsidRPr="00187CB3">
        <w:rPr>
          <w:rFonts w:ascii="Times New Roman" w:hAnsi="Times New Roman"/>
          <w:b w:val="0"/>
          <w:sz w:val="21"/>
          <w:szCs w:val="21"/>
        </w:rPr>
        <w:t>数值计算的应用</w:t>
      </w:r>
      <w:bookmarkEnd w:id="108"/>
      <w:bookmarkEnd w:id="109"/>
      <w:bookmarkEnd w:id="110"/>
      <w:bookmarkEnd w:id="111"/>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1</w:t>
      </w:r>
      <w:r w:rsidRPr="00187CB3">
        <w:rPr>
          <w:rFonts w:ascii="Times New Roman" w:hAnsi="Times New Roman" w:cs="Times New Roman"/>
        </w:rPr>
        <w:t>、计算测点平均值</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lastRenderedPageBreak/>
        <w:t>假设有三个分别来自两个网络接口站（</w:t>
      </w:r>
      <w:r w:rsidRPr="00187CB3">
        <w:rPr>
          <w:rFonts w:ascii="Times New Roman" w:hAnsi="Times New Roman" w:cs="Times New Roman"/>
        </w:rPr>
        <w:t>NIS</w:t>
      </w:r>
      <w:r w:rsidRPr="00187CB3">
        <w:rPr>
          <w:rFonts w:ascii="Times New Roman" w:hAnsi="Times New Roman" w:cs="Times New Roman"/>
        </w:rPr>
        <w:t>）的实时数据测量值，它们在系统数据库中定义的变量名分别为：</w:t>
      </w:r>
      <w:r w:rsidRPr="00187CB3">
        <w:rPr>
          <w:rFonts w:ascii="Times New Roman" w:hAnsi="Times New Roman" w:cs="Times New Roman"/>
        </w:rPr>
        <w:t>NPU1.LY30Q1.CH01</w:t>
      </w:r>
      <w:r w:rsidRPr="00187CB3">
        <w:rPr>
          <w:rFonts w:ascii="Times New Roman" w:hAnsi="Times New Roman" w:cs="Times New Roman"/>
        </w:rPr>
        <w:t>、</w:t>
      </w:r>
      <w:r w:rsidRPr="00187CB3">
        <w:rPr>
          <w:rFonts w:ascii="Times New Roman" w:hAnsi="Times New Roman" w:cs="Times New Roman"/>
        </w:rPr>
        <w:t>NPU1.LY30Q1.CH02</w:t>
      </w:r>
      <w:r w:rsidRPr="00187CB3">
        <w:rPr>
          <w:rFonts w:ascii="Times New Roman" w:hAnsi="Times New Roman" w:cs="Times New Roman"/>
        </w:rPr>
        <w:t>、</w:t>
      </w:r>
      <w:r w:rsidRPr="00187CB3">
        <w:rPr>
          <w:rFonts w:ascii="Times New Roman" w:hAnsi="Times New Roman" w:cs="Times New Roman"/>
        </w:rPr>
        <w:t>NPU2.LY30Q10.CH05</w:t>
      </w:r>
      <w:r w:rsidRPr="00187CB3">
        <w:rPr>
          <w:rFonts w:ascii="Times New Roman" w:hAnsi="Times New Roman" w:cs="Times New Roman"/>
        </w:rPr>
        <w:t>，其中，</w:t>
      </w:r>
      <w:r w:rsidRPr="00187CB3">
        <w:rPr>
          <w:rFonts w:ascii="Times New Roman" w:hAnsi="Times New Roman" w:cs="Times New Roman"/>
        </w:rPr>
        <w:t>NPU1</w:t>
      </w:r>
      <w:r w:rsidRPr="00187CB3">
        <w:rPr>
          <w:rFonts w:ascii="Times New Roman" w:hAnsi="Times New Roman" w:cs="Times New Roman"/>
        </w:rPr>
        <w:t>、</w:t>
      </w:r>
      <w:r w:rsidRPr="00187CB3">
        <w:rPr>
          <w:rFonts w:ascii="Times New Roman" w:hAnsi="Times New Roman" w:cs="Times New Roman"/>
        </w:rPr>
        <w:t>NPU2</w:t>
      </w:r>
      <w:r w:rsidRPr="00187CB3">
        <w:rPr>
          <w:rFonts w:ascii="Times New Roman" w:hAnsi="Times New Roman" w:cs="Times New Roman"/>
        </w:rPr>
        <w:t>分别为两个网络接口站的节点名，</w:t>
      </w:r>
      <w:r w:rsidRPr="00187CB3">
        <w:rPr>
          <w:rFonts w:ascii="Times New Roman" w:hAnsi="Times New Roman" w:cs="Times New Roman"/>
        </w:rPr>
        <w:t>LY30Q1</w:t>
      </w:r>
      <w:r w:rsidRPr="00187CB3">
        <w:rPr>
          <w:rFonts w:ascii="Times New Roman" w:hAnsi="Times New Roman" w:cs="Times New Roman"/>
        </w:rPr>
        <w:t>、</w:t>
      </w:r>
      <w:r w:rsidRPr="00187CB3">
        <w:rPr>
          <w:rFonts w:ascii="Times New Roman" w:hAnsi="Times New Roman" w:cs="Times New Roman"/>
        </w:rPr>
        <w:t>LY30Q10</w:t>
      </w:r>
      <w:r w:rsidRPr="00187CB3">
        <w:rPr>
          <w:rFonts w:ascii="Times New Roman" w:hAnsi="Times New Roman" w:cs="Times New Roman"/>
        </w:rPr>
        <w:t>为各自节点的变量</w:t>
      </w:r>
      <w:r w:rsidRPr="00187CB3">
        <w:rPr>
          <w:rFonts w:ascii="Times New Roman" w:hAnsi="Times New Roman" w:cs="Times New Roman"/>
        </w:rPr>
        <w:t>“</w:t>
      </w:r>
      <w:r w:rsidRPr="00187CB3">
        <w:rPr>
          <w:rFonts w:ascii="Times New Roman" w:hAnsi="Times New Roman" w:cs="Times New Roman"/>
        </w:rPr>
        <w:t>组</w:t>
      </w:r>
      <w:r w:rsidRPr="00187CB3">
        <w:rPr>
          <w:rFonts w:ascii="Times New Roman" w:hAnsi="Times New Roman" w:cs="Times New Roman"/>
        </w:rPr>
        <w:t>”</w:t>
      </w:r>
      <w:r w:rsidRPr="00187CB3">
        <w:rPr>
          <w:rFonts w:ascii="Times New Roman" w:hAnsi="Times New Roman" w:cs="Times New Roman"/>
        </w:rPr>
        <w:t>名，</w:t>
      </w:r>
      <w:r w:rsidRPr="00187CB3">
        <w:rPr>
          <w:rFonts w:ascii="Times New Roman" w:hAnsi="Times New Roman" w:cs="Times New Roman"/>
        </w:rPr>
        <w:t>CH01</w:t>
      </w:r>
      <w:r w:rsidRPr="00187CB3">
        <w:rPr>
          <w:rFonts w:ascii="Times New Roman" w:hAnsi="Times New Roman" w:cs="Times New Roman"/>
        </w:rPr>
        <w:t>、</w:t>
      </w:r>
      <w:r w:rsidRPr="00187CB3">
        <w:rPr>
          <w:rFonts w:ascii="Times New Roman" w:hAnsi="Times New Roman" w:cs="Times New Roman"/>
        </w:rPr>
        <w:t>CH02</w:t>
      </w:r>
      <w:r w:rsidRPr="00187CB3">
        <w:rPr>
          <w:rFonts w:ascii="Times New Roman" w:hAnsi="Times New Roman" w:cs="Times New Roman"/>
        </w:rPr>
        <w:t>为</w:t>
      </w:r>
      <w:r w:rsidRPr="00187CB3">
        <w:rPr>
          <w:rFonts w:ascii="Times New Roman" w:hAnsi="Times New Roman" w:cs="Times New Roman"/>
        </w:rPr>
        <w:t>NPU1</w:t>
      </w:r>
      <w:r w:rsidRPr="00187CB3">
        <w:rPr>
          <w:rFonts w:ascii="Times New Roman" w:hAnsi="Times New Roman" w:cs="Times New Roman"/>
        </w:rPr>
        <w:t>节点中</w:t>
      </w:r>
      <w:r w:rsidRPr="00187CB3">
        <w:rPr>
          <w:rFonts w:ascii="Times New Roman" w:hAnsi="Times New Roman" w:cs="Times New Roman"/>
        </w:rPr>
        <w:t>LY30Q1</w:t>
      </w:r>
      <w:r w:rsidRPr="00187CB3">
        <w:rPr>
          <w:rFonts w:ascii="Times New Roman" w:hAnsi="Times New Roman" w:cs="Times New Roman"/>
        </w:rPr>
        <w:t>变量组的变量标记名，</w:t>
      </w:r>
      <w:r w:rsidRPr="00187CB3">
        <w:rPr>
          <w:rFonts w:ascii="Times New Roman" w:hAnsi="Times New Roman" w:cs="Times New Roman"/>
        </w:rPr>
        <w:t>CH05</w:t>
      </w:r>
      <w:r w:rsidRPr="00187CB3">
        <w:rPr>
          <w:rFonts w:ascii="Times New Roman" w:hAnsi="Times New Roman" w:cs="Times New Roman"/>
        </w:rPr>
        <w:t>为</w:t>
      </w:r>
      <w:r w:rsidRPr="00187CB3">
        <w:rPr>
          <w:rFonts w:ascii="Times New Roman" w:hAnsi="Times New Roman" w:cs="Times New Roman"/>
        </w:rPr>
        <w:t>NPU2</w:t>
      </w:r>
      <w:r w:rsidRPr="00187CB3">
        <w:rPr>
          <w:rFonts w:ascii="Times New Roman" w:hAnsi="Times New Roman" w:cs="Times New Roman"/>
        </w:rPr>
        <w:t>节点中</w:t>
      </w:r>
      <w:r w:rsidRPr="00187CB3">
        <w:rPr>
          <w:rFonts w:ascii="Times New Roman" w:hAnsi="Times New Roman" w:cs="Times New Roman"/>
        </w:rPr>
        <w:t>LY30Q10</w:t>
      </w:r>
      <w:r w:rsidRPr="00187CB3">
        <w:rPr>
          <w:rFonts w:ascii="Times New Roman" w:hAnsi="Times New Roman" w:cs="Times New Roman"/>
        </w:rPr>
        <w:t>变量组的变量标记名；现在，在一个节点名为</w:t>
      </w:r>
      <w:r w:rsidRPr="00187CB3">
        <w:rPr>
          <w:rFonts w:ascii="Times New Roman" w:hAnsi="Times New Roman" w:cs="Times New Roman"/>
        </w:rPr>
        <w:t>CS</w:t>
      </w:r>
      <w:r w:rsidRPr="00187CB3">
        <w:rPr>
          <w:rFonts w:ascii="Times New Roman" w:hAnsi="Times New Roman" w:cs="Times New Roman"/>
        </w:rPr>
        <w:t>的网络节点中组态一个变量</w:t>
      </w:r>
      <w:r w:rsidRPr="00187CB3">
        <w:rPr>
          <w:rFonts w:ascii="Times New Roman" w:hAnsi="Times New Roman" w:cs="Times New Roman"/>
        </w:rPr>
        <w:t>“</w:t>
      </w:r>
      <w:r w:rsidRPr="00187CB3">
        <w:rPr>
          <w:rFonts w:ascii="Times New Roman" w:hAnsi="Times New Roman" w:cs="Times New Roman"/>
        </w:rPr>
        <w:t>组</w:t>
      </w:r>
      <w:r w:rsidRPr="00187CB3">
        <w:rPr>
          <w:rFonts w:ascii="Times New Roman" w:hAnsi="Times New Roman" w:cs="Times New Roman"/>
        </w:rPr>
        <w:t>”CAL</w:t>
      </w:r>
      <w:r w:rsidRPr="00187CB3">
        <w:rPr>
          <w:rFonts w:ascii="Times New Roman" w:hAnsi="Times New Roman" w:cs="Times New Roman"/>
        </w:rPr>
        <w:t>，并定义一个计算站模拟变量标签名</w:t>
      </w:r>
      <w:r w:rsidRPr="00187CB3">
        <w:rPr>
          <w:rFonts w:ascii="Times New Roman" w:hAnsi="Times New Roman" w:cs="Times New Roman"/>
        </w:rPr>
        <w:t>SUM</w:t>
      </w:r>
      <w:r w:rsidRPr="00187CB3">
        <w:rPr>
          <w:rFonts w:ascii="Times New Roman" w:hAnsi="Times New Roman" w:cs="Times New Roman"/>
        </w:rPr>
        <w:t>，则</w:t>
      </w:r>
      <w:r w:rsidRPr="00187CB3">
        <w:rPr>
          <w:rFonts w:ascii="Times New Roman" w:hAnsi="Times New Roman" w:cs="Times New Roman"/>
        </w:rPr>
        <w:t>SUM</w:t>
      </w:r>
      <w:r w:rsidRPr="00187CB3">
        <w:rPr>
          <w:rFonts w:ascii="Times New Roman" w:hAnsi="Times New Roman" w:cs="Times New Roman"/>
        </w:rPr>
        <w:t>的地址字段可以填写为：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NPU1.LY30Q1.CH01+ NPU1.LY30Q1.CH02+ NPU2.LY30Q10.CH05</w:t>
      </w:r>
      <w:r w:rsidRPr="00187CB3">
        <w:rPr>
          <w:rFonts w:ascii="Times New Roman" w:hAnsi="Times New Roman" w:cs="Times New Roman"/>
        </w:rPr>
        <w:t>）</w:t>
      </w:r>
      <w:r w:rsidRPr="00187CB3">
        <w:rPr>
          <w:rFonts w:ascii="Times New Roman" w:hAnsi="Times New Roman" w:cs="Times New Roman"/>
        </w:rPr>
        <w:t>/3</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其含义可以表示为：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rPr>
        <w:t>CS.CAL.SUM =</w:t>
      </w:r>
      <w:r w:rsidRPr="00187CB3">
        <w:rPr>
          <w:rFonts w:ascii="Times New Roman" w:hAnsi="Times New Roman" w:cs="Times New Roman"/>
        </w:rPr>
        <w:t>（</w:t>
      </w:r>
      <w:r w:rsidRPr="00187CB3">
        <w:rPr>
          <w:rFonts w:ascii="Times New Roman" w:hAnsi="Times New Roman" w:cs="Times New Roman"/>
        </w:rPr>
        <w:t>NPU1.LY30Q1.CH01+ NPU1.LY30Q1.CH02+ NPU2.LY30Q10.CH05</w:t>
      </w:r>
      <w:r w:rsidRPr="00187CB3">
        <w:rPr>
          <w:rFonts w:ascii="Times New Roman" w:hAnsi="Times New Roman" w:cs="Times New Roman"/>
        </w:rPr>
        <w:t>）</w:t>
      </w:r>
      <w:r w:rsidRPr="00187CB3">
        <w:rPr>
          <w:rFonts w:ascii="Times New Roman" w:hAnsi="Times New Roman" w:cs="Times New Roman"/>
        </w:rPr>
        <w:t>/3</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2</w:t>
      </w:r>
      <w:r w:rsidRPr="00187CB3">
        <w:rPr>
          <w:rFonts w:ascii="Times New Roman" w:hAnsi="Times New Roman" w:cs="Times New Roman"/>
        </w:rPr>
        <w:t>、引用系统变量</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秒信号：</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地址字段填写为：</w:t>
      </w:r>
      <w:r w:rsidRPr="00187CB3">
        <w:rPr>
          <w:rFonts w:ascii="Times New Roman" w:hAnsi="Times New Roman" w:cs="Times New Roman"/>
        </w:rPr>
        <w:t>$SECOND</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3</w:t>
      </w:r>
      <w:r w:rsidRPr="00187CB3">
        <w:rPr>
          <w:rFonts w:ascii="Times New Roman" w:hAnsi="Times New Roman" w:cs="Times New Roman"/>
        </w:rPr>
        <w:t>、正弦波</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30*sin</w:t>
      </w:r>
      <w:r w:rsidRPr="00187CB3">
        <w:rPr>
          <w:rFonts w:ascii="Times New Roman" w:hAnsi="Times New Roman" w:cs="Times New Roman"/>
        </w:rPr>
        <w:t>（</w:t>
      </w:r>
      <w:r w:rsidRPr="00187CB3">
        <w:rPr>
          <w:rFonts w:ascii="Times New Roman" w:hAnsi="Times New Roman" w:cs="Times New Roman"/>
        </w:rPr>
        <w:t>$second/10+3.1415926/2</w:t>
      </w:r>
      <w:r w:rsidRPr="00187CB3">
        <w:rPr>
          <w:rFonts w:ascii="Times New Roman" w:hAnsi="Times New Roman" w:cs="Times New Roman"/>
        </w:rPr>
        <w:t>）</w:t>
      </w:r>
      <w:r w:rsidRPr="00187CB3">
        <w:rPr>
          <w:rFonts w:ascii="Times New Roman" w:hAnsi="Times New Roman" w:cs="Times New Roman"/>
        </w:rPr>
        <w:t>+230</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通过趋势曲线查看结果如图</w:t>
      </w:r>
      <w:r w:rsidRPr="00187CB3">
        <w:rPr>
          <w:rFonts w:ascii="Times New Roman" w:hAnsi="Times New Roman" w:cs="Times New Roman"/>
        </w:rPr>
        <w:t>3.12</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43150" cy="1562100"/>
            <wp:effectExtent l="19050" t="0" r="0" b="0"/>
            <wp:docPr id="27" name="图片 16" descr="c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2"/>
                    <pic:cNvPicPr>
                      <a:picLocks noChangeAspect="1" noChangeArrowheads="1"/>
                    </pic:cNvPicPr>
                  </pic:nvPicPr>
                  <pic:blipFill>
                    <a:blip r:embed="rId26" cstate="print"/>
                    <a:srcRect/>
                    <a:stretch>
                      <a:fillRect/>
                    </a:stretch>
                  </pic:blipFill>
                  <pic:spPr bwMode="auto">
                    <a:xfrm>
                      <a:off x="0" y="0"/>
                      <a:ext cx="2343150" cy="156210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rPr>
        <w:t>图</w:t>
      </w:r>
      <w:r w:rsidRPr="00187CB3">
        <w:rPr>
          <w:rFonts w:ascii="Times New Roman" w:hAnsi="Times New Roman" w:cs="Times New Roman"/>
        </w:rPr>
        <w:t>3.12</w:t>
      </w:r>
      <w:r w:rsidRPr="00187CB3">
        <w:rPr>
          <w:rFonts w:ascii="Times New Roman" w:hAnsi="Times New Roman" w:cs="Times New Roman"/>
        </w:rPr>
        <w:tab/>
      </w:r>
      <w:r w:rsidRPr="00187CB3">
        <w:rPr>
          <w:rFonts w:ascii="Times New Roman" w:hAnsi="Times New Roman" w:cs="Times New Roman"/>
          <w:sz w:val="18"/>
          <w:szCs w:val="18"/>
        </w:rPr>
        <w:t>通过计算站制作的正弦波</w:t>
      </w:r>
    </w:p>
    <w:p w:rsidR="00575BA4" w:rsidRPr="00187CB3" w:rsidRDefault="00575BA4" w:rsidP="00575BA4">
      <w:pPr>
        <w:pStyle w:val="3"/>
        <w:tabs>
          <w:tab w:val="num" w:pos="720"/>
        </w:tabs>
        <w:spacing w:line="416" w:lineRule="auto"/>
        <w:ind w:firstLine="0"/>
      </w:pPr>
      <w:bookmarkStart w:id="112" w:name="_Toc310409478"/>
      <w:bookmarkStart w:id="113" w:name="_Toc406075012"/>
      <w:r w:rsidRPr="00187CB3">
        <w:t>配置数据回写设备</w:t>
      </w:r>
      <w:bookmarkEnd w:id="112"/>
      <w:bookmarkEnd w:id="113"/>
    </w:p>
    <w:p w:rsidR="00575BA4" w:rsidRPr="00187CB3" w:rsidRDefault="00575BA4" w:rsidP="00575BA4">
      <w:pPr>
        <w:pStyle w:val="4"/>
        <w:keepLines/>
        <w:widowControl w:val="0"/>
        <w:tabs>
          <w:tab w:val="num" w:pos="864"/>
        </w:tabs>
        <w:overflowPunct/>
        <w:autoSpaceDE/>
        <w:autoSpaceDN/>
        <w:adjustRightInd/>
        <w:spacing w:before="280" w:after="290" w:line="376" w:lineRule="auto"/>
        <w:ind w:hanging="768"/>
        <w:jc w:val="both"/>
        <w:textAlignment w:val="auto"/>
        <w:rPr>
          <w:rFonts w:ascii="Times New Roman" w:hAnsi="Times New Roman"/>
          <w:b w:val="0"/>
          <w:sz w:val="21"/>
          <w:szCs w:val="21"/>
        </w:rPr>
      </w:pPr>
      <w:bookmarkStart w:id="114" w:name="_Toc533846635"/>
      <w:bookmarkStart w:id="115" w:name="_Toc533902754"/>
      <w:bookmarkStart w:id="116" w:name="_Toc533902907"/>
      <w:bookmarkStart w:id="117" w:name="_Toc533990479"/>
      <w:r w:rsidRPr="00187CB3">
        <w:rPr>
          <w:rFonts w:ascii="Times New Roman" w:hAnsi="Times New Roman"/>
          <w:b w:val="0"/>
          <w:sz w:val="21"/>
          <w:szCs w:val="21"/>
        </w:rPr>
        <w:t>简介</w:t>
      </w:r>
      <w:bookmarkEnd w:id="114"/>
      <w:bookmarkEnd w:id="115"/>
      <w:bookmarkEnd w:id="116"/>
      <w:bookmarkEnd w:id="117"/>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数据回写设备，是</w:t>
      </w:r>
      <w:r w:rsidRPr="00187CB3">
        <w:rPr>
          <w:rFonts w:ascii="Times New Roman" w:hAnsi="Times New Roman" w:cs="Times New Roman"/>
        </w:rPr>
        <w:t>NicBuilder</w:t>
      </w:r>
      <w:r w:rsidRPr="00187CB3">
        <w:rPr>
          <w:rFonts w:ascii="Times New Roman" w:hAnsi="Times New Roman" w:cs="Times New Roman"/>
        </w:rPr>
        <w:t>监控系统为工程调试和演示用途而专门开发的模拟输入输出设备。如模拟变送器输入信号、模拟阀位信号、制作调节器模拟控制面板等。</w:t>
      </w: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和数值计算设备一样，数据回写设备也是作为</w:t>
      </w:r>
      <w:r w:rsidRPr="00187CB3">
        <w:rPr>
          <w:rFonts w:ascii="Times New Roman" w:hAnsi="Times New Roman" w:cs="Times New Roman"/>
        </w:rPr>
        <w:t>NicBuilder</w:t>
      </w:r>
      <w:r w:rsidRPr="00187CB3">
        <w:rPr>
          <w:rFonts w:ascii="Times New Roman" w:hAnsi="Times New Roman" w:cs="Times New Roman"/>
        </w:rPr>
        <w:t>监控系统的发行组件随系统安装的。</w:t>
      </w: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数据回写设备变量没有物理地址，其值的变化是通过系统内存来实现的。和其它</w:t>
      </w:r>
      <w:r w:rsidRPr="00187CB3">
        <w:rPr>
          <w:rFonts w:ascii="Times New Roman" w:hAnsi="Times New Roman" w:cs="Times New Roman"/>
        </w:rPr>
        <w:t>“</w:t>
      </w:r>
      <w:r w:rsidRPr="00187CB3">
        <w:rPr>
          <w:rFonts w:ascii="Times New Roman" w:hAnsi="Times New Roman" w:cs="Times New Roman"/>
        </w:rPr>
        <w:t>组</w:t>
      </w:r>
      <w:r w:rsidRPr="00187CB3">
        <w:rPr>
          <w:rFonts w:ascii="Times New Roman" w:hAnsi="Times New Roman" w:cs="Times New Roman"/>
        </w:rPr>
        <w:t>”</w:t>
      </w:r>
      <w:r w:rsidRPr="00187CB3">
        <w:rPr>
          <w:rFonts w:ascii="Times New Roman" w:hAnsi="Times New Roman" w:cs="Times New Roman"/>
        </w:rPr>
        <w:t>类型的数据库变量一样，数据回写设备变量是可以被引用和记录的。</w:t>
      </w: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数据回写设备变量的定义也是通过系统数据库组态来实现的，数据库组态的操作过程和其它数据库变量的定义是完全相同的。只是，在数据回写设备变量的数据库组态中，变量的地址字段填写的将只能是一个</w:t>
      </w:r>
      <w:r w:rsidRPr="00187CB3">
        <w:rPr>
          <w:rFonts w:ascii="Times New Roman" w:hAnsi="Times New Roman" w:cs="Times New Roman"/>
          <w:b/>
          <w:bCs/>
        </w:rPr>
        <w:t>常数</w:t>
      </w:r>
      <w:r w:rsidRPr="00187CB3">
        <w:rPr>
          <w:rFonts w:ascii="Times New Roman" w:hAnsi="Times New Roman" w:cs="Times New Roman"/>
        </w:rPr>
        <w:t>（其它任何字符都将被作为</w:t>
      </w:r>
      <w:r w:rsidRPr="00187CB3">
        <w:rPr>
          <w:rFonts w:ascii="Times New Roman" w:hAnsi="Times New Roman" w:cs="Times New Roman"/>
        </w:rPr>
        <w:t>“0”</w:t>
      </w:r>
      <w:r w:rsidRPr="00187CB3">
        <w:rPr>
          <w:rFonts w:ascii="Times New Roman" w:hAnsi="Times New Roman" w:cs="Times New Roman"/>
        </w:rPr>
        <w:t>来处理），这个常数将在变量生效后作为该变量的初始值被调用，之后的变量值将根据设计者的要求变化，直至包含该变量的网络节点被复位，变量重新被初始化（重新赋值为这个常数）。</w:t>
      </w: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数据回写设备变量的定义如图</w:t>
      </w:r>
      <w:r w:rsidRPr="00187CB3">
        <w:rPr>
          <w:rFonts w:ascii="Times New Roman" w:hAnsi="Times New Roman" w:cs="Times New Roman"/>
        </w:rPr>
        <w:t>3.13</w:t>
      </w:r>
      <w:r w:rsidRPr="00187CB3">
        <w:rPr>
          <w:rFonts w:ascii="Times New Roman" w:hAnsi="Times New Roman" w:cs="Times New Roman"/>
        </w:rPr>
        <w:t>所示：</w:t>
      </w:r>
    </w:p>
    <w:p w:rsidR="00575BA4" w:rsidRPr="00187CB3" w:rsidRDefault="00F1334C" w:rsidP="00575BA4">
      <w:pPr>
        <w:tabs>
          <w:tab w:val="left" w:pos="0"/>
        </w:tabs>
        <w:ind w:firstLineChars="203" w:firstLine="406"/>
        <w:jc w:val="center"/>
        <w:rPr>
          <w:rFonts w:ascii="Times New Roman" w:hAnsi="Times New Roman" w:cs="Times New Roman"/>
        </w:rPr>
      </w:pPr>
      <w:r w:rsidRPr="00F1334C">
        <w:rPr>
          <w:rFonts w:ascii="Times New Roman" w:hAnsi="Times New Roman" w:cs="Times New Roman"/>
          <w:noProof/>
          <w:sz w:val="20"/>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221" type="#_x0000_t62" style="position:absolute;left:0;text-align:left;margin-left:308.2pt;margin-top:119.35pt;width:72.75pt;height:38.85pt;z-index:251670528" adj="-12396,-4364">
            <v:textbox style="mso-next-textbox:#_x0000_s2221">
              <w:txbxContent>
                <w:p w:rsidR="00892886" w:rsidRDefault="00892886" w:rsidP="00575BA4">
                  <w:pPr>
                    <w:pStyle w:val="af8"/>
                  </w:pPr>
                  <w:r>
                    <w:rPr>
                      <w:rFonts w:hint="eastAsia"/>
                    </w:rPr>
                    <w:t>此处只能填写一个常数才有效</w:t>
                  </w:r>
                </w:p>
              </w:txbxContent>
            </v:textbox>
          </v:shape>
        </w:pict>
      </w:r>
      <w:r w:rsidR="00575BA4" w:rsidRPr="00187CB3">
        <w:rPr>
          <w:rFonts w:ascii="Times New Roman" w:hAnsi="Times New Roman" w:cs="Times New Roman"/>
        </w:rPr>
        <w:t xml:space="preserve"> </w:t>
      </w:r>
      <w:r w:rsidR="00575BA4" w:rsidRPr="00187CB3">
        <w:rPr>
          <w:rFonts w:ascii="Times New Roman" w:hAnsi="Times New Roman" w:cs="Times New Roman"/>
          <w:noProof/>
        </w:rPr>
        <w:drawing>
          <wp:inline distT="0" distB="0" distL="0" distR="0">
            <wp:extent cx="4143375" cy="3600450"/>
            <wp:effectExtent l="19050" t="0" r="9525" b="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4143375" cy="3600450"/>
                    </a:xfrm>
                    <a:prstGeom prst="rect">
                      <a:avLst/>
                    </a:prstGeom>
                    <a:noFill/>
                    <a:ln w="9525">
                      <a:noFill/>
                      <a:miter lim="800000"/>
                      <a:headEnd/>
                      <a:tailEnd/>
                    </a:ln>
                  </pic:spPr>
                </pic:pic>
              </a:graphicData>
            </a:graphic>
          </wp:inline>
        </w:drawing>
      </w:r>
    </w:p>
    <w:p w:rsidR="00575BA4" w:rsidRPr="00187CB3" w:rsidRDefault="00575BA4" w:rsidP="00575BA4">
      <w:pPr>
        <w:tabs>
          <w:tab w:val="left" w:pos="0"/>
        </w:tabs>
        <w:ind w:firstLineChars="203" w:firstLine="365"/>
        <w:jc w:val="center"/>
        <w:rPr>
          <w:rFonts w:ascii="Times New Roman" w:hAnsi="Times New Roman" w:cs="Times New Roman"/>
        </w:rPr>
      </w:pPr>
      <w:r w:rsidRPr="00187CB3">
        <w:rPr>
          <w:rFonts w:ascii="Times New Roman" w:hAnsi="Times New Roman" w:cs="Times New Roman"/>
          <w:sz w:val="18"/>
          <w:szCs w:val="18"/>
        </w:rPr>
        <w:t>图</w:t>
      </w:r>
      <w:r w:rsidRPr="00187CB3">
        <w:rPr>
          <w:rFonts w:ascii="Times New Roman" w:hAnsi="Times New Roman" w:cs="Times New Roman"/>
          <w:sz w:val="18"/>
          <w:szCs w:val="18"/>
        </w:rPr>
        <w:t>3.13</w:t>
      </w:r>
      <w:r w:rsidRPr="00187CB3">
        <w:rPr>
          <w:rFonts w:ascii="Times New Roman" w:hAnsi="Times New Roman" w:cs="Times New Roman"/>
          <w:sz w:val="18"/>
          <w:szCs w:val="18"/>
        </w:rPr>
        <w:tab/>
      </w:r>
      <w:r w:rsidRPr="00187CB3">
        <w:rPr>
          <w:rFonts w:ascii="Times New Roman" w:hAnsi="Times New Roman" w:cs="Times New Roman"/>
          <w:sz w:val="18"/>
          <w:szCs w:val="18"/>
        </w:rPr>
        <w:t>数据回写设备变量数据库组态</w:t>
      </w:r>
    </w:p>
    <w:p w:rsidR="00575BA4" w:rsidRPr="00187CB3" w:rsidRDefault="00575BA4" w:rsidP="00575BA4">
      <w:pPr>
        <w:pStyle w:val="4"/>
        <w:keepLines/>
        <w:widowControl w:val="0"/>
        <w:tabs>
          <w:tab w:val="num" w:pos="864"/>
        </w:tabs>
        <w:overflowPunct/>
        <w:autoSpaceDE/>
        <w:autoSpaceDN/>
        <w:adjustRightInd/>
        <w:spacing w:before="280" w:after="290" w:line="376" w:lineRule="auto"/>
        <w:ind w:hanging="768"/>
        <w:jc w:val="both"/>
        <w:textAlignment w:val="auto"/>
        <w:rPr>
          <w:rFonts w:ascii="Times New Roman" w:hAnsi="Times New Roman"/>
          <w:b w:val="0"/>
          <w:sz w:val="21"/>
          <w:szCs w:val="21"/>
        </w:rPr>
      </w:pPr>
      <w:bookmarkStart w:id="118" w:name="_Toc533846636"/>
      <w:bookmarkStart w:id="119" w:name="_Toc533902755"/>
      <w:bookmarkStart w:id="120" w:name="_Toc533902908"/>
      <w:bookmarkStart w:id="121" w:name="_Toc533990480"/>
      <w:r w:rsidRPr="00187CB3">
        <w:rPr>
          <w:rFonts w:ascii="Times New Roman" w:hAnsi="Times New Roman"/>
          <w:b w:val="0"/>
          <w:sz w:val="21"/>
          <w:szCs w:val="21"/>
        </w:rPr>
        <w:t>数据回写设备应用</w:t>
      </w:r>
      <w:bookmarkEnd w:id="118"/>
      <w:bookmarkEnd w:id="119"/>
      <w:bookmarkEnd w:id="120"/>
      <w:bookmarkEnd w:id="121"/>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前面已经说过，数据回写设备不具有真实的物理地址，其变量的变化是在系统的内存中实现的。因此，在工程应用中，模拟系统运行工况，演示系统的运行状况，以期达到最佳的设计效果；或为工程设计制作演示程序等。数据回写设备都是一项十分有效的使用工具。以下我们将通过实例来说明数据回写设备的应用。</w:t>
      </w: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1</w:t>
      </w:r>
      <w:r w:rsidRPr="00187CB3">
        <w:rPr>
          <w:rFonts w:ascii="Times New Roman" w:hAnsi="Times New Roman" w:cs="Times New Roman"/>
        </w:rPr>
        <w:t>、制作阀门控制开关，模拟打开和关闭阀门。</w:t>
      </w: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首先，我们应在系统数据库组态中建立一个</w:t>
      </w:r>
      <w:r w:rsidRPr="00187CB3">
        <w:rPr>
          <w:rFonts w:ascii="Times New Roman" w:hAnsi="Times New Roman" w:cs="Times New Roman"/>
        </w:rPr>
        <w:t>echo</w:t>
      </w:r>
      <w:r w:rsidRPr="00187CB3">
        <w:rPr>
          <w:rFonts w:ascii="Times New Roman" w:hAnsi="Times New Roman" w:cs="Times New Roman"/>
        </w:rPr>
        <w:t>类型组，将组名仍取为</w:t>
      </w:r>
      <w:r w:rsidRPr="00187CB3">
        <w:rPr>
          <w:rFonts w:ascii="Times New Roman" w:hAnsi="Times New Roman" w:cs="Times New Roman"/>
        </w:rPr>
        <w:t>echo</w:t>
      </w:r>
      <w:r w:rsidRPr="00187CB3">
        <w:rPr>
          <w:rFonts w:ascii="Times New Roman" w:hAnsi="Times New Roman" w:cs="Times New Roman"/>
        </w:rPr>
        <w:t>（假设网络节点名为</w:t>
      </w:r>
      <w:r w:rsidRPr="00187CB3">
        <w:rPr>
          <w:rFonts w:ascii="Times New Roman" w:hAnsi="Times New Roman" w:cs="Times New Roman"/>
        </w:rPr>
        <w:t>s0</w:t>
      </w:r>
      <w:r w:rsidRPr="00187CB3">
        <w:rPr>
          <w:rFonts w:ascii="Times New Roman" w:hAnsi="Times New Roman" w:cs="Times New Roman"/>
        </w:rPr>
        <w:t>），如图</w:t>
      </w:r>
      <w:r w:rsidRPr="00187CB3">
        <w:rPr>
          <w:rFonts w:ascii="Times New Roman" w:hAnsi="Times New Roman" w:cs="Times New Roman"/>
        </w:rPr>
        <w:t>3.14</w:t>
      </w:r>
      <w:r w:rsidRPr="00187CB3">
        <w:rPr>
          <w:rFonts w:ascii="Times New Roman" w:hAnsi="Times New Roman" w:cs="Times New Roman"/>
        </w:rPr>
        <w:t>所示：</w:t>
      </w:r>
    </w:p>
    <w:p w:rsidR="00575BA4" w:rsidRPr="00187CB3" w:rsidRDefault="00575BA4" w:rsidP="00575BA4">
      <w:pPr>
        <w:tabs>
          <w:tab w:val="left" w:pos="0"/>
        </w:tabs>
        <w:ind w:firstLineChars="203" w:firstLine="426"/>
        <w:jc w:val="center"/>
        <w:rPr>
          <w:rFonts w:ascii="Times New Roman" w:hAnsi="Times New Roman" w:cs="Times New Roman"/>
        </w:rPr>
      </w:pPr>
      <w:r w:rsidRPr="00187CB3">
        <w:rPr>
          <w:rFonts w:ascii="Times New Roman" w:hAnsi="Times New Roman" w:cs="Times New Roman"/>
          <w:noProof/>
        </w:rPr>
        <w:drawing>
          <wp:inline distT="0" distB="0" distL="0" distR="0">
            <wp:extent cx="4333875" cy="2876550"/>
            <wp:effectExtent l="19050" t="0" r="9525"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4333875" cy="2876550"/>
                    </a:xfrm>
                    <a:prstGeom prst="rect">
                      <a:avLst/>
                    </a:prstGeom>
                    <a:noFill/>
                    <a:ln w="9525">
                      <a:noFill/>
                      <a:miter lim="800000"/>
                      <a:headEnd/>
                      <a:tailEnd/>
                    </a:ln>
                  </pic:spPr>
                </pic:pic>
              </a:graphicData>
            </a:graphic>
          </wp:inline>
        </w:drawing>
      </w:r>
    </w:p>
    <w:p w:rsidR="00575BA4" w:rsidRPr="00187CB3" w:rsidRDefault="00575BA4" w:rsidP="00575BA4">
      <w:pPr>
        <w:tabs>
          <w:tab w:val="left" w:pos="0"/>
        </w:tabs>
        <w:ind w:firstLineChars="203" w:firstLine="365"/>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3.14</w:t>
      </w:r>
      <w:r w:rsidRPr="00187CB3">
        <w:rPr>
          <w:rFonts w:ascii="Times New Roman" w:hAnsi="Times New Roman" w:cs="Times New Roman"/>
          <w:sz w:val="18"/>
          <w:szCs w:val="18"/>
        </w:rPr>
        <w:tab/>
      </w:r>
      <w:r w:rsidRPr="00187CB3">
        <w:rPr>
          <w:rFonts w:ascii="Times New Roman" w:hAnsi="Times New Roman" w:cs="Times New Roman"/>
          <w:sz w:val="18"/>
          <w:szCs w:val="18"/>
        </w:rPr>
        <w:t>建立一个</w:t>
      </w:r>
      <w:r w:rsidRPr="00187CB3">
        <w:rPr>
          <w:rFonts w:ascii="Times New Roman" w:hAnsi="Times New Roman" w:cs="Times New Roman"/>
          <w:sz w:val="18"/>
          <w:szCs w:val="18"/>
        </w:rPr>
        <w:t>echo</w:t>
      </w:r>
      <w:r w:rsidRPr="00187CB3">
        <w:rPr>
          <w:rFonts w:ascii="Times New Roman" w:hAnsi="Times New Roman" w:cs="Times New Roman"/>
          <w:sz w:val="18"/>
          <w:szCs w:val="18"/>
        </w:rPr>
        <w:t>类型组</w:t>
      </w:r>
    </w:p>
    <w:p w:rsidR="00575BA4" w:rsidRPr="00187CB3" w:rsidRDefault="00575BA4" w:rsidP="00575BA4">
      <w:pPr>
        <w:tabs>
          <w:tab w:val="left" w:pos="0"/>
        </w:tabs>
        <w:ind w:firstLineChars="203" w:firstLine="365"/>
        <w:jc w:val="center"/>
        <w:rPr>
          <w:rFonts w:ascii="Times New Roman" w:hAnsi="Times New Roman" w:cs="Times New Roman"/>
          <w:sz w:val="18"/>
          <w:szCs w:val="18"/>
        </w:rPr>
      </w:pP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其次，在数据库组态窗口，建立一个和阀门控制相关的虚拟设备变量</w:t>
      </w:r>
      <w:r w:rsidRPr="00187CB3">
        <w:rPr>
          <w:rFonts w:ascii="Times New Roman" w:hAnsi="Times New Roman" w:cs="Times New Roman"/>
        </w:rPr>
        <w:t>fwg</w:t>
      </w:r>
      <w:r w:rsidRPr="00187CB3">
        <w:rPr>
          <w:rFonts w:ascii="Times New Roman" w:hAnsi="Times New Roman" w:cs="Times New Roman"/>
        </w:rPr>
        <w:t>，设其初始状态为</w:t>
      </w:r>
      <w:r w:rsidRPr="00187CB3">
        <w:rPr>
          <w:rFonts w:ascii="Times New Roman" w:hAnsi="Times New Roman" w:cs="Times New Roman"/>
        </w:rPr>
        <w:t>0(OFF)</w:t>
      </w:r>
      <w:r w:rsidRPr="00187CB3">
        <w:rPr>
          <w:rFonts w:ascii="Times New Roman" w:hAnsi="Times New Roman" w:cs="Times New Roman"/>
        </w:rPr>
        <w:t>，如图</w:t>
      </w:r>
      <w:r w:rsidRPr="00187CB3">
        <w:rPr>
          <w:rFonts w:ascii="Times New Roman" w:hAnsi="Times New Roman" w:cs="Times New Roman"/>
        </w:rPr>
        <w:t>3.15</w:t>
      </w:r>
      <w:r w:rsidRPr="00187CB3">
        <w:rPr>
          <w:rFonts w:ascii="Times New Roman" w:hAnsi="Times New Roman" w:cs="Times New Roman"/>
        </w:rPr>
        <w:t>所示：</w:t>
      </w:r>
    </w:p>
    <w:p w:rsidR="00575BA4" w:rsidRPr="00187CB3" w:rsidRDefault="00575BA4" w:rsidP="00575BA4">
      <w:pPr>
        <w:tabs>
          <w:tab w:val="left" w:pos="0"/>
        </w:tabs>
        <w:ind w:firstLineChars="203" w:firstLine="426"/>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3733800" cy="3238500"/>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733800" cy="3238500"/>
                    </a:xfrm>
                    <a:prstGeom prst="rect">
                      <a:avLst/>
                    </a:prstGeom>
                    <a:noFill/>
                    <a:ln w="9525">
                      <a:noFill/>
                      <a:miter lim="800000"/>
                      <a:headEnd/>
                      <a:tailEnd/>
                    </a:ln>
                  </pic:spPr>
                </pic:pic>
              </a:graphicData>
            </a:graphic>
          </wp:inline>
        </w:drawing>
      </w:r>
    </w:p>
    <w:p w:rsidR="00575BA4" w:rsidRPr="00187CB3" w:rsidRDefault="00575BA4" w:rsidP="00575BA4">
      <w:pPr>
        <w:tabs>
          <w:tab w:val="left" w:pos="0"/>
        </w:tabs>
        <w:ind w:firstLineChars="203" w:firstLine="365"/>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3.15</w:t>
      </w:r>
      <w:r w:rsidRPr="00187CB3">
        <w:rPr>
          <w:rFonts w:ascii="Times New Roman" w:hAnsi="Times New Roman" w:cs="Times New Roman"/>
          <w:sz w:val="18"/>
          <w:szCs w:val="18"/>
        </w:rPr>
        <w:tab/>
      </w:r>
      <w:r w:rsidRPr="00187CB3">
        <w:rPr>
          <w:rFonts w:ascii="Times New Roman" w:hAnsi="Times New Roman" w:cs="Times New Roman"/>
          <w:sz w:val="18"/>
          <w:szCs w:val="18"/>
        </w:rPr>
        <w:t>建立一个</w:t>
      </w:r>
      <w:r w:rsidRPr="00187CB3">
        <w:rPr>
          <w:rFonts w:ascii="Times New Roman" w:hAnsi="Times New Roman" w:cs="Times New Roman"/>
          <w:sz w:val="18"/>
          <w:szCs w:val="18"/>
        </w:rPr>
        <w:t>echo</w:t>
      </w:r>
      <w:r w:rsidRPr="00187CB3">
        <w:rPr>
          <w:rFonts w:ascii="Times New Roman" w:hAnsi="Times New Roman" w:cs="Times New Roman"/>
          <w:sz w:val="18"/>
          <w:szCs w:val="18"/>
        </w:rPr>
        <w:t>类型组变量</w:t>
      </w:r>
    </w:p>
    <w:p w:rsidR="00575BA4" w:rsidRPr="00187CB3" w:rsidRDefault="00575BA4" w:rsidP="00575BA4">
      <w:pPr>
        <w:tabs>
          <w:tab w:val="left" w:pos="0"/>
        </w:tabs>
        <w:ind w:firstLineChars="203" w:firstLine="365"/>
        <w:jc w:val="center"/>
        <w:rPr>
          <w:rFonts w:ascii="Times New Roman" w:hAnsi="Times New Roman" w:cs="Times New Roman"/>
          <w:sz w:val="18"/>
          <w:szCs w:val="18"/>
        </w:rPr>
      </w:pP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第三，用</w:t>
      </w:r>
      <w:r w:rsidRPr="00187CB3">
        <w:rPr>
          <w:rFonts w:ascii="Times New Roman" w:hAnsi="Times New Roman" w:cs="Times New Roman"/>
        </w:rPr>
        <w:t>MCDraw</w:t>
      </w:r>
      <w:r w:rsidRPr="00187CB3">
        <w:rPr>
          <w:rFonts w:ascii="Times New Roman" w:hAnsi="Times New Roman" w:cs="Times New Roman"/>
        </w:rPr>
        <w:t>绘制一个连接按钮</w:t>
      </w:r>
      <w:r w:rsidRPr="00187CB3">
        <w:rPr>
          <w:rFonts w:ascii="Times New Roman" w:hAnsi="Times New Roman" w:cs="Times New Roman"/>
          <w:noProof/>
        </w:rPr>
        <w:drawing>
          <wp:inline distT="0" distB="0" distL="0" distR="0">
            <wp:extent cx="476250" cy="133350"/>
            <wp:effectExtent l="19050" t="0" r="0" b="0"/>
            <wp:docPr id="31" name="图片 20" descr="c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p6"/>
                    <pic:cNvPicPr>
                      <a:picLocks noChangeAspect="1" noChangeArrowheads="1"/>
                    </pic:cNvPicPr>
                  </pic:nvPicPr>
                  <pic:blipFill>
                    <a:blip r:embed="rId30" cstate="print"/>
                    <a:srcRect/>
                    <a:stretch>
                      <a:fillRect/>
                    </a:stretch>
                  </pic:blipFill>
                  <pic:spPr bwMode="auto">
                    <a:xfrm>
                      <a:off x="0" y="0"/>
                      <a:ext cx="476250" cy="133350"/>
                    </a:xfrm>
                    <a:prstGeom prst="rect">
                      <a:avLst/>
                    </a:prstGeom>
                    <a:noFill/>
                    <a:ln w="9525">
                      <a:noFill/>
                      <a:miter lim="800000"/>
                      <a:headEnd/>
                      <a:tailEnd/>
                    </a:ln>
                  </pic:spPr>
                </pic:pic>
              </a:graphicData>
            </a:graphic>
          </wp:inline>
        </w:drawing>
      </w:r>
      <w:r w:rsidRPr="00187CB3">
        <w:rPr>
          <w:rFonts w:ascii="Times New Roman" w:hAnsi="Times New Roman" w:cs="Times New Roman"/>
        </w:rPr>
        <w:t>，建立用户输入连接并保存，如图</w:t>
      </w:r>
      <w:r w:rsidRPr="00187CB3">
        <w:rPr>
          <w:rFonts w:ascii="Times New Roman" w:hAnsi="Times New Roman" w:cs="Times New Roman"/>
        </w:rPr>
        <w:t>3.16</w:t>
      </w:r>
      <w:r w:rsidRPr="00187CB3">
        <w:rPr>
          <w:rFonts w:ascii="Times New Roman" w:hAnsi="Times New Roman" w:cs="Times New Roman"/>
        </w:rPr>
        <w:t>所示：</w:t>
      </w:r>
    </w:p>
    <w:p w:rsidR="00575BA4" w:rsidRPr="00187CB3" w:rsidRDefault="00575BA4" w:rsidP="00575BA4">
      <w:pPr>
        <w:tabs>
          <w:tab w:val="left" w:pos="0"/>
        </w:tabs>
        <w:ind w:firstLineChars="203" w:firstLine="426"/>
        <w:jc w:val="center"/>
        <w:rPr>
          <w:rFonts w:ascii="Times New Roman" w:hAnsi="Times New Roman" w:cs="Times New Roman"/>
        </w:rPr>
      </w:pPr>
      <w:r w:rsidRPr="00187CB3">
        <w:rPr>
          <w:rFonts w:ascii="Times New Roman" w:hAnsi="Times New Roman" w:cs="Times New Roman"/>
          <w:noProof/>
        </w:rPr>
        <w:drawing>
          <wp:inline distT="0" distB="0" distL="0" distR="0">
            <wp:extent cx="2819400" cy="1114425"/>
            <wp:effectExtent l="19050" t="0" r="0" b="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2819400" cy="1114425"/>
                    </a:xfrm>
                    <a:prstGeom prst="rect">
                      <a:avLst/>
                    </a:prstGeom>
                    <a:noFill/>
                    <a:ln w="9525">
                      <a:noFill/>
                      <a:miter lim="800000"/>
                      <a:headEnd/>
                      <a:tailEnd/>
                    </a:ln>
                  </pic:spPr>
                </pic:pic>
              </a:graphicData>
            </a:graphic>
          </wp:inline>
        </w:drawing>
      </w:r>
    </w:p>
    <w:p w:rsidR="00575BA4" w:rsidRPr="00187CB3" w:rsidRDefault="00575BA4" w:rsidP="00575BA4">
      <w:pPr>
        <w:tabs>
          <w:tab w:val="left" w:pos="0"/>
        </w:tabs>
        <w:ind w:firstLineChars="203" w:firstLine="365"/>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3.16</w:t>
      </w:r>
      <w:r w:rsidRPr="00187CB3">
        <w:rPr>
          <w:rFonts w:ascii="Times New Roman" w:hAnsi="Times New Roman" w:cs="Times New Roman"/>
          <w:sz w:val="18"/>
          <w:szCs w:val="18"/>
        </w:rPr>
        <w:tab/>
      </w:r>
      <w:r w:rsidRPr="00187CB3">
        <w:rPr>
          <w:rFonts w:ascii="Times New Roman" w:hAnsi="Times New Roman" w:cs="Times New Roman"/>
          <w:sz w:val="18"/>
          <w:szCs w:val="18"/>
        </w:rPr>
        <w:t>建立按钮用户输入连接</w:t>
      </w:r>
    </w:p>
    <w:p w:rsidR="00575BA4" w:rsidRPr="00187CB3" w:rsidRDefault="00575BA4" w:rsidP="00575BA4">
      <w:pPr>
        <w:tabs>
          <w:tab w:val="left" w:pos="0"/>
        </w:tabs>
        <w:ind w:firstLineChars="203" w:firstLine="365"/>
        <w:jc w:val="center"/>
        <w:rPr>
          <w:rFonts w:ascii="Times New Roman" w:hAnsi="Times New Roman" w:cs="Times New Roman"/>
          <w:sz w:val="18"/>
          <w:szCs w:val="18"/>
        </w:rPr>
      </w:pP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最后，运行</w:t>
      </w:r>
      <w:r w:rsidRPr="00187CB3">
        <w:rPr>
          <w:rFonts w:ascii="Times New Roman" w:hAnsi="Times New Roman" w:cs="Times New Roman"/>
        </w:rPr>
        <w:t>MCView</w:t>
      </w:r>
      <w:r w:rsidRPr="00187CB3">
        <w:rPr>
          <w:rFonts w:ascii="Times New Roman" w:hAnsi="Times New Roman" w:cs="Times New Roman"/>
        </w:rPr>
        <w:t>，查看演示效果，如图</w:t>
      </w:r>
      <w:r w:rsidRPr="00187CB3">
        <w:rPr>
          <w:rFonts w:ascii="Times New Roman" w:hAnsi="Times New Roman" w:cs="Times New Roman"/>
        </w:rPr>
        <w:t>3.17</w:t>
      </w:r>
      <w:r w:rsidRPr="00187CB3">
        <w:rPr>
          <w:rFonts w:ascii="Times New Roman" w:hAnsi="Times New Roman" w:cs="Times New Roman"/>
        </w:rPr>
        <w:t>所示：</w:t>
      </w:r>
    </w:p>
    <w:p w:rsidR="00575BA4" w:rsidRPr="00187CB3" w:rsidRDefault="00575BA4" w:rsidP="00575BA4">
      <w:pPr>
        <w:tabs>
          <w:tab w:val="left" w:pos="0"/>
        </w:tabs>
        <w:ind w:firstLineChars="203" w:firstLine="426"/>
        <w:jc w:val="center"/>
        <w:rPr>
          <w:rFonts w:ascii="Times New Roman" w:hAnsi="Times New Roman" w:cs="Times New Roman"/>
        </w:rPr>
      </w:pPr>
      <w:r w:rsidRPr="00187CB3">
        <w:rPr>
          <w:rFonts w:ascii="Times New Roman" w:hAnsi="Times New Roman" w:cs="Times New Roman"/>
          <w:noProof/>
        </w:rPr>
        <w:drawing>
          <wp:inline distT="0" distB="0" distL="0" distR="0">
            <wp:extent cx="1438275" cy="1304925"/>
            <wp:effectExtent l="19050" t="0" r="9525" b="0"/>
            <wp:docPr id="33" name="图片 22" descr="c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8"/>
                    <pic:cNvPicPr>
                      <a:picLocks noChangeAspect="1" noChangeArrowheads="1"/>
                    </pic:cNvPicPr>
                  </pic:nvPicPr>
                  <pic:blipFill>
                    <a:blip r:embed="rId32" cstate="print"/>
                    <a:srcRect/>
                    <a:stretch>
                      <a:fillRect/>
                    </a:stretch>
                  </pic:blipFill>
                  <pic:spPr bwMode="auto">
                    <a:xfrm>
                      <a:off x="0" y="0"/>
                      <a:ext cx="1438275" cy="1304925"/>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1438275" cy="1304925"/>
            <wp:effectExtent l="19050" t="0" r="9525" b="0"/>
            <wp:docPr id="34" name="图片 23" descr="c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9"/>
                    <pic:cNvPicPr>
                      <a:picLocks noChangeAspect="1" noChangeArrowheads="1"/>
                    </pic:cNvPicPr>
                  </pic:nvPicPr>
                  <pic:blipFill>
                    <a:blip r:embed="rId33" cstate="print"/>
                    <a:srcRect/>
                    <a:stretch>
                      <a:fillRect/>
                    </a:stretch>
                  </pic:blipFill>
                  <pic:spPr bwMode="auto">
                    <a:xfrm>
                      <a:off x="0" y="0"/>
                      <a:ext cx="1438275" cy="1304925"/>
                    </a:xfrm>
                    <a:prstGeom prst="rect">
                      <a:avLst/>
                    </a:prstGeom>
                    <a:noFill/>
                    <a:ln w="9525">
                      <a:noFill/>
                      <a:miter lim="800000"/>
                      <a:headEnd/>
                      <a:tailEnd/>
                    </a:ln>
                  </pic:spPr>
                </pic:pic>
              </a:graphicData>
            </a:graphic>
          </wp:inline>
        </w:drawing>
      </w:r>
    </w:p>
    <w:p w:rsidR="00575BA4" w:rsidRPr="00187CB3" w:rsidRDefault="00575BA4" w:rsidP="00575BA4">
      <w:pPr>
        <w:tabs>
          <w:tab w:val="left" w:pos="0"/>
        </w:tabs>
        <w:ind w:firstLineChars="203" w:firstLine="365"/>
        <w:jc w:val="center"/>
        <w:rPr>
          <w:rFonts w:ascii="Times New Roman" w:hAnsi="Times New Roman" w:cs="Times New Roman"/>
          <w:sz w:val="18"/>
          <w:szCs w:val="18"/>
        </w:rPr>
      </w:pPr>
      <w:r w:rsidRPr="00187CB3">
        <w:rPr>
          <w:rFonts w:ascii="Times New Roman" w:hAnsi="Times New Roman" w:cs="Times New Roman"/>
          <w:sz w:val="18"/>
          <w:szCs w:val="18"/>
        </w:rPr>
        <w:t>开阀门控制</w:t>
      </w:r>
      <w:r w:rsidRPr="00187CB3">
        <w:rPr>
          <w:rFonts w:ascii="Times New Roman" w:hAnsi="Times New Roman" w:cs="Times New Roman"/>
          <w:sz w:val="18"/>
          <w:szCs w:val="18"/>
        </w:rPr>
        <w:t xml:space="preserve">               </w:t>
      </w:r>
      <w:r w:rsidRPr="00187CB3">
        <w:rPr>
          <w:rFonts w:ascii="Times New Roman" w:hAnsi="Times New Roman" w:cs="Times New Roman"/>
          <w:sz w:val="18"/>
          <w:szCs w:val="18"/>
        </w:rPr>
        <w:t>关阀门控制</w:t>
      </w:r>
    </w:p>
    <w:p w:rsidR="00575BA4" w:rsidRPr="00187CB3" w:rsidRDefault="00575BA4" w:rsidP="00575BA4">
      <w:pPr>
        <w:tabs>
          <w:tab w:val="left" w:pos="0"/>
        </w:tabs>
        <w:ind w:firstLineChars="203" w:firstLine="365"/>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3.17</w:t>
      </w:r>
      <w:r w:rsidRPr="00187CB3">
        <w:rPr>
          <w:rFonts w:ascii="Times New Roman" w:hAnsi="Times New Roman" w:cs="Times New Roman"/>
          <w:sz w:val="18"/>
          <w:szCs w:val="18"/>
        </w:rPr>
        <w:tab/>
      </w:r>
      <w:r w:rsidRPr="00187CB3">
        <w:rPr>
          <w:rFonts w:ascii="Times New Roman" w:hAnsi="Times New Roman" w:cs="Times New Roman"/>
          <w:sz w:val="18"/>
          <w:szCs w:val="18"/>
        </w:rPr>
        <w:t>阀门控制演示效果</w:t>
      </w:r>
    </w:p>
    <w:p w:rsidR="00575BA4" w:rsidRPr="00187CB3" w:rsidRDefault="00575BA4" w:rsidP="00575BA4">
      <w:pPr>
        <w:tabs>
          <w:tab w:val="left" w:pos="0"/>
        </w:tabs>
        <w:ind w:firstLineChars="203" w:firstLine="365"/>
        <w:jc w:val="center"/>
        <w:rPr>
          <w:rFonts w:ascii="Times New Roman" w:hAnsi="Times New Roman" w:cs="Times New Roman"/>
          <w:sz w:val="18"/>
          <w:szCs w:val="18"/>
        </w:rPr>
      </w:pP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2</w:t>
      </w:r>
      <w:r w:rsidRPr="00187CB3">
        <w:rPr>
          <w:rFonts w:ascii="Times New Roman" w:hAnsi="Times New Roman" w:cs="Times New Roman"/>
        </w:rPr>
        <w:t>、制作一个模拟锅炉给水控制的调节器操就作面板。</w:t>
      </w: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首先</w:t>
      </w:r>
      <w:r w:rsidRPr="00187CB3">
        <w:rPr>
          <w:rFonts w:ascii="Times New Roman" w:hAnsi="Times New Roman" w:cs="Times New Roman"/>
        </w:rPr>
        <w:t xml:space="preserve">, </w:t>
      </w:r>
      <w:r w:rsidRPr="00187CB3">
        <w:rPr>
          <w:rFonts w:ascii="Times New Roman" w:hAnsi="Times New Roman" w:cs="Times New Roman"/>
        </w:rPr>
        <w:t>和上例一样，建立</w:t>
      </w:r>
      <w:r w:rsidRPr="00187CB3">
        <w:rPr>
          <w:rFonts w:ascii="Times New Roman" w:hAnsi="Times New Roman" w:cs="Times New Roman"/>
        </w:rPr>
        <w:t>echo</w:t>
      </w:r>
      <w:r w:rsidRPr="00187CB3">
        <w:rPr>
          <w:rFonts w:ascii="Times New Roman" w:hAnsi="Times New Roman" w:cs="Times New Roman"/>
        </w:rPr>
        <w:t>类型组及定义组变量，操作过程和上例相同，这里将不再复述。本例要定义的变量有：</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汽包水位测量值</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 xml:space="preserve">jackie.echo.qbm  </w:t>
      </w:r>
      <w:r w:rsidRPr="00187CB3">
        <w:rPr>
          <w:rFonts w:ascii="Times New Roman" w:hAnsi="Times New Roman" w:cs="Times New Roman"/>
        </w:rPr>
        <w:t>模拟量</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汽包水位设定值</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 xml:space="preserve">jackie.echo.qbs   </w:t>
      </w:r>
      <w:r w:rsidRPr="00187CB3">
        <w:rPr>
          <w:rFonts w:ascii="Times New Roman" w:hAnsi="Times New Roman" w:cs="Times New Roman"/>
        </w:rPr>
        <w:t>模拟量</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汽包水位测量值与设定值偏差</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 xml:space="preserve">jackie.echo.qbss  </w:t>
      </w:r>
      <w:r w:rsidRPr="00187CB3">
        <w:rPr>
          <w:rFonts w:ascii="Times New Roman" w:hAnsi="Times New Roman" w:cs="Times New Roman"/>
        </w:rPr>
        <w:t>模拟量</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汽包水位测量变送器故障信号</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 xml:space="preserve">jackie.echo.qbfault </w:t>
      </w:r>
      <w:r w:rsidRPr="00187CB3">
        <w:rPr>
          <w:rFonts w:ascii="Times New Roman" w:hAnsi="Times New Roman" w:cs="Times New Roman"/>
        </w:rPr>
        <w:t>开关量</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汽包水位调节器控制输出信号</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 xml:space="preserve">jackie.echo.qbout  </w:t>
      </w:r>
      <w:r w:rsidRPr="00187CB3">
        <w:rPr>
          <w:rFonts w:ascii="Times New Roman" w:hAnsi="Times New Roman" w:cs="Times New Roman"/>
        </w:rPr>
        <w:t>模拟量</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汽包水位调节自动</w:t>
      </w:r>
      <w:r w:rsidRPr="00187CB3">
        <w:rPr>
          <w:rFonts w:ascii="Times New Roman" w:hAnsi="Times New Roman" w:cs="Times New Roman"/>
        </w:rPr>
        <w:t>/</w:t>
      </w:r>
      <w:r w:rsidRPr="00187CB3">
        <w:rPr>
          <w:rFonts w:ascii="Times New Roman" w:hAnsi="Times New Roman" w:cs="Times New Roman"/>
        </w:rPr>
        <w:t>手动切换指令</w:t>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t xml:space="preserve">jackie.echo.qbam  </w:t>
      </w:r>
      <w:r w:rsidRPr="00187CB3">
        <w:rPr>
          <w:rFonts w:ascii="Times New Roman" w:hAnsi="Times New Roman" w:cs="Times New Roman"/>
        </w:rPr>
        <w:t>开关量</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汽包水位三冲</w:t>
      </w:r>
      <w:r w:rsidRPr="00187CB3">
        <w:rPr>
          <w:rFonts w:ascii="Times New Roman" w:hAnsi="Times New Roman" w:cs="Times New Roman"/>
        </w:rPr>
        <w:t>-</w:t>
      </w:r>
      <w:r w:rsidRPr="00187CB3">
        <w:rPr>
          <w:rFonts w:ascii="Times New Roman" w:hAnsi="Times New Roman" w:cs="Times New Roman"/>
        </w:rPr>
        <w:t>单冲切换指令</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 xml:space="preserve">jackie.echo.qb31  </w:t>
      </w:r>
      <w:r w:rsidRPr="00187CB3">
        <w:rPr>
          <w:rFonts w:ascii="Times New Roman" w:hAnsi="Times New Roman" w:cs="Times New Roman"/>
        </w:rPr>
        <w:t>开关量</w:t>
      </w: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另外，本例还将用到数值计算设备的内容，在计算站定义下列变量：</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汽包水位手动</w:t>
      </w:r>
      <w:r w:rsidRPr="00187CB3">
        <w:rPr>
          <w:rFonts w:ascii="Times New Roman" w:hAnsi="Times New Roman" w:cs="Times New Roman"/>
        </w:rPr>
        <w:t>/</w:t>
      </w:r>
      <w:r w:rsidRPr="00187CB3">
        <w:rPr>
          <w:rFonts w:ascii="Times New Roman" w:hAnsi="Times New Roman" w:cs="Times New Roman"/>
        </w:rPr>
        <w:t>自动切换</w:t>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 xml:space="preserve">jackie.cal.qbam   </w:t>
      </w:r>
      <w:r w:rsidRPr="00187CB3">
        <w:rPr>
          <w:rFonts w:ascii="Times New Roman" w:hAnsi="Times New Roman" w:cs="Times New Roman"/>
        </w:rPr>
        <w:t>开关量</w:t>
      </w: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其中，计算变量</w:t>
      </w:r>
      <w:r w:rsidRPr="00187CB3">
        <w:rPr>
          <w:rFonts w:ascii="Times New Roman" w:hAnsi="Times New Roman" w:cs="Times New Roman"/>
        </w:rPr>
        <w:t>jackie.cal.qbam</w:t>
      </w:r>
      <w:r w:rsidRPr="00187CB3">
        <w:rPr>
          <w:rFonts w:ascii="Times New Roman" w:hAnsi="Times New Roman" w:cs="Times New Roman"/>
        </w:rPr>
        <w:t>的表达式：</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令</w:t>
      </w:r>
      <w:r w:rsidRPr="00187CB3">
        <w:rPr>
          <w:rFonts w:ascii="Times New Roman" w:hAnsi="Times New Roman" w:cs="Times New Roman"/>
        </w:rPr>
        <w:t xml:space="preserve">  qbam1=|jackie.echo.qbm-jackie.echo.qbs|&gt;|jackie.echo.qbss|</w:t>
      </w:r>
    </w:p>
    <w:p w:rsidR="00575BA4" w:rsidRPr="00187CB3" w:rsidRDefault="00575BA4" w:rsidP="00575BA4">
      <w:pPr>
        <w:tabs>
          <w:tab w:val="left" w:pos="0"/>
        </w:tabs>
        <w:ind w:leftChars="200" w:left="420" w:firstLineChars="401" w:firstLine="842"/>
        <w:rPr>
          <w:rFonts w:ascii="Times New Roman" w:hAnsi="Times New Roman" w:cs="Times New Roman"/>
        </w:rPr>
      </w:pPr>
      <w:r w:rsidRPr="00187CB3">
        <w:rPr>
          <w:rFonts w:ascii="Times New Roman" w:hAnsi="Times New Roman" w:cs="Times New Roman"/>
        </w:rPr>
        <w:lastRenderedPageBreak/>
        <w:t>jackie.cal.qbam=jackie.cal.qbam1+jackie.echo.qbam</w:t>
      </w: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上式的意义为：当汽包水位测量值和设定值的偏差大于设定偏差时，水位调节将跳回手动状态。</w:t>
      </w: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第二步，通过</w:t>
      </w:r>
      <w:r w:rsidRPr="00187CB3">
        <w:rPr>
          <w:rFonts w:ascii="Times New Roman" w:hAnsi="Times New Roman" w:cs="Times New Roman"/>
        </w:rPr>
        <w:t>MCDraw</w:t>
      </w:r>
      <w:r w:rsidRPr="00187CB3">
        <w:rPr>
          <w:rFonts w:ascii="Times New Roman" w:hAnsi="Times New Roman" w:cs="Times New Roman"/>
        </w:rPr>
        <w:t>绘制一个汽包水位控制面板，并将其设置为弹出式窗口方式，如图</w:t>
      </w:r>
      <w:r w:rsidRPr="00187CB3">
        <w:rPr>
          <w:rFonts w:ascii="Times New Roman" w:hAnsi="Times New Roman" w:cs="Times New Roman"/>
        </w:rPr>
        <w:t>3.18</w:t>
      </w:r>
      <w:r w:rsidRPr="00187CB3">
        <w:rPr>
          <w:rFonts w:ascii="Times New Roman" w:hAnsi="Times New Roman" w:cs="Times New Roman"/>
        </w:rPr>
        <w:t>所示。</w:t>
      </w:r>
    </w:p>
    <w:p w:rsidR="00575BA4" w:rsidRPr="00187CB3" w:rsidRDefault="00575BA4" w:rsidP="00575BA4">
      <w:pPr>
        <w:tabs>
          <w:tab w:val="left" w:pos="0"/>
        </w:tabs>
        <w:ind w:firstLineChars="203" w:firstLine="426"/>
        <w:jc w:val="center"/>
        <w:rPr>
          <w:rFonts w:ascii="Times New Roman" w:hAnsi="Times New Roman" w:cs="Times New Roman"/>
        </w:rPr>
      </w:pPr>
      <w:r w:rsidRPr="00187CB3">
        <w:rPr>
          <w:rFonts w:ascii="Times New Roman" w:hAnsi="Times New Roman" w:cs="Times New Roman"/>
          <w:noProof/>
        </w:rPr>
        <w:drawing>
          <wp:inline distT="0" distB="0" distL="0" distR="0">
            <wp:extent cx="923925" cy="2152650"/>
            <wp:effectExtent l="19050" t="0" r="9525" b="0"/>
            <wp:docPr id="35" name="图片 24" descr="q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b1"/>
                    <pic:cNvPicPr>
                      <a:picLocks noChangeAspect="1" noChangeArrowheads="1"/>
                    </pic:cNvPicPr>
                  </pic:nvPicPr>
                  <pic:blipFill>
                    <a:blip r:embed="rId34" cstate="print"/>
                    <a:srcRect/>
                    <a:stretch>
                      <a:fillRect/>
                    </a:stretch>
                  </pic:blipFill>
                  <pic:spPr bwMode="auto">
                    <a:xfrm>
                      <a:off x="0" y="0"/>
                      <a:ext cx="923925" cy="2152650"/>
                    </a:xfrm>
                    <a:prstGeom prst="rect">
                      <a:avLst/>
                    </a:prstGeom>
                    <a:noFill/>
                    <a:ln w="9525">
                      <a:noFill/>
                      <a:miter lim="800000"/>
                      <a:headEnd/>
                      <a:tailEnd/>
                    </a:ln>
                  </pic:spPr>
                </pic:pic>
              </a:graphicData>
            </a:graphic>
          </wp:inline>
        </w:drawing>
      </w:r>
    </w:p>
    <w:p w:rsidR="00575BA4" w:rsidRPr="00187CB3" w:rsidRDefault="00575BA4" w:rsidP="00575BA4">
      <w:pPr>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3.18</w:t>
      </w:r>
      <w:r w:rsidRPr="00187CB3">
        <w:rPr>
          <w:rFonts w:ascii="Times New Roman" w:hAnsi="Times New Roman" w:cs="Times New Roman"/>
          <w:sz w:val="18"/>
          <w:szCs w:val="18"/>
        </w:rPr>
        <w:tab/>
      </w:r>
      <w:r w:rsidRPr="00187CB3">
        <w:rPr>
          <w:rFonts w:ascii="Times New Roman" w:hAnsi="Times New Roman" w:cs="Times New Roman"/>
          <w:sz w:val="18"/>
          <w:szCs w:val="18"/>
        </w:rPr>
        <w:t>由</w:t>
      </w:r>
      <w:r w:rsidRPr="00187CB3">
        <w:rPr>
          <w:rFonts w:ascii="Times New Roman" w:hAnsi="Times New Roman" w:cs="Times New Roman"/>
          <w:sz w:val="18"/>
          <w:szCs w:val="18"/>
        </w:rPr>
        <w:t>MCDraw</w:t>
      </w:r>
      <w:r w:rsidRPr="00187CB3">
        <w:rPr>
          <w:rFonts w:ascii="Times New Roman" w:hAnsi="Times New Roman" w:cs="Times New Roman"/>
          <w:sz w:val="18"/>
          <w:szCs w:val="18"/>
        </w:rPr>
        <w:t>绘制的汽包水位调节面板</w:t>
      </w:r>
    </w:p>
    <w:p w:rsidR="00575BA4" w:rsidRPr="00187CB3" w:rsidRDefault="00575BA4" w:rsidP="00575BA4">
      <w:pPr>
        <w:jc w:val="center"/>
        <w:rPr>
          <w:rFonts w:ascii="Times New Roman" w:hAnsi="Times New Roman" w:cs="Times New Roman"/>
          <w:sz w:val="18"/>
          <w:szCs w:val="18"/>
        </w:rPr>
      </w:pP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图中动态属性连接解释：</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测量值，模拟量显示连接：</w:t>
      </w:r>
      <w:r w:rsidRPr="00187CB3">
        <w:rPr>
          <w:rFonts w:ascii="Times New Roman" w:hAnsi="Times New Roman" w:cs="Times New Roman"/>
        </w:rPr>
        <w:t>jackie.echo.qbm</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测量值垂直位置连接：</w:t>
      </w:r>
      <w:r w:rsidRPr="00187CB3">
        <w:rPr>
          <w:rFonts w:ascii="Times New Roman" w:hAnsi="Times New Roman" w:cs="Times New Roman"/>
        </w:rPr>
        <w:t>jackie.echo.qbm</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设定值，模拟量显示及用户输入连接：</w:t>
      </w:r>
      <w:r w:rsidRPr="00187CB3">
        <w:rPr>
          <w:rFonts w:ascii="Times New Roman" w:hAnsi="Times New Roman" w:cs="Times New Roman"/>
        </w:rPr>
        <w:t>jackie.echo.qbs</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设定值垂直位置连接：</w:t>
      </w:r>
      <w:r w:rsidRPr="00187CB3">
        <w:rPr>
          <w:rFonts w:ascii="Times New Roman" w:hAnsi="Times New Roman" w:cs="Times New Roman"/>
        </w:rPr>
        <w:t>jackie.echo.qbs</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偏差设置，模拟量显示及用户输入连接：</w:t>
      </w:r>
      <w:r w:rsidRPr="00187CB3">
        <w:rPr>
          <w:rFonts w:ascii="Times New Roman" w:hAnsi="Times New Roman" w:cs="Times New Roman"/>
        </w:rPr>
        <w:t>jackie.echo.qbss</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三冲，用户输入</w:t>
      </w:r>
      <w:r w:rsidRPr="00187CB3">
        <w:rPr>
          <w:rFonts w:ascii="Times New Roman" w:hAnsi="Times New Roman" w:cs="Times New Roman"/>
        </w:rPr>
        <w:t>\</w:t>
      </w:r>
      <w:r w:rsidRPr="00187CB3">
        <w:rPr>
          <w:rFonts w:ascii="Times New Roman" w:hAnsi="Times New Roman" w:cs="Times New Roman"/>
        </w:rPr>
        <w:t>触动按钮：</w:t>
      </w:r>
      <w:r w:rsidRPr="00187CB3">
        <w:rPr>
          <w:rFonts w:ascii="Times New Roman" w:hAnsi="Times New Roman" w:cs="Times New Roman"/>
        </w:rPr>
        <w:t>jackie.echo.qb31</w:t>
      </w:r>
      <w:r w:rsidRPr="00187CB3">
        <w:rPr>
          <w:rFonts w:ascii="Times New Roman" w:hAnsi="Times New Roman" w:cs="Times New Roman"/>
        </w:rPr>
        <w:t>，置位；有效性：</w:t>
      </w:r>
      <w:r w:rsidRPr="00187CB3">
        <w:rPr>
          <w:rFonts w:ascii="Times New Roman" w:hAnsi="Times New Roman" w:cs="Times New Roman"/>
        </w:rPr>
        <w:t>jackie.cal.qbam</w:t>
      </w:r>
      <w:r w:rsidRPr="00187CB3">
        <w:rPr>
          <w:rFonts w:ascii="Times New Roman" w:hAnsi="Times New Roman" w:cs="Times New Roman"/>
        </w:rPr>
        <w:t>为</w:t>
      </w:r>
      <w:r w:rsidRPr="00187CB3">
        <w:rPr>
          <w:rFonts w:ascii="Times New Roman" w:hAnsi="Times New Roman" w:cs="Times New Roman"/>
        </w:rPr>
        <w:t>ON</w:t>
      </w:r>
      <w:r w:rsidRPr="00187CB3">
        <w:rPr>
          <w:rFonts w:ascii="Times New Roman" w:hAnsi="Times New Roman" w:cs="Times New Roman"/>
        </w:rPr>
        <w:t>有效；</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单冲，用户输入</w:t>
      </w:r>
      <w:r w:rsidRPr="00187CB3">
        <w:rPr>
          <w:rFonts w:ascii="Times New Roman" w:hAnsi="Times New Roman" w:cs="Times New Roman"/>
        </w:rPr>
        <w:t>\</w:t>
      </w:r>
      <w:r w:rsidRPr="00187CB3">
        <w:rPr>
          <w:rFonts w:ascii="Times New Roman" w:hAnsi="Times New Roman" w:cs="Times New Roman"/>
        </w:rPr>
        <w:t>触动按钮：</w:t>
      </w:r>
      <w:r w:rsidRPr="00187CB3">
        <w:rPr>
          <w:rFonts w:ascii="Times New Roman" w:hAnsi="Times New Roman" w:cs="Times New Roman"/>
        </w:rPr>
        <w:t>jackie.echo.qb31</w:t>
      </w:r>
      <w:r w:rsidRPr="00187CB3">
        <w:rPr>
          <w:rFonts w:ascii="Times New Roman" w:hAnsi="Times New Roman" w:cs="Times New Roman"/>
        </w:rPr>
        <w:t>，复位；有效性：</w:t>
      </w:r>
      <w:r w:rsidRPr="00187CB3">
        <w:rPr>
          <w:rFonts w:ascii="Times New Roman" w:hAnsi="Times New Roman" w:cs="Times New Roman"/>
        </w:rPr>
        <w:t>jackie.cal.qbam</w:t>
      </w:r>
      <w:r w:rsidRPr="00187CB3">
        <w:rPr>
          <w:rFonts w:ascii="Times New Roman" w:hAnsi="Times New Roman" w:cs="Times New Roman"/>
        </w:rPr>
        <w:t>为</w:t>
      </w:r>
      <w:r w:rsidRPr="00187CB3">
        <w:rPr>
          <w:rFonts w:ascii="Times New Roman" w:hAnsi="Times New Roman" w:cs="Times New Roman"/>
        </w:rPr>
        <w:t>ON</w:t>
      </w:r>
      <w:r w:rsidRPr="00187CB3">
        <w:rPr>
          <w:rFonts w:ascii="Times New Roman" w:hAnsi="Times New Roman" w:cs="Times New Roman"/>
        </w:rPr>
        <w:t>有效；</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调节器输出，模拟量显示连接：</w:t>
      </w:r>
      <w:r w:rsidRPr="00187CB3">
        <w:rPr>
          <w:rFonts w:ascii="Times New Roman" w:hAnsi="Times New Roman" w:cs="Times New Roman"/>
        </w:rPr>
        <w:t>jackie.echo.qbout</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调节器输出水平位置连接：</w:t>
      </w:r>
      <w:r w:rsidRPr="00187CB3">
        <w:rPr>
          <w:rFonts w:ascii="Times New Roman" w:hAnsi="Times New Roman" w:cs="Times New Roman"/>
        </w:rPr>
        <w:t>jackie.echo.qbout</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t>故障指示：</w:t>
      </w:r>
      <w:r w:rsidRPr="00187CB3">
        <w:rPr>
          <w:rFonts w:ascii="Times New Roman" w:hAnsi="Times New Roman" w:cs="Times New Roman"/>
        </w:rPr>
        <w:t>jackie.echo.qbfault</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noProof/>
        </w:rPr>
        <w:drawing>
          <wp:inline distT="0" distB="0" distL="0" distR="0">
            <wp:extent cx="219075" cy="152400"/>
            <wp:effectExtent l="19050" t="0" r="9525" b="0"/>
            <wp:docPr id="36" name="图片 25" descr="b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mp05"/>
                    <pic:cNvPicPr>
                      <a:picLocks noChangeAspect="1" noChangeArrowheads="1"/>
                    </pic:cNvPicPr>
                  </pic:nvPicPr>
                  <pic:blipFill>
                    <a:blip r:embed="rId35" cstate="print"/>
                    <a:srcRect/>
                    <a:stretch>
                      <a:fillRect/>
                    </a:stretch>
                  </pic:blipFill>
                  <pic:spPr bwMode="auto">
                    <a:xfrm>
                      <a:off x="0" y="0"/>
                      <a:ext cx="219075"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模拟量减输入：</w:t>
      </w:r>
      <w:r w:rsidRPr="00187CB3">
        <w:rPr>
          <w:rFonts w:ascii="Times New Roman" w:hAnsi="Times New Roman" w:cs="Times New Roman"/>
        </w:rPr>
        <w:t>jackie.echo.qbout</w:t>
      </w:r>
      <w:r w:rsidRPr="00187CB3">
        <w:rPr>
          <w:rFonts w:ascii="Times New Roman" w:hAnsi="Times New Roman" w:cs="Times New Roman"/>
        </w:rPr>
        <w:t>，步长</w:t>
      </w:r>
      <w:r w:rsidRPr="00187CB3">
        <w:rPr>
          <w:rFonts w:ascii="Times New Roman" w:hAnsi="Times New Roman" w:cs="Times New Roman"/>
        </w:rPr>
        <w:t>1</w:t>
      </w:r>
      <w:r w:rsidRPr="00187CB3">
        <w:rPr>
          <w:rFonts w:ascii="Times New Roman" w:hAnsi="Times New Roman" w:cs="Times New Roman"/>
        </w:rPr>
        <w:t>；有效性：</w:t>
      </w:r>
      <w:r w:rsidRPr="00187CB3">
        <w:rPr>
          <w:rFonts w:ascii="Times New Roman" w:hAnsi="Times New Roman" w:cs="Times New Roman"/>
        </w:rPr>
        <w:t>jackie.cal.qbam</w:t>
      </w:r>
      <w:r w:rsidRPr="00187CB3">
        <w:rPr>
          <w:rFonts w:ascii="Times New Roman" w:hAnsi="Times New Roman" w:cs="Times New Roman"/>
        </w:rPr>
        <w:t>为</w:t>
      </w:r>
      <w:r w:rsidRPr="00187CB3">
        <w:rPr>
          <w:rFonts w:ascii="Times New Roman" w:hAnsi="Times New Roman" w:cs="Times New Roman"/>
        </w:rPr>
        <w:t>ON</w:t>
      </w:r>
      <w:r w:rsidRPr="00187CB3">
        <w:rPr>
          <w:rFonts w:ascii="Times New Roman" w:hAnsi="Times New Roman" w:cs="Times New Roman"/>
        </w:rPr>
        <w:t>有效；</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noProof/>
        </w:rPr>
        <w:drawing>
          <wp:inline distT="0" distB="0" distL="0" distR="0">
            <wp:extent cx="219075" cy="152400"/>
            <wp:effectExtent l="19050" t="0" r="9525" b="0"/>
            <wp:docPr id="37" name="图片 26" descr="bm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mp06"/>
                    <pic:cNvPicPr>
                      <a:picLocks noChangeAspect="1" noChangeArrowheads="1"/>
                    </pic:cNvPicPr>
                  </pic:nvPicPr>
                  <pic:blipFill>
                    <a:blip r:embed="rId36" cstate="print"/>
                    <a:srcRect/>
                    <a:stretch>
                      <a:fillRect/>
                    </a:stretch>
                  </pic:blipFill>
                  <pic:spPr bwMode="auto">
                    <a:xfrm>
                      <a:off x="0" y="0"/>
                      <a:ext cx="219075"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模拟量减输入：</w:t>
      </w:r>
      <w:r w:rsidRPr="00187CB3">
        <w:rPr>
          <w:rFonts w:ascii="Times New Roman" w:hAnsi="Times New Roman" w:cs="Times New Roman"/>
        </w:rPr>
        <w:t>jackie.echo.qbout</w:t>
      </w:r>
      <w:r w:rsidRPr="00187CB3">
        <w:rPr>
          <w:rFonts w:ascii="Times New Roman" w:hAnsi="Times New Roman" w:cs="Times New Roman"/>
        </w:rPr>
        <w:t>，步长</w:t>
      </w:r>
      <w:r w:rsidRPr="00187CB3">
        <w:rPr>
          <w:rFonts w:ascii="Times New Roman" w:hAnsi="Times New Roman" w:cs="Times New Roman"/>
        </w:rPr>
        <w:t>3</w:t>
      </w:r>
      <w:r w:rsidRPr="00187CB3">
        <w:rPr>
          <w:rFonts w:ascii="Times New Roman" w:hAnsi="Times New Roman" w:cs="Times New Roman"/>
        </w:rPr>
        <w:t>；有效性：</w:t>
      </w:r>
      <w:r w:rsidRPr="00187CB3">
        <w:rPr>
          <w:rFonts w:ascii="Times New Roman" w:hAnsi="Times New Roman" w:cs="Times New Roman"/>
        </w:rPr>
        <w:t>jackie.cal.qbam</w:t>
      </w:r>
      <w:r w:rsidRPr="00187CB3">
        <w:rPr>
          <w:rFonts w:ascii="Times New Roman" w:hAnsi="Times New Roman" w:cs="Times New Roman"/>
        </w:rPr>
        <w:t>为</w:t>
      </w:r>
      <w:r w:rsidRPr="00187CB3">
        <w:rPr>
          <w:rFonts w:ascii="Times New Roman" w:hAnsi="Times New Roman" w:cs="Times New Roman"/>
        </w:rPr>
        <w:t>ON</w:t>
      </w:r>
      <w:r w:rsidRPr="00187CB3">
        <w:rPr>
          <w:rFonts w:ascii="Times New Roman" w:hAnsi="Times New Roman" w:cs="Times New Roman"/>
        </w:rPr>
        <w:t>有效；</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noProof/>
        </w:rPr>
        <w:drawing>
          <wp:inline distT="0" distB="0" distL="0" distR="0">
            <wp:extent cx="219075" cy="152400"/>
            <wp:effectExtent l="19050" t="0" r="9525" b="0"/>
            <wp:docPr id="38" name="图片 27" descr="bmp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mp07"/>
                    <pic:cNvPicPr>
                      <a:picLocks noChangeAspect="1" noChangeArrowheads="1"/>
                    </pic:cNvPicPr>
                  </pic:nvPicPr>
                  <pic:blipFill>
                    <a:blip r:embed="rId37" cstate="print"/>
                    <a:srcRect/>
                    <a:stretch>
                      <a:fillRect/>
                    </a:stretch>
                  </pic:blipFill>
                  <pic:spPr bwMode="auto">
                    <a:xfrm>
                      <a:off x="0" y="0"/>
                      <a:ext cx="219075"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模拟量增输入：</w:t>
      </w:r>
      <w:r w:rsidRPr="00187CB3">
        <w:rPr>
          <w:rFonts w:ascii="Times New Roman" w:hAnsi="Times New Roman" w:cs="Times New Roman"/>
        </w:rPr>
        <w:t>jackie.echo.qbout</w:t>
      </w:r>
      <w:r w:rsidRPr="00187CB3">
        <w:rPr>
          <w:rFonts w:ascii="Times New Roman" w:hAnsi="Times New Roman" w:cs="Times New Roman"/>
        </w:rPr>
        <w:t>，步长</w:t>
      </w:r>
      <w:r w:rsidRPr="00187CB3">
        <w:rPr>
          <w:rFonts w:ascii="Times New Roman" w:hAnsi="Times New Roman" w:cs="Times New Roman"/>
        </w:rPr>
        <w:t>1</w:t>
      </w:r>
      <w:r w:rsidRPr="00187CB3">
        <w:rPr>
          <w:rFonts w:ascii="Times New Roman" w:hAnsi="Times New Roman" w:cs="Times New Roman"/>
        </w:rPr>
        <w:t>；有效性：</w:t>
      </w:r>
      <w:r w:rsidRPr="00187CB3">
        <w:rPr>
          <w:rFonts w:ascii="Times New Roman" w:hAnsi="Times New Roman" w:cs="Times New Roman"/>
        </w:rPr>
        <w:t>jackie.cal.qbam</w:t>
      </w:r>
      <w:r w:rsidRPr="00187CB3">
        <w:rPr>
          <w:rFonts w:ascii="Times New Roman" w:hAnsi="Times New Roman" w:cs="Times New Roman"/>
        </w:rPr>
        <w:t>为</w:t>
      </w:r>
      <w:r w:rsidRPr="00187CB3">
        <w:rPr>
          <w:rFonts w:ascii="Times New Roman" w:hAnsi="Times New Roman" w:cs="Times New Roman"/>
        </w:rPr>
        <w:t>ON</w:t>
      </w:r>
      <w:r w:rsidRPr="00187CB3">
        <w:rPr>
          <w:rFonts w:ascii="Times New Roman" w:hAnsi="Times New Roman" w:cs="Times New Roman"/>
        </w:rPr>
        <w:t>有效；</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noProof/>
        </w:rPr>
        <w:drawing>
          <wp:inline distT="0" distB="0" distL="0" distR="0">
            <wp:extent cx="219075" cy="152400"/>
            <wp:effectExtent l="19050" t="0" r="9525" b="0"/>
            <wp:docPr id="39" name="图片 28" descr="bmp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mp09"/>
                    <pic:cNvPicPr>
                      <a:picLocks noChangeAspect="1" noChangeArrowheads="1"/>
                    </pic:cNvPicPr>
                  </pic:nvPicPr>
                  <pic:blipFill>
                    <a:blip r:embed="rId38" cstate="print"/>
                    <a:srcRect/>
                    <a:stretch>
                      <a:fillRect/>
                    </a:stretch>
                  </pic:blipFill>
                  <pic:spPr bwMode="auto">
                    <a:xfrm>
                      <a:off x="0" y="0"/>
                      <a:ext cx="219075"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模拟量增输入：</w:t>
      </w:r>
      <w:r w:rsidRPr="00187CB3">
        <w:rPr>
          <w:rFonts w:ascii="Times New Roman" w:hAnsi="Times New Roman" w:cs="Times New Roman"/>
        </w:rPr>
        <w:t>jackie.echo.qbout</w:t>
      </w:r>
      <w:r w:rsidRPr="00187CB3">
        <w:rPr>
          <w:rFonts w:ascii="Times New Roman" w:hAnsi="Times New Roman" w:cs="Times New Roman"/>
        </w:rPr>
        <w:t>，步长</w:t>
      </w:r>
      <w:r w:rsidRPr="00187CB3">
        <w:rPr>
          <w:rFonts w:ascii="Times New Roman" w:hAnsi="Times New Roman" w:cs="Times New Roman"/>
        </w:rPr>
        <w:t>3</w:t>
      </w:r>
      <w:r w:rsidRPr="00187CB3">
        <w:rPr>
          <w:rFonts w:ascii="Times New Roman" w:hAnsi="Times New Roman" w:cs="Times New Roman"/>
        </w:rPr>
        <w:t>；有效性：</w:t>
      </w:r>
      <w:r w:rsidRPr="00187CB3">
        <w:rPr>
          <w:rFonts w:ascii="Times New Roman" w:hAnsi="Times New Roman" w:cs="Times New Roman"/>
        </w:rPr>
        <w:t>jackie.cal.qbam</w:t>
      </w:r>
      <w:r w:rsidRPr="00187CB3">
        <w:rPr>
          <w:rFonts w:ascii="Times New Roman" w:hAnsi="Times New Roman" w:cs="Times New Roman"/>
        </w:rPr>
        <w:t>为</w:t>
      </w:r>
      <w:r w:rsidRPr="00187CB3">
        <w:rPr>
          <w:rFonts w:ascii="Times New Roman" w:hAnsi="Times New Roman" w:cs="Times New Roman"/>
        </w:rPr>
        <w:t>ON</w:t>
      </w:r>
      <w:r w:rsidRPr="00187CB3">
        <w:rPr>
          <w:rFonts w:ascii="Times New Roman" w:hAnsi="Times New Roman" w:cs="Times New Roman"/>
        </w:rPr>
        <w:t>有效；</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noProof/>
        </w:rPr>
        <w:drawing>
          <wp:inline distT="0" distB="0" distL="0" distR="0">
            <wp:extent cx="285750" cy="152400"/>
            <wp:effectExtent l="19050" t="0" r="0" b="0"/>
            <wp:docPr id="40" name="图片 29" descr="bm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mp10"/>
                    <pic:cNvPicPr>
                      <a:picLocks noChangeAspect="1" noChangeArrowheads="1"/>
                    </pic:cNvPicPr>
                  </pic:nvPicPr>
                  <pic:blipFill>
                    <a:blip r:embed="rId39" cstate="print"/>
                    <a:srcRect/>
                    <a:stretch>
                      <a:fillRect/>
                    </a:stretch>
                  </pic:blipFill>
                  <pic:spPr bwMode="auto">
                    <a:xfrm>
                      <a:off x="0" y="0"/>
                      <a:ext cx="2857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开关量输入：</w:t>
      </w:r>
      <w:r w:rsidRPr="00187CB3">
        <w:rPr>
          <w:rFonts w:ascii="Times New Roman" w:hAnsi="Times New Roman" w:cs="Times New Roman"/>
        </w:rPr>
        <w:t>jackie.echo.qbam</w:t>
      </w:r>
      <w:r w:rsidRPr="00187CB3">
        <w:rPr>
          <w:rFonts w:ascii="Times New Roman" w:hAnsi="Times New Roman" w:cs="Times New Roman"/>
        </w:rPr>
        <w:t>，复位；有效性：</w:t>
      </w:r>
      <w:r w:rsidRPr="00187CB3">
        <w:rPr>
          <w:rFonts w:ascii="Times New Roman" w:hAnsi="Times New Roman" w:cs="Times New Roman"/>
        </w:rPr>
        <w:t>jackie.echo.qbfault</w:t>
      </w:r>
      <w:r w:rsidRPr="00187CB3">
        <w:rPr>
          <w:rFonts w:ascii="Times New Roman" w:hAnsi="Times New Roman" w:cs="Times New Roman"/>
        </w:rPr>
        <w:t>为</w:t>
      </w:r>
      <w:r w:rsidRPr="00187CB3">
        <w:rPr>
          <w:rFonts w:ascii="Times New Roman" w:hAnsi="Times New Roman" w:cs="Times New Roman"/>
        </w:rPr>
        <w:t>OFF</w:t>
      </w:r>
      <w:r w:rsidRPr="00187CB3">
        <w:rPr>
          <w:rFonts w:ascii="Times New Roman" w:hAnsi="Times New Roman" w:cs="Times New Roman"/>
        </w:rPr>
        <w:t>有效；</w:t>
      </w:r>
    </w:p>
    <w:p w:rsidR="00575BA4" w:rsidRPr="00187CB3" w:rsidRDefault="00575BA4" w:rsidP="00575BA4">
      <w:pPr>
        <w:tabs>
          <w:tab w:val="left" w:pos="0"/>
        </w:tabs>
        <w:ind w:leftChars="200" w:left="420" w:firstLineChars="203" w:firstLine="426"/>
        <w:rPr>
          <w:rFonts w:ascii="Times New Roman" w:hAnsi="Times New Roman" w:cs="Times New Roman"/>
        </w:rPr>
      </w:pPr>
      <w:r w:rsidRPr="00187CB3">
        <w:rPr>
          <w:rFonts w:ascii="Times New Roman" w:hAnsi="Times New Roman" w:cs="Times New Roman"/>
        </w:rPr>
        <w:object w:dxaOrig="720" w:dyaOrig="390">
          <v:shape id="_x0000_i1026" type="#_x0000_t75" style="width:22.45pt;height:12.15pt" o:ole="">
            <v:imagedata r:id="rId40" o:title=""/>
          </v:shape>
          <o:OLEObject Type="Embed" ProgID="PBrush" ShapeID="_x0000_i1026" DrawAspect="Content" ObjectID="_1479818965" r:id="rId41"/>
        </w:object>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开关量输入：</w:t>
      </w:r>
      <w:r w:rsidRPr="00187CB3">
        <w:rPr>
          <w:rFonts w:ascii="Times New Roman" w:hAnsi="Times New Roman" w:cs="Times New Roman"/>
        </w:rPr>
        <w:t>jackie.echo.qbam</w:t>
      </w:r>
      <w:r w:rsidRPr="00187CB3">
        <w:rPr>
          <w:rFonts w:ascii="Times New Roman" w:hAnsi="Times New Roman" w:cs="Times New Roman"/>
        </w:rPr>
        <w:t>，置位；有效性：</w:t>
      </w:r>
      <w:r w:rsidRPr="00187CB3">
        <w:rPr>
          <w:rFonts w:ascii="Times New Roman" w:hAnsi="Times New Roman" w:cs="Times New Roman"/>
        </w:rPr>
        <w:t>jackie.echo.qbfault</w:t>
      </w:r>
      <w:r w:rsidRPr="00187CB3">
        <w:rPr>
          <w:rFonts w:ascii="Times New Roman" w:hAnsi="Times New Roman" w:cs="Times New Roman"/>
        </w:rPr>
        <w:t>为</w:t>
      </w:r>
      <w:r w:rsidRPr="00187CB3">
        <w:rPr>
          <w:rFonts w:ascii="Times New Roman" w:hAnsi="Times New Roman" w:cs="Times New Roman"/>
        </w:rPr>
        <w:t>OFF</w:t>
      </w:r>
      <w:r w:rsidRPr="00187CB3">
        <w:rPr>
          <w:rFonts w:ascii="Times New Roman" w:hAnsi="Times New Roman" w:cs="Times New Roman"/>
        </w:rPr>
        <w:t>有效；</w:t>
      </w:r>
    </w:p>
    <w:p w:rsidR="00575BA4" w:rsidRPr="00187CB3" w:rsidRDefault="00575BA4" w:rsidP="00575BA4">
      <w:pPr>
        <w:tabs>
          <w:tab w:val="left" w:pos="0"/>
        </w:tabs>
        <w:ind w:firstLineChars="203" w:firstLine="426"/>
        <w:rPr>
          <w:rFonts w:ascii="Times New Roman" w:hAnsi="Times New Roman" w:cs="Times New Roman"/>
        </w:rPr>
      </w:pPr>
      <w:r w:rsidRPr="00187CB3">
        <w:rPr>
          <w:rFonts w:ascii="Times New Roman" w:hAnsi="Times New Roman" w:cs="Times New Roman"/>
        </w:rPr>
        <w:t>运行效果如图</w:t>
      </w:r>
      <w:r w:rsidRPr="00187CB3">
        <w:rPr>
          <w:rFonts w:ascii="Times New Roman" w:hAnsi="Times New Roman" w:cs="Times New Roman"/>
        </w:rPr>
        <w:t>3.19</w:t>
      </w:r>
      <w:r w:rsidRPr="00187CB3">
        <w:rPr>
          <w:rFonts w:ascii="Times New Roman" w:hAnsi="Times New Roman" w:cs="Times New Roman"/>
        </w:rPr>
        <w:t>所示：</w:t>
      </w:r>
    </w:p>
    <w:p w:rsidR="00575BA4" w:rsidRPr="00187CB3" w:rsidRDefault="00575BA4" w:rsidP="00575BA4">
      <w:pPr>
        <w:tabs>
          <w:tab w:val="left" w:pos="0"/>
        </w:tabs>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828675" cy="2162175"/>
            <wp:effectExtent l="19050" t="0" r="9525" b="0"/>
            <wp:docPr id="41" name="图片 31" descr="q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b2"/>
                    <pic:cNvPicPr>
                      <a:picLocks noChangeAspect="1" noChangeArrowheads="1"/>
                    </pic:cNvPicPr>
                  </pic:nvPicPr>
                  <pic:blipFill>
                    <a:blip r:embed="rId42" cstate="print"/>
                    <a:srcRect/>
                    <a:stretch>
                      <a:fillRect/>
                    </a:stretch>
                  </pic:blipFill>
                  <pic:spPr bwMode="auto">
                    <a:xfrm>
                      <a:off x="0" y="0"/>
                      <a:ext cx="828675" cy="2162175"/>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1438275" cy="790575"/>
            <wp:effectExtent l="19050" t="0" r="9525" b="0"/>
            <wp:docPr id="42" name="图片 32" descr="q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b3"/>
                    <pic:cNvPicPr>
                      <a:picLocks noChangeAspect="1" noChangeArrowheads="1"/>
                    </pic:cNvPicPr>
                  </pic:nvPicPr>
                  <pic:blipFill>
                    <a:blip r:embed="rId43" cstate="print"/>
                    <a:srcRect/>
                    <a:stretch>
                      <a:fillRect/>
                    </a:stretch>
                  </pic:blipFill>
                  <pic:spPr bwMode="auto">
                    <a:xfrm>
                      <a:off x="0" y="0"/>
                      <a:ext cx="1438275" cy="790575"/>
                    </a:xfrm>
                    <a:prstGeom prst="rect">
                      <a:avLst/>
                    </a:prstGeom>
                    <a:noFill/>
                    <a:ln w="9525">
                      <a:noFill/>
                      <a:miter lim="800000"/>
                      <a:headEnd/>
                      <a:tailEnd/>
                    </a:ln>
                  </pic:spPr>
                </pic:pic>
              </a:graphicData>
            </a:graphic>
          </wp:inline>
        </w:drawing>
      </w:r>
    </w:p>
    <w:p w:rsidR="00575BA4" w:rsidRPr="00187CB3" w:rsidRDefault="00575BA4" w:rsidP="00575BA4">
      <w:pPr>
        <w:tabs>
          <w:tab w:val="left" w:pos="0"/>
        </w:tabs>
        <w:ind w:firstLine="420"/>
        <w:jc w:val="center"/>
        <w:rPr>
          <w:rFonts w:ascii="Times New Roman" w:hAnsi="Times New Roman" w:cs="Times New Roman"/>
        </w:rPr>
      </w:pPr>
    </w:p>
    <w:p w:rsidR="00575BA4" w:rsidRPr="00187CB3" w:rsidRDefault="00575BA4" w:rsidP="00575BA4">
      <w:pPr>
        <w:tabs>
          <w:tab w:val="left" w:pos="0"/>
        </w:tabs>
        <w:ind w:firstLineChars="1000" w:firstLine="1800"/>
        <w:rPr>
          <w:rFonts w:ascii="Times New Roman" w:hAnsi="Times New Roman" w:cs="Times New Roman"/>
        </w:rPr>
      </w:pPr>
      <w:r w:rsidRPr="00187CB3">
        <w:rPr>
          <w:rFonts w:ascii="Times New Roman" w:hAnsi="Times New Roman" w:cs="Times New Roman"/>
          <w:sz w:val="18"/>
        </w:rPr>
        <w:tab/>
      </w:r>
      <w:r w:rsidRPr="00187CB3">
        <w:rPr>
          <w:rFonts w:ascii="Times New Roman" w:hAnsi="Times New Roman" w:cs="Times New Roman"/>
          <w:sz w:val="18"/>
        </w:rPr>
        <w:tab/>
      </w:r>
      <w:r w:rsidRPr="00187CB3">
        <w:rPr>
          <w:rFonts w:ascii="Times New Roman" w:hAnsi="Times New Roman" w:cs="Times New Roman"/>
          <w:sz w:val="18"/>
        </w:rPr>
        <w:tab/>
      </w:r>
      <w:r w:rsidRPr="00187CB3">
        <w:rPr>
          <w:rFonts w:ascii="Times New Roman" w:hAnsi="Times New Roman" w:cs="Times New Roman"/>
          <w:sz w:val="18"/>
        </w:rPr>
        <w:t>汽包水位调节面板</w:t>
      </w:r>
      <w:r w:rsidRPr="00187CB3">
        <w:rPr>
          <w:rFonts w:ascii="Times New Roman" w:hAnsi="Times New Roman" w:cs="Times New Roman"/>
          <w:sz w:val="18"/>
        </w:rPr>
        <w:t xml:space="preserve">                 </w:t>
      </w:r>
      <w:r w:rsidRPr="00187CB3">
        <w:rPr>
          <w:rFonts w:ascii="Times New Roman" w:hAnsi="Times New Roman" w:cs="Times New Roman"/>
          <w:sz w:val="18"/>
        </w:rPr>
        <w:t>模拟测量值输入</w:t>
      </w:r>
    </w:p>
    <w:p w:rsidR="00575BA4" w:rsidRPr="00187CB3" w:rsidRDefault="00575BA4" w:rsidP="00575BA4">
      <w:pPr>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3.19</w:t>
      </w:r>
      <w:r w:rsidRPr="00187CB3">
        <w:rPr>
          <w:rFonts w:ascii="Times New Roman" w:hAnsi="Times New Roman" w:cs="Times New Roman"/>
          <w:sz w:val="18"/>
          <w:szCs w:val="18"/>
        </w:rPr>
        <w:tab/>
      </w:r>
      <w:r w:rsidRPr="00187CB3">
        <w:rPr>
          <w:rFonts w:ascii="Times New Roman" w:hAnsi="Times New Roman" w:cs="Times New Roman"/>
          <w:sz w:val="18"/>
          <w:szCs w:val="18"/>
        </w:rPr>
        <w:t>汽包水位调节面板运行效果</w:t>
      </w:r>
    </w:p>
    <w:p w:rsidR="00575BA4" w:rsidRPr="00187CB3" w:rsidRDefault="00575BA4" w:rsidP="00575BA4">
      <w:pPr>
        <w:jc w:val="center"/>
        <w:rPr>
          <w:rFonts w:ascii="Times New Roman" w:hAnsi="Times New Roman" w:cs="Times New Roman"/>
          <w:sz w:val="18"/>
          <w:szCs w:val="18"/>
        </w:rPr>
      </w:pPr>
    </w:p>
    <w:p w:rsidR="00575BA4" w:rsidRPr="00187CB3" w:rsidRDefault="00575BA4" w:rsidP="00575BA4">
      <w:pPr>
        <w:tabs>
          <w:tab w:val="left" w:pos="0"/>
        </w:tabs>
        <w:ind w:firstLineChars="203" w:firstLine="426"/>
        <w:rPr>
          <w:rFonts w:ascii="Times New Roman" w:eastAsia="楷体_GB2312" w:hAnsi="Times New Roman" w:cs="Times New Roman"/>
        </w:rPr>
      </w:pPr>
      <w:r w:rsidRPr="00187CB3">
        <w:rPr>
          <w:rFonts w:ascii="Times New Roman" w:eastAsia="楷体_GB2312" w:hAnsi="Times New Roman" w:cs="Times New Roman"/>
        </w:rPr>
        <w:t>说明：制作一个水平游标输入来模拟汽包水位测量值，然后可以通过改变汽包水位设定值和偏差设定，模拟汽包水位的控制和调节。</w:t>
      </w:r>
    </w:p>
    <w:p w:rsidR="00575BA4" w:rsidRPr="00187CB3" w:rsidRDefault="00575BA4" w:rsidP="00575BA4">
      <w:pPr>
        <w:pStyle w:val="3"/>
        <w:tabs>
          <w:tab w:val="num" w:pos="720"/>
        </w:tabs>
        <w:spacing w:line="416" w:lineRule="auto"/>
        <w:ind w:firstLine="0"/>
      </w:pPr>
      <w:bookmarkStart w:id="122" w:name="_Toc310409479"/>
      <w:bookmarkStart w:id="123" w:name="_Toc406075013"/>
      <w:r w:rsidRPr="00187CB3">
        <w:lastRenderedPageBreak/>
        <w:t>配置</w:t>
      </w:r>
      <w:r w:rsidRPr="00187CB3">
        <w:t>S960</w:t>
      </w:r>
      <w:r w:rsidRPr="00187CB3">
        <w:t>数据采集设备</w:t>
      </w:r>
      <w:bookmarkEnd w:id="122"/>
      <w:bookmarkEnd w:id="123"/>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S960</w:t>
      </w:r>
      <w:r w:rsidRPr="00187CB3">
        <w:rPr>
          <w:rFonts w:ascii="Times New Roman" w:hAnsi="Times New Roman" w:cs="Times New Roman"/>
        </w:rPr>
        <w:t>前端是一种数据采集前端，使用</w:t>
      </w:r>
      <w:r w:rsidRPr="00187CB3">
        <w:rPr>
          <w:rFonts w:ascii="Times New Roman" w:hAnsi="Times New Roman" w:cs="Times New Roman"/>
        </w:rPr>
        <w:t>485</w:t>
      </w:r>
      <w:r w:rsidRPr="00187CB3">
        <w:rPr>
          <w:rFonts w:ascii="Times New Roman" w:hAnsi="Times New Roman" w:cs="Times New Roman"/>
        </w:rPr>
        <w:t>总线和计算机互联，通讯速率可达</w:t>
      </w:r>
      <w:r w:rsidRPr="00187CB3">
        <w:rPr>
          <w:rFonts w:ascii="Times New Roman" w:hAnsi="Times New Roman" w:cs="Times New Roman"/>
        </w:rPr>
        <w:t>57600 bps</w:t>
      </w:r>
      <w:r w:rsidRPr="00187CB3">
        <w:rPr>
          <w:rFonts w:ascii="Times New Roman" w:hAnsi="Times New Roman" w:cs="Times New Roman"/>
        </w:rPr>
        <w:t>。</w:t>
      </w:r>
      <w:r w:rsidRPr="00187CB3">
        <w:rPr>
          <w:rFonts w:ascii="Times New Roman" w:hAnsi="Times New Roman" w:cs="Times New Roman"/>
        </w:rPr>
        <w:t>S960</w:t>
      </w:r>
      <w:r w:rsidRPr="00187CB3">
        <w:rPr>
          <w:rFonts w:ascii="Times New Roman" w:hAnsi="Times New Roman" w:cs="Times New Roman"/>
        </w:rPr>
        <w:t>设备驱动程序使用计算机的串口和前端进行通讯，一台计算机可以使用最多</w:t>
      </w:r>
      <w:r w:rsidRPr="00187CB3">
        <w:rPr>
          <w:rFonts w:ascii="Times New Roman" w:hAnsi="Times New Roman" w:cs="Times New Roman"/>
        </w:rPr>
        <w:t>16</w:t>
      </w:r>
      <w:r w:rsidRPr="00187CB3">
        <w:rPr>
          <w:rFonts w:ascii="Times New Roman" w:hAnsi="Times New Roman" w:cs="Times New Roman"/>
        </w:rPr>
        <w:t>个串口链接</w:t>
      </w:r>
      <w:r w:rsidRPr="00187CB3">
        <w:rPr>
          <w:rFonts w:ascii="Times New Roman" w:hAnsi="Times New Roman" w:cs="Times New Roman"/>
        </w:rPr>
        <w:t>S960</w:t>
      </w:r>
      <w:r w:rsidRPr="00187CB3">
        <w:rPr>
          <w:rFonts w:ascii="Times New Roman" w:hAnsi="Times New Roman" w:cs="Times New Roman"/>
        </w:rPr>
        <w:t>前端，每个串口上又可以链接最多</w:t>
      </w:r>
      <w:r w:rsidRPr="00187CB3">
        <w:rPr>
          <w:rFonts w:ascii="Times New Roman" w:hAnsi="Times New Roman" w:cs="Times New Roman"/>
        </w:rPr>
        <w:t>99</w:t>
      </w:r>
      <w:r w:rsidRPr="00187CB3">
        <w:rPr>
          <w:rFonts w:ascii="Times New Roman" w:hAnsi="Times New Roman" w:cs="Times New Roman"/>
        </w:rPr>
        <w:t>个</w:t>
      </w:r>
      <w:r w:rsidRPr="00187CB3">
        <w:rPr>
          <w:rFonts w:ascii="Times New Roman" w:hAnsi="Times New Roman" w:cs="Times New Roman"/>
        </w:rPr>
        <w:t>S960</w:t>
      </w:r>
      <w:r w:rsidRPr="00187CB3">
        <w:rPr>
          <w:rFonts w:ascii="Times New Roman" w:hAnsi="Times New Roman" w:cs="Times New Roman"/>
        </w:rPr>
        <w:t>前端，同一个串口上这些</w:t>
      </w:r>
      <w:r w:rsidRPr="00187CB3">
        <w:rPr>
          <w:rFonts w:ascii="Times New Roman" w:hAnsi="Times New Roman" w:cs="Times New Roman"/>
        </w:rPr>
        <w:t>S960</w:t>
      </w:r>
      <w:r w:rsidRPr="00187CB3">
        <w:rPr>
          <w:rFonts w:ascii="Times New Roman" w:hAnsi="Times New Roman" w:cs="Times New Roman"/>
        </w:rPr>
        <w:t>通过前端</w:t>
      </w:r>
      <w:r w:rsidRPr="00187CB3">
        <w:rPr>
          <w:rFonts w:ascii="Times New Roman" w:hAnsi="Times New Roman" w:cs="Times New Roman"/>
        </w:rPr>
        <w:t>ID</w:t>
      </w:r>
      <w:r w:rsidRPr="00187CB3">
        <w:rPr>
          <w:rFonts w:ascii="Times New Roman" w:hAnsi="Times New Roman" w:cs="Times New Roman"/>
        </w:rPr>
        <w:t>彼此区分，前端</w:t>
      </w:r>
      <w:r w:rsidRPr="00187CB3">
        <w:rPr>
          <w:rFonts w:ascii="Times New Roman" w:hAnsi="Times New Roman" w:cs="Times New Roman"/>
        </w:rPr>
        <w:t>ID</w:t>
      </w:r>
      <w:r w:rsidRPr="00187CB3">
        <w:rPr>
          <w:rFonts w:ascii="Times New Roman" w:hAnsi="Times New Roman" w:cs="Times New Roman"/>
        </w:rPr>
        <w:t>是</w:t>
      </w:r>
      <w:r w:rsidRPr="00187CB3">
        <w:rPr>
          <w:rFonts w:ascii="Times New Roman" w:hAnsi="Times New Roman" w:cs="Times New Roman"/>
        </w:rPr>
        <w:t>S960</w:t>
      </w:r>
      <w:r w:rsidRPr="00187CB3">
        <w:rPr>
          <w:rFonts w:ascii="Times New Roman" w:hAnsi="Times New Roman" w:cs="Times New Roman"/>
        </w:rPr>
        <w:t>前端在出厂时指定的一个</w:t>
      </w:r>
      <w:r w:rsidRPr="00187CB3">
        <w:rPr>
          <w:rFonts w:ascii="Times New Roman" w:hAnsi="Times New Roman" w:cs="Times New Roman"/>
        </w:rPr>
        <w:t>1</w:t>
      </w:r>
      <w:r w:rsidRPr="00187CB3">
        <w:rPr>
          <w:rFonts w:ascii="Times New Roman" w:hAnsi="Times New Roman" w:cs="Times New Roman"/>
        </w:rPr>
        <w:t>～</w:t>
      </w:r>
      <w:r w:rsidRPr="00187CB3">
        <w:rPr>
          <w:rFonts w:ascii="Times New Roman" w:hAnsi="Times New Roman" w:cs="Times New Roman"/>
        </w:rPr>
        <w:t>99</w:t>
      </w:r>
      <w:r w:rsidRPr="00187CB3">
        <w:rPr>
          <w:rFonts w:ascii="Times New Roman" w:hAnsi="Times New Roman" w:cs="Times New Roman"/>
        </w:rPr>
        <w:t>的数字，同一串口上的</w:t>
      </w:r>
      <w:r w:rsidRPr="00187CB3">
        <w:rPr>
          <w:rFonts w:ascii="Times New Roman" w:hAnsi="Times New Roman" w:cs="Times New Roman"/>
        </w:rPr>
        <w:t>S960</w:t>
      </w:r>
      <w:r w:rsidRPr="00187CB3">
        <w:rPr>
          <w:rFonts w:ascii="Times New Roman" w:hAnsi="Times New Roman" w:cs="Times New Roman"/>
        </w:rPr>
        <w:t>前端</w:t>
      </w:r>
      <w:r w:rsidRPr="00187CB3">
        <w:rPr>
          <w:rFonts w:ascii="Times New Roman" w:hAnsi="Times New Roman" w:cs="Times New Roman"/>
        </w:rPr>
        <w:t>ID</w:t>
      </w:r>
      <w:r w:rsidRPr="00187CB3">
        <w:rPr>
          <w:rFonts w:ascii="Times New Roman" w:hAnsi="Times New Roman" w:cs="Times New Roman"/>
        </w:rPr>
        <w:t>不能重复，而不同串口上链接的</w:t>
      </w:r>
      <w:r w:rsidRPr="00187CB3">
        <w:rPr>
          <w:rFonts w:ascii="Times New Roman" w:hAnsi="Times New Roman" w:cs="Times New Roman"/>
        </w:rPr>
        <w:t>S960</w:t>
      </w:r>
      <w:r w:rsidRPr="00187CB3">
        <w:rPr>
          <w:rFonts w:ascii="Times New Roman" w:hAnsi="Times New Roman" w:cs="Times New Roman"/>
        </w:rPr>
        <w:t>前端的</w:t>
      </w:r>
      <w:r w:rsidRPr="00187CB3">
        <w:rPr>
          <w:rFonts w:ascii="Times New Roman" w:hAnsi="Times New Roman" w:cs="Times New Roman"/>
        </w:rPr>
        <w:t>ID</w:t>
      </w:r>
      <w:r w:rsidRPr="00187CB3">
        <w:rPr>
          <w:rFonts w:ascii="Times New Roman" w:hAnsi="Times New Roman" w:cs="Times New Roman"/>
        </w:rPr>
        <w:t>则可以相同。</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w:t>
      </w:r>
      <w:r w:rsidRPr="00187CB3">
        <w:rPr>
          <w:rFonts w:ascii="Times New Roman" w:hAnsi="Times New Roman" w:cs="Times New Roman"/>
        </w:rPr>
        <w:t>NicBuilder</w:t>
      </w:r>
      <w:r w:rsidRPr="00187CB3">
        <w:rPr>
          <w:rFonts w:ascii="Times New Roman" w:hAnsi="Times New Roman" w:cs="Times New Roman"/>
        </w:rPr>
        <w:t>系统中，把链接有</w:t>
      </w:r>
      <w:r w:rsidRPr="00187CB3">
        <w:rPr>
          <w:rFonts w:ascii="Times New Roman" w:hAnsi="Times New Roman" w:cs="Times New Roman"/>
        </w:rPr>
        <w:t>S960</w:t>
      </w:r>
      <w:r w:rsidRPr="00187CB3">
        <w:rPr>
          <w:rFonts w:ascii="Times New Roman" w:hAnsi="Times New Roman" w:cs="Times New Roman"/>
        </w:rPr>
        <w:t>前端的一个串口称为一个</w:t>
      </w:r>
      <w:r w:rsidRPr="00187CB3">
        <w:rPr>
          <w:rFonts w:ascii="Times New Roman" w:hAnsi="Times New Roman" w:cs="Times New Roman"/>
        </w:rPr>
        <w:t>‘S960</w:t>
      </w:r>
      <w:r w:rsidRPr="00187CB3">
        <w:rPr>
          <w:rFonts w:ascii="Times New Roman" w:hAnsi="Times New Roman" w:cs="Times New Roman"/>
        </w:rPr>
        <w:t>设备</w:t>
      </w:r>
      <w:r w:rsidRPr="00187CB3">
        <w:rPr>
          <w:rFonts w:ascii="Times New Roman" w:hAnsi="Times New Roman" w:cs="Times New Roman"/>
        </w:rPr>
        <w:t>’</w:t>
      </w:r>
      <w:r w:rsidRPr="00187CB3">
        <w:rPr>
          <w:rFonts w:ascii="Times New Roman" w:hAnsi="Times New Roman" w:cs="Times New Roman"/>
        </w:rPr>
        <w:t>，即一个</w:t>
      </w:r>
      <w:r w:rsidRPr="00187CB3">
        <w:rPr>
          <w:rFonts w:ascii="Times New Roman" w:hAnsi="Times New Roman" w:cs="Times New Roman"/>
        </w:rPr>
        <w:t>S960</w:t>
      </w:r>
      <w:r w:rsidRPr="00187CB3">
        <w:rPr>
          <w:rFonts w:ascii="Times New Roman" w:hAnsi="Times New Roman" w:cs="Times New Roman"/>
        </w:rPr>
        <w:t>设备可以驱动多个</w:t>
      </w:r>
      <w:r w:rsidRPr="00187CB3">
        <w:rPr>
          <w:rFonts w:ascii="Times New Roman" w:hAnsi="Times New Roman" w:cs="Times New Roman"/>
        </w:rPr>
        <w:t>S960</w:t>
      </w:r>
      <w:r w:rsidRPr="00187CB3">
        <w:rPr>
          <w:rFonts w:ascii="Times New Roman" w:hAnsi="Times New Roman" w:cs="Times New Roman"/>
        </w:rPr>
        <w:t>前端。图</w:t>
      </w:r>
      <w:r w:rsidRPr="00187CB3">
        <w:rPr>
          <w:rFonts w:ascii="Times New Roman" w:hAnsi="Times New Roman" w:cs="Times New Roman"/>
        </w:rPr>
        <w:t>3.20</w:t>
      </w:r>
      <w:r w:rsidRPr="00187CB3">
        <w:rPr>
          <w:rFonts w:ascii="Times New Roman" w:hAnsi="Times New Roman" w:cs="Times New Roman"/>
        </w:rPr>
        <w:t>显示了一个典型的</w:t>
      </w:r>
      <w:r w:rsidRPr="00187CB3">
        <w:rPr>
          <w:rFonts w:ascii="Times New Roman" w:hAnsi="Times New Roman" w:cs="Times New Roman"/>
        </w:rPr>
        <w:t>S960</w:t>
      </w:r>
      <w:r w:rsidRPr="00187CB3">
        <w:rPr>
          <w:rFonts w:ascii="Times New Roman" w:hAnsi="Times New Roman" w:cs="Times New Roman"/>
        </w:rPr>
        <w:t>设备配置。</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S960</w:t>
      </w:r>
      <w:r w:rsidRPr="00187CB3">
        <w:rPr>
          <w:rFonts w:ascii="Times New Roman" w:hAnsi="Times New Roman" w:cs="Times New Roman"/>
        </w:rPr>
        <w:t>的前端地址格式为：</w:t>
      </w:r>
      <w:r w:rsidRPr="00187CB3">
        <w:rPr>
          <w:rFonts w:ascii="Times New Roman" w:hAnsi="Times New Roman" w:cs="Times New Roman"/>
        </w:rPr>
        <w:t>COMx</w:t>
      </w:r>
      <w:r w:rsidRPr="00187CB3">
        <w:rPr>
          <w:rFonts w:ascii="Times New Roman" w:hAnsi="Times New Roman" w:cs="Times New Roman"/>
        </w:rPr>
        <w:t>，其中</w:t>
      </w:r>
      <w:r w:rsidRPr="00187CB3">
        <w:rPr>
          <w:rFonts w:ascii="Times New Roman" w:hAnsi="Times New Roman" w:cs="Times New Roman"/>
        </w:rPr>
        <w:t>‘x’</w:t>
      </w:r>
      <w:r w:rsidRPr="00187CB3">
        <w:rPr>
          <w:rFonts w:ascii="Times New Roman" w:hAnsi="Times New Roman" w:cs="Times New Roman"/>
        </w:rPr>
        <w:t>是</w:t>
      </w:r>
      <w:r w:rsidRPr="00187CB3">
        <w:rPr>
          <w:rFonts w:ascii="Times New Roman" w:hAnsi="Times New Roman" w:cs="Times New Roman"/>
        </w:rPr>
        <w:t>1</w:t>
      </w:r>
      <w:r w:rsidRPr="00187CB3">
        <w:rPr>
          <w:rFonts w:ascii="Times New Roman" w:hAnsi="Times New Roman" w:cs="Times New Roman"/>
        </w:rPr>
        <w:t>到</w:t>
      </w:r>
      <w:r w:rsidRPr="00187CB3">
        <w:rPr>
          <w:rFonts w:ascii="Times New Roman" w:hAnsi="Times New Roman" w:cs="Times New Roman"/>
        </w:rPr>
        <w:t>16</w:t>
      </w:r>
      <w:r w:rsidRPr="00187CB3">
        <w:rPr>
          <w:rFonts w:ascii="Times New Roman" w:hAnsi="Times New Roman" w:cs="Times New Roman"/>
        </w:rPr>
        <w:t>的一个数字，表示利用计算机上的哪个串行通讯设备。当串口链接</w:t>
      </w:r>
      <w:r w:rsidRPr="00187CB3">
        <w:rPr>
          <w:rFonts w:ascii="Times New Roman" w:hAnsi="Times New Roman" w:cs="Times New Roman"/>
        </w:rPr>
        <w:t>S960</w:t>
      </w:r>
      <w:r w:rsidRPr="00187CB3">
        <w:rPr>
          <w:rFonts w:ascii="Times New Roman" w:hAnsi="Times New Roman" w:cs="Times New Roman"/>
        </w:rPr>
        <w:t>前端时，必须按照这样的规程：端口号必须为奇数（</w:t>
      </w:r>
      <w:r w:rsidRPr="00187CB3">
        <w:rPr>
          <w:rFonts w:ascii="Times New Roman" w:hAnsi="Times New Roman" w:cs="Times New Roman"/>
        </w:rPr>
        <w:t>1</w:t>
      </w:r>
      <w:r w:rsidRPr="00187CB3">
        <w:rPr>
          <w:rFonts w:ascii="Times New Roman" w:hAnsi="Times New Roman" w:cs="Times New Roman"/>
        </w:rPr>
        <w:t>，</w:t>
      </w:r>
      <w:r w:rsidRPr="00187CB3">
        <w:rPr>
          <w:rFonts w:ascii="Times New Roman" w:hAnsi="Times New Roman" w:cs="Times New Roman"/>
        </w:rPr>
        <w:t>3</w:t>
      </w:r>
      <w:r w:rsidRPr="00187CB3">
        <w:rPr>
          <w:rFonts w:ascii="Times New Roman" w:hAnsi="Times New Roman" w:cs="Times New Roman"/>
        </w:rPr>
        <w:t>，</w:t>
      </w:r>
      <w:r w:rsidRPr="00187CB3">
        <w:rPr>
          <w:rFonts w:ascii="Times New Roman" w:hAnsi="Times New Roman" w:cs="Times New Roman"/>
        </w:rPr>
        <w:t>5</w:t>
      </w:r>
      <w:r w:rsidRPr="00187CB3">
        <w:rPr>
          <w:rFonts w:ascii="Times New Roman" w:hAnsi="Times New Roman" w:cs="Times New Roman"/>
        </w:rPr>
        <w:t>等），这个端口连接</w:t>
      </w:r>
      <w:r w:rsidRPr="00187CB3">
        <w:rPr>
          <w:rFonts w:ascii="Times New Roman" w:hAnsi="Times New Roman" w:cs="Times New Roman"/>
        </w:rPr>
        <w:t>S960</w:t>
      </w:r>
      <w:r w:rsidRPr="00187CB3">
        <w:rPr>
          <w:rFonts w:ascii="Times New Roman" w:hAnsi="Times New Roman" w:cs="Times New Roman"/>
        </w:rPr>
        <w:t>前端上的</w:t>
      </w:r>
      <w:r w:rsidRPr="00187CB3">
        <w:rPr>
          <w:rFonts w:ascii="Times New Roman" w:hAnsi="Times New Roman" w:cs="Times New Roman"/>
        </w:rPr>
        <w:t>COM1</w:t>
      </w:r>
      <w:r w:rsidRPr="00187CB3">
        <w:rPr>
          <w:rFonts w:ascii="Times New Roman" w:hAnsi="Times New Roman" w:cs="Times New Roman"/>
        </w:rPr>
        <w:t>口；比该端口号大</w:t>
      </w:r>
      <w:r w:rsidRPr="00187CB3">
        <w:rPr>
          <w:rFonts w:ascii="Times New Roman" w:hAnsi="Times New Roman" w:cs="Times New Roman"/>
        </w:rPr>
        <w:t>1</w:t>
      </w:r>
      <w:r w:rsidRPr="00187CB3">
        <w:rPr>
          <w:rFonts w:ascii="Times New Roman" w:hAnsi="Times New Roman" w:cs="Times New Roman"/>
        </w:rPr>
        <w:t>的偶数端口号用来作为该</w:t>
      </w:r>
      <w:r w:rsidRPr="00187CB3">
        <w:rPr>
          <w:rFonts w:ascii="Times New Roman" w:hAnsi="Times New Roman" w:cs="Times New Roman"/>
        </w:rPr>
        <w:t>S960</w:t>
      </w:r>
      <w:r w:rsidRPr="00187CB3">
        <w:rPr>
          <w:rFonts w:ascii="Times New Roman" w:hAnsi="Times New Roman" w:cs="Times New Roman"/>
        </w:rPr>
        <w:t>前端的冗余接口，用来连接</w:t>
      </w:r>
      <w:r w:rsidRPr="00187CB3">
        <w:rPr>
          <w:rFonts w:ascii="Times New Roman" w:hAnsi="Times New Roman" w:cs="Times New Roman"/>
        </w:rPr>
        <w:t>S960</w:t>
      </w:r>
      <w:r w:rsidRPr="00187CB3">
        <w:rPr>
          <w:rFonts w:ascii="Times New Roman" w:hAnsi="Times New Roman" w:cs="Times New Roman"/>
        </w:rPr>
        <w:t>前端上的</w:t>
      </w:r>
      <w:r w:rsidRPr="00187CB3">
        <w:rPr>
          <w:rFonts w:ascii="Times New Roman" w:hAnsi="Times New Roman" w:cs="Times New Roman"/>
        </w:rPr>
        <w:t>COM2</w:t>
      </w:r>
      <w:r w:rsidRPr="00187CB3">
        <w:rPr>
          <w:rFonts w:ascii="Times New Roman" w:hAnsi="Times New Roman" w:cs="Times New Roman"/>
        </w:rPr>
        <w:t>口。如果不按照这样的规程进行连接和配置，则前端的驱动程序模块（</w:t>
      </w:r>
      <w:r w:rsidRPr="00187CB3">
        <w:rPr>
          <w:rFonts w:ascii="Times New Roman" w:hAnsi="Times New Roman" w:cs="Times New Roman"/>
        </w:rPr>
        <w:t>libs960_device.dll</w:t>
      </w:r>
      <w:r w:rsidRPr="00187CB3">
        <w:rPr>
          <w:rFonts w:ascii="Times New Roman" w:hAnsi="Times New Roman" w:cs="Times New Roman"/>
        </w:rPr>
        <w:t>）将不能正确的进行冗余处理。</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w:t>
      </w:r>
      <w:r w:rsidRPr="00187CB3">
        <w:rPr>
          <w:rFonts w:ascii="Times New Roman" w:hAnsi="Times New Roman" w:cs="Times New Roman"/>
        </w:rPr>
        <w:t>S960</w:t>
      </w:r>
      <w:r w:rsidRPr="00187CB3">
        <w:rPr>
          <w:rFonts w:ascii="Times New Roman" w:hAnsi="Times New Roman" w:cs="Times New Roman"/>
        </w:rPr>
        <w:t>设备的初始化命令字中，必须指定该设备控制的前端</w:t>
      </w:r>
      <w:r w:rsidRPr="00187CB3">
        <w:rPr>
          <w:rFonts w:ascii="Times New Roman" w:hAnsi="Times New Roman" w:cs="Times New Roman"/>
        </w:rPr>
        <w:t>ID</w:t>
      </w:r>
      <w:r w:rsidRPr="00187CB3">
        <w:rPr>
          <w:rFonts w:ascii="Times New Roman" w:hAnsi="Times New Roman" w:cs="Times New Roman"/>
        </w:rPr>
        <w:t>列表，这个列表是前端的</w:t>
      </w:r>
      <w:r w:rsidRPr="00187CB3">
        <w:rPr>
          <w:rFonts w:ascii="Times New Roman" w:hAnsi="Times New Roman" w:cs="Times New Roman"/>
        </w:rPr>
        <w:t>ID</w:t>
      </w:r>
      <w:r w:rsidRPr="00187CB3">
        <w:rPr>
          <w:rFonts w:ascii="Times New Roman" w:hAnsi="Times New Roman" w:cs="Times New Roman"/>
        </w:rPr>
        <w:t>用</w:t>
      </w:r>
      <w:r w:rsidRPr="00187CB3">
        <w:rPr>
          <w:rFonts w:ascii="Times New Roman" w:hAnsi="Times New Roman" w:cs="Times New Roman"/>
        </w:rPr>
        <w:t>‘</w:t>
      </w:r>
      <w:r w:rsidRPr="00187CB3">
        <w:rPr>
          <w:rFonts w:ascii="Times New Roman" w:hAnsi="Times New Roman" w:cs="Times New Roman"/>
        </w:rPr>
        <w:t>，</w:t>
      </w:r>
      <w:r w:rsidRPr="00187CB3">
        <w:rPr>
          <w:rFonts w:ascii="Times New Roman" w:hAnsi="Times New Roman" w:cs="Times New Roman"/>
        </w:rPr>
        <w:t>’</w:t>
      </w:r>
      <w:r w:rsidRPr="00187CB3">
        <w:rPr>
          <w:rFonts w:ascii="Times New Roman" w:hAnsi="Times New Roman" w:cs="Times New Roman"/>
        </w:rPr>
        <w:t>隔开组成的，例如</w:t>
      </w:r>
      <w:r w:rsidRPr="00187CB3">
        <w:rPr>
          <w:rFonts w:ascii="Times New Roman" w:hAnsi="Times New Roman" w:cs="Times New Roman"/>
        </w:rPr>
        <w:t>‘1,3,5,7,9’</w:t>
      </w:r>
      <w:r w:rsidRPr="00187CB3">
        <w:rPr>
          <w:rFonts w:ascii="Times New Roman" w:hAnsi="Times New Roman" w:cs="Times New Roman"/>
        </w:rPr>
        <w:t>表示该设备下面连接</w:t>
      </w:r>
      <w:r w:rsidRPr="00187CB3">
        <w:rPr>
          <w:rFonts w:ascii="Times New Roman" w:hAnsi="Times New Roman" w:cs="Times New Roman"/>
        </w:rPr>
        <w:t>5</w:t>
      </w:r>
      <w:r w:rsidRPr="00187CB3">
        <w:rPr>
          <w:rFonts w:ascii="Times New Roman" w:hAnsi="Times New Roman" w:cs="Times New Roman"/>
        </w:rPr>
        <w:t>个</w:t>
      </w:r>
      <w:r w:rsidRPr="00187CB3">
        <w:rPr>
          <w:rFonts w:ascii="Times New Roman" w:hAnsi="Times New Roman" w:cs="Times New Roman"/>
        </w:rPr>
        <w:t>S960</w:t>
      </w:r>
      <w:r w:rsidRPr="00187CB3">
        <w:rPr>
          <w:rFonts w:ascii="Times New Roman" w:hAnsi="Times New Roman" w:cs="Times New Roman"/>
        </w:rPr>
        <w:t>前端，其设备</w:t>
      </w:r>
      <w:r w:rsidRPr="00187CB3">
        <w:rPr>
          <w:rFonts w:ascii="Times New Roman" w:hAnsi="Times New Roman" w:cs="Times New Roman"/>
        </w:rPr>
        <w:t>ID</w:t>
      </w:r>
      <w:r w:rsidRPr="00187CB3">
        <w:rPr>
          <w:rFonts w:ascii="Times New Roman" w:hAnsi="Times New Roman" w:cs="Times New Roman"/>
        </w:rPr>
        <w:t>分别是</w:t>
      </w:r>
      <w:r w:rsidRPr="00187CB3">
        <w:rPr>
          <w:rFonts w:ascii="Times New Roman" w:hAnsi="Times New Roman" w:cs="Times New Roman"/>
        </w:rPr>
        <w:t>1</w:t>
      </w:r>
      <w:r w:rsidRPr="00187CB3">
        <w:rPr>
          <w:rFonts w:ascii="Times New Roman" w:hAnsi="Times New Roman" w:cs="Times New Roman"/>
        </w:rPr>
        <w:t>、</w:t>
      </w:r>
      <w:r w:rsidRPr="00187CB3">
        <w:rPr>
          <w:rFonts w:ascii="Times New Roman" w:hAnsi="Times New Roman" w:cs="Times New Roman"/>
        </w:rPr>
        <w:t>3</w:t>
      </w:r>
      <w:r w:rsidRPr="00187CB3">
        <w:rPr>
          <w:rFonts w:ascii="Times New Roman" w:hAnsi="Times New Roman" w:cs="Times New Roman"/>
        </w:rPr>
        <w:t>、</w:t>
      </w:r>
      <w:r w:rsidRPr="00187CB3">
        <w:rPr>
          <w:rFonts w:ascii="Times New Roman" w:hAnsi="Times New Roman" w:cs="Times New Roman"/>
        </w:rPr>
        <w:t>5</w:t>
      </w:r>
      <w:r w:rsidRPr="00187CB3">
        <w:rPr>
          <w:rFonts w:ascii="Times New Roman" w:hAnsi="Times New Roman" w:cs="Times New Roman"/>
        </w:rPr>
        <w:t>、</w:t>
      </w:r>
      <w:r w:rsidRPr="00187CB3">
        <w:rPr>
          <w:rFonts w:ascii="Times New Roman" w:hAnsi="Times New Roman" w:cs="Times New Roman"/>
        </w:rPr>
        <w:t>7</w:t>
      </w:r>
      <w:r w:rsidRPr="00187CB3">
        <w:rPr>
          <w:rFonts w:ascii="Times New Roman" w:hAnsi="Times New Roman" w:cs="Times New Roman"/>
        </w:rPr>
        <w:t>、</w:t>
      </w:r>
      <w:r w:rsidRPr="00187CB3">
        <w:rPr>
          <w:rFonts w:ascii="Times New Roman" w:hAnsi="Times New Roman" w:cs="Times New Roman"/>
        </w:rPr>
        <w:t>9</w:t>
      </w:r>
      <w:r w:rsidRPr="00187CB3">
        <w:rPr>
          <w:rFonts w:ascii="Times New Roman" w:hAnsi="Times New Roman" w:cs="Times New Roman"/>
        </w:rPr>
        <w: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S960</w:t>
      </w:r>
      <w:r w:rsidRPr="00187CB3">
        <w:rPr>
          <w:rFonts w:ascii="Times New Roman" w:hAnsi="Times New Roman" w:cs="Times New Roman"/>
        </w:rPr>
        <w:t>设备驱动程序周期性的向</w:t>
      </w:r>
      <w:r w:rsidRPr="00187CB3">
        <w:rPr>
          <w:rFonts w:ascii="Times New Roman" w:hAnsi="Times New Roman" w:cs="Times New Roman"/>
        </w:rPr>
        <w:t>S960</w:t>
      </w:r>
      <w:r w:rsidRPr="00187CB3">
        <w:rPr>
          <w:rFonts w:ascii="Times New Roman" w:hAnsi="Times New Roman" w:cs="Times New Roman"/>
        </w:rPr>
        <w:t>前端发送通讯请求，将前端中的采样的现场数据读到计算机中，可以在初始化命令字中用</w:t>
      </w:r>
      <w:r w:rsidRPr="00187CB3">
        <w:rPr>
          <w:rFonts w:ascii="Times New Roman" w:hAnsi="Times New Roman" w:cs="Times New Roman"/>
        </w:rPr>
        <w:t>‘refresh=</w:t>
      </w:r>
      <w:smartTag w:uri="urn:schemas-microsoft-com:office:smarttags" w:element="chmetcnv">
        <w:smartTagPr>
          <w:attr w:name="TCSC" w:val="0"/>
          <w:attr w:name="NumberType" w:val="1"/>
          <w:attr w:name="Negative" w:val="False"/>
          <w:attr w:name="HasSpace" w:val="False"/>
          <w:attr w:name="SourceValue" w:val="150"/>
          <w:attr w:name="UnitName" w:val="’"/>
        </w:smartTagPr>
        <w:r w:rsidRPr="00187CB3">
          <w:rPr>
            <w:rFonts w:ascii="Times New Roman" w:hAnsi="Times New Roman" w:cs="Times New Roman"/>
          </w:rPr>
          <w:t>150’</w:t>
        </w:r>
      </w:smartTag>
      <w:r w:rsidRPr="00187CB3">
        <w:rPr>
          <w:rFonts w:ascii="Times New Roman" w:hAnsi="Times New Roman" w:cs="Times New Roman"/>
        </w:rPr>
        <w:t>这样来指定这个周期的时间长度，单位是毫秒（</w:t>
      </w:r>
      <w:r w:rsidRPr="00187CB3">
        <w:rPr>
          <w:rFonts w:ascii="Times New Roman" w:hAnsi="Times New Roman" w:cs="Times New Roman"/>
        </w:rPr>
        <w:t>ms</w:t>
      </w:r>
      <w:r w:rsidRPr="00187CB3">
        <w:rPr>
          <w:rFonts w:ascii="Times New Roman" w:hAnsi="Times New Roman" w:cs="Times New Roman"/>
        </w:rPr>
        <w:t>）。</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133725" cy="2371725"/>
            <wp:effectExtent l="19050" t="0" r="9525" b="0"/>
            <wp:docPr id="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srcRect/>
                    <a:stretch>
                      <a:fillRect/>
                    </a:stretch>
                  </pic:blipFill>
                  <pic:spPr bwMode="auto">
                    <a:xfrm>
                      <a:off x="0" y="0"/>
                      <a:ext cx="3133725" cy="2371725"/>
                    </a:xfrm>
                    <a:prstGeom prst="rect">
                      <a:avLst/>
                    </a:prstGeom>
                    <a:noFill/>
                    <a:ln w="9525">
                      <a:noFill/>
                      <a:miter lim="800000"/>
                      <a:headEnd/>
                      <a:tailEnd/>
                    </a:ln>
                  </pic:spPr>
                </pic:pic>
              </a:graphicData>
            </a:graphic>
          </wp:inline>
        </w:drawing>
      </w:r>
    </w:p>
    <w:p w:rsidR="00575BA4" w:rsidRPr="00187CB3" w:rsidRDefault="00575BA4" w:rsidP="00575BA4">
      <w:pPr>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3.20</w:t>
      </w:r>
      <w:r w:rsidRPr="00187CB3">
        <w:rPr>
          <w:rFonts w:ascii="Times New Roman" w:hAnsi="Times New Roman" w:cs="Times New Roman"/>
          <w:sz w:val="18"/>
          <w:szCs w:val="18"/>
        </w:rPr>
        <w:tab/>
      </w:r>
      <w:r w:rsidRPr="00187CB3">
        <w:rPr>
          <w:rFonts w:ascii="Times New Roman" w:hAnsi="Times New Roman" w:cs="Times New Roman"/>
          <w:sz w:val="18"/>
          <w:szCs w:val="18"/>
        </w:rPr>
        <w:t>配置</w:t>
      </w:r>
      <w:r w:rsidRPr="00187CB3">
        <w:rPr>
          <w:rFonts w:ascii="Times New Roman" w:hAnsi="Times New Roman" w:cs="Times New Roman"/>
          <w:sz w:val="18"/>
          <w:szCs w:val="18"/>
        </w:rPr>
        <w:t>S960</w:t>
      </w:r>
      <w:r w:rsidRPr="00187CB3">
        <w:rPr>
          <w:rFonts w:ascii="Times New Roman" w:hAnsi="Times New Roman" w:cs="Times New Roman"/>
          <w:sz w:val="18"/>
          <w:szCs w:val="18"/>
        </w:rPr>
        <w:t>设备</w:t>
      </w:r>
    </w:p>
    <w:p w:rsidR="00575BA4" w:rsidRPr="00187CB3" w:rsidRDefault="00575BA4" w:rsidP="00575BA4">
      <w:pPr>
        <w:pStyle w:val="3"/>
        <w:tabs>
          <w:tab w:val="num" w:pos="720"/>
        </w:tabs>
        <w:spacing w:line="416" w:lineRule="auto"/>
        <w:ind w:firstLine="0"/>
      </w:pPr>
      <w:bookmarkStart w:id="124" w:name="_Toc310409480"/>
      <w:bookmarkStart w:id="125" w:name="_Toc406075014"/>
      <w:r w:rsidRPr="00187CB3">
        <w:t>配置</w:t>
      </w:r>
      <w:r w:rsidRPr="00187CB3">
        <w:t>Omron CH200-Alpha PLC</w:t>
      </w:r>
      <w:r w:rsidRPr="00187CB3">
        <w:t>设备</w:t>
      </w:r>
      <w:bookmarkEnd w:id="124"/>
      <w:bookmarkEnd w:id="12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C200H-Alpha</w:t>
      </w:r>
      <w:r w:rsidRPr="00187CB3">
        <w:rPr>
          <w:rFonts w:ascii="Times New Roman" w:hAnsi="Times New Roman" w:cs="Times New Roman"/>
        </w:rPr>
        <w:t>设备驱动程序的设备地址格式为：</w:t>
      </w:r>
      <w:r w:rsidRPr="00187CB3">
        <w:rPr>
          <w:rFonts w:ascii="Times New Roman" w:hAnsi="Times New Roman" w:cs="Times New Roman"/>
        </w:rPr>
        <w:t>COMx</w:t>
      </w:r>
      <w:r w:rsidRPr="00187CB3">
        <w:rPr>
          <w:rFonts w:ascii="Times New Roman" w:hAnsi="Times New Roman" w:cs="Times New Roman"/>
        </w:rPr>
        <w:t>，其中</w:t>
      </w:r>
      <w:r w:rsidRPr="00187CB3">
        <w:rPr>
          <w:rFonts w:ascii="Times New Roman" w:hAnsi="Times New Roman" w:cs="Times New Roman"/>
        </w:rPr>
        <w:t>x</w:t>
      </w:r>
      <w:r w:rsidRPr="00187CB3">
        <w:rPr>
          <w:rFonts w:ascii="Times New Roman" w:hAnsi="Times New Roman" w:cs="Times New Roman"/>
        </w:rPr>
        <w:t>是</w:t>
      </w:r>
      <w:r w:rsidRPr="00187CB3">
        <w:rPr>
          <w:rFonts w:ascii="Times New Roman" w:hAnsi="Times New Roman" w:cs="Times New Roman"/>
        </w:rPr>
        <w:t>1</w:t>
      </w:r>
      <w:r w:rsidRPr="00187CB3">
        <w:rPr>
          <w:rFonts w:ascii="Times New Roman" w:hAnsi="Times New Roman" w:cs="Times New Roman"/>
        </w:rPr>
        <w:t>到</w:t>
      </w:r>
      <w:r w:rsidRPr="00187CB3">
        <w:rPr>
          <w:rFonts w:ascii="Times New Roman" w:hAnsi="Times New Roman" w:cs="Times New Roman"/>
        </w:rPr>
        <w:t>16</w:t>
      </w:r>
      <w:r w:rsidRPr="00187CB3">
        <w:rPr>
          <w:rFonts w:ascii="Times New Roman" w:hAnsi="Times New Roman" w:cs="Times New Roman"/>
        </w:rPr>
        <w:t>的数字，表示</w:t>
      </w:r>
      <w:r w:rsidRPr="00187CB3">
        <w:rPr>
          <w:rFonts w:ascii="Times New Roman" w:hAnsi="Times New Roman" w:cs="Times New Roman"/>
        </w:rPr>
        <w:t>PLC</w:t>
      </w:r>
      <w:r w:rsidRPr="00187CB3">
        <w:rPr>
          <w:rFonts w:ascii="Times New Roman" w:hAnsi="Times New Roman" w:cs="Times New Roman"/>
        </w:rPr>
        <w:t>所在的串口号。</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C200H-Alpha</w:t>
      </w:r>
      <w:r w:rsidRPr="00187CB3">
        <w:rPr>
          <w:rFonts w:ascii="Times New Roman" w:hAnsi="Times New Roman" w:cs="Times New Roman"/>
        </w:rPr>
        <w:t>设备驱动程序的初始化命令字格式为：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[dm=&lt;</w:t>
      </w:r>
      <w:r w:rsidRPr="00187CB3">
        <w:rPr>
          <w:rFonts w:ascii="Times New Roman" w:hAnsi="Times New Roman" w:cs="Times New Roman"/>
        </w:rPr>
        <w:t>数值</w:t>
      </w:r>
      <w:r w:rsidRPr="00187CB3">
        <w:rPr>
          <w:rFonts w:ascii="Times New Roman" w:hAnsi="Times New Roman" w:cs="Times New Roman"/>
        </w:rPr>
        <w:t>1&gt;][,hr=&lt;</w:t>
      </w:r>
      <w:r w:rsidRPr="00187CB3">
        <w:rPr>
          <w:rFonts w:ascii="Times New Roman" w:hAnsi="Times New Roman" w:cs="Times New Roman"/>
        </w:rPr>
        <w:t>数值</w:t>
      </w:r>
      <w:r w:rsidRPr="00187CB3">
        <w:rPr>
          <w:rFonts w:ascii="Times New Roman" w:hAnsi="Times New Roman" w:cs="Times New Roman"/>
        </w:rPr>
        <w:t>2&gt;][,ir=&lt;</w:t>
      </w:r>
      <w:r w:rsidRPr="00187CB3">
        <w:rPr>
          <w:rFonts w:ascii="Times New Roman" w:hAnsi="Times New Roman" w:cs="Times New Roman"/>
        </w:rPr>
        <w:t>数值</w:t>
      </w:r>
      <w:r w:rsidRPr="00187CB3">
        <w:rPr>
          <w:rFonts w:ascii="Times New Roman" w:hAnsi="Times New Roman" w:cs="Times New Roman"/>
        </w:rPr>
        <w:t>3&gt;][,dmtime=&lt;</w:t>
      </w:r>
      <w:r w:rsidRPr="00187CB3">
        <w:rPr>
          <w:rFonts w:ascii="Times New Roman" w:hAnsi="Times New Roman" w:cs="Times New Roman"/>
        </w:rPr>
        <w:t>数值</w:t>
      </w:r>
      <w:r w:rsidRPr="00187CB3">
        <w:rPr>
          <w:rFonts w:ascii="Times New Roman" w:hAnsi="Times New Roman" w:cs="Times New Roman"/>
        </w:rPr>
        <w:t>4&gt;][,hrtime=&lt;</w:t>
      </w:r>
      <w:r w:rsidRPr="00187CB3">
        <w:rPr>
          <w:rFonts w:ascii="Times New Roman" w:hAnsi="Times New Roman" w:cs="Times New Roman"/>
        </w:rPr>
        <w:t>数值</w:t>
      </w:r>
      <w:r w:rsidRPr="00187CB3">
        <w:rPr>
          <w:rFonts w:ascii="Times New Roman" w:hAnsi="Times New Roman" w:cs="Times New Roman"/>
        </w:rPr>
        <w:t>5&gt;][,irtime=&lt;</w:t>
      </w:r>
      <w:r w:rsidRPr="00187CB3">
        <w:rPr>
          <w:rFonts w:ascii="Times New Roman" w:hAnsi="Times New Roman" w:cs="Times New Roman"/>
        </w:rPr>
        <w:t>数值</w:t>
      </w:r>
      <w:r w:rsidRPr="00187CB3">
        <w:rPr>
          <w:rFonts w:ascii="Times New Roman" w:hAnsi="Times New Roman" w:cs="Times New Roman"/>
        </w:rPr>
        <w:t>6&gt;]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其中</w:t>
      </w:r>
      <w:r w:rsidRPr="00187CB3">
        <w:rPr>
          <w:rFonts w:ascii="Times New Roman" w:hAnsi="Times New Roman" w:cs="Times New Roman"/>
          <w:b/>
          <w:bCs/>
        </w:rPr>
        <w:t>数值</w:t>
      </w:r>
      <w:r w:rsidRPr="00187CB3">
        <w:rPr>
          <w:rFonts w:ascii="Times New Roman" w:hAnsi="Times New Roman" w:cs="Times New Roman"/>
          <w:b/>
          <w:bCs/>
        </w:rPr>
        <w:t>1</w:t>
      </w:r>
      <w:r w:rsidRPr="00187CB3">
        <w:rPr>
          <w:rFonts w:ascii="Times New Roman" w:hAnsi="Times New Roman" w:cs="Times New Roman"/>
        </w:rPr>
        <w:t>表示</w:t>
      </w:r>
      <w:r w:rsidRPr="00187CB3">
        <w:rPr>
          <w:rFonts w:ascii="Times New Roman" w:hAnsi="Times New Roman" w:cs="Times New Roman"/>
        </w:rPr>
        <w:t>Omron PLC</w:t>
      </w:r>
      <w:r w:rsidRPr="00187CB3">
        <w:rPr>
          <w:rFonts w:ascii="Times New Roman" w:hAnsi="Times New Roman" w:cs="Times New Roman"/>
        </w:rPr>
        <w:t>的</w:t>
      </w:r>
      <w:r w:rsidRPr="00187CB3">
        <w:rPr>
          <w:rFonts w:ascii="Times New Roman" w:hAnsi="Times New Roman" w:cs="Times New Roman"/>
        </w:rPr>
        <w:t>DM</w:t>
      </w:r>
      <w:r w:rsidRPr="00187CB3">
        <w:rPr>
          <w:rFonts w:ascii="Times New Roman" w:hAnsi="Times New Roman" w:cs="Times New Roman"/>
        </w:rPr>
        <w:t>区中的寄存器个数（缺省</w:t>
      </w:r>
      <w:r w:rsidRPr="00187CB3">
        <w:rPr>
          <w:rFonts w:ascii="Times New Roman" w:hAnsi="Times New Roman" w:cs="Times New Roman"/>
        </w:rPr>
        <w:t>200</w:t>
      </w:r>
      <w:r w:rsidRPr="00187CB3">
        <w:rPr>
          <w:rFonts w:ascii="Times New Roman" w:hAnsi="Times New Roman" w:cs="Times New Roman"/>
        </w:rPr>
        <w:t>），以此类推；</w:t>
      </w:r>
      <w:r w:rsidRPr="00187CB3">
        <w:rPr>
          <w:rFonts w:ascii="Times New Roman" w:hAnsi="Times New Roman" w:cs="Times New Roman"/>
          <w:b/>
          <w:bCs/>
        </w:rPr>
        <w:t>数值</w:t>
      </w:r>
      <w:r w:rsidRPr="00187CB3">
        <w:rPr>
          <w:rFonts w:ascii="Times New Roman" w:hAnsi="Times New Roman" w:cs="Times New Roman"/>
          <w:b/>
          <w:bCs/>
        </w:rPr>
        <w:t>4</w:t>
      </w:r>
      <w:r w:rsidRPr="00187CB3">
        <w:rPr>
          <w:rFonts w:ascii="Times New Roman" w:hAnsi="Times New Roman" w:cs="Times New Roman"/>
        </w:rPr>
        <w:t>表示读</w:t>
      </w:r>
      <w:r w:rsidRPr="00187CB3">
        <w:rPr>
          <w:rFonts w:ascii="Times New Roman" w:hAnsi="Times New Roman" w:cs="Times New Roman"/>
        </w:rPr>
        <w:t>DM</w:t>
      </w:r>
      <w:r w:rsidRPr="00187CB3">
        <w:rPr>
          <w:rFonts w:ascii="Times New Roman" w:hAnsi="Times New Roman" w:cs="Times New Roman"/>
        </w:rPr>
        <w:t>区时从发送读数据命令到接收返回数据之间需要的延时等待时间，</w:t>
      </w:r>
      <w:r w:rsidRPr="00187CB3">
        <w:rPr>
          <w:rFonts w:ascii="Times New Roman" w:hAnsi="Times New Roman" w:cs="Times New Roman"/>
          <w:b/>
          <w:bCs/>
        </w:rPr>
        <w:t>数值</w:t>
      </w:r>
      <w:r w:rsidRPr="00187CB3">
        <w:rPr>
          <w:rFonts w:ascii="Times New Roman" w:hAnsi="Times New Roman" w:cs="Times New Roman"/>
          <w:b/>
          <w:bCs/>
        </w:rPr>
        <w:t>5</w:t>
      </w:r>
      <w:r w:rsidRPr="00187CB3">
        <w:rPr>
          <w:rFonts w:ascii="Times New Roman" w:hAnsi="Times New Roman" w:cs="Times New Roman"/>
        </w:rPr>
        <w:t>、</w:t>
      </w:r>
      <w:r w:rsidRPr="00187CB3">
        <w:rPr>
          <w:rFonts w:ascii="Times New Roman" w:hAnsi="Times New Roman" w:cs="Times New Roman"/>
          <w:b/>
          <w:bCs/>
        </w:rPr>
        <w:t>数值</w:t>
      </w:r>
      <w:r w:rsidRPr="00187CB3">
        <w:rPr>
          <w:rFonts w:ascii="Times New Roman" w:hAnsi="Times New Roman" w:cs="Times New Roman"/>
          <w:b/>
          <w:bCs/>
        </w:rPr>
        <w:t>6</w:t>
      </w:r>
      <w:r w:rsidRPr="00187CB3">
        <w:rPr>
          <w:rFonts w:ascii="Times New Roman" w:hAnsi="Times New Roman" w:cs="Times New Roman"/>
        </w:rPr>
        <w:t>类似。</w:t>
      </w:r>
    </w:p>
    <w:p w:rsidR="00575BA4" w:rsidRPr="00187CB3" w:rsidRDefault="00575BA4" w:rsidP="00575BA4">
      <w:pPr>
        <w:ind w:firstLine="420"/>
        <w:rPr>
          <w:rFonts w:ascii="Times New Roman" w:eastAsia="楷体_GB2312" w:hAnsi="Times New Roman" w:cs="Times New Roman"/>
        </w:rPr>
      </w:pPr>
      <w:r w:rsidRPr="00187CB3">
        <w:rPr>
          <w:rFonts w:ascii="Times New Roman" w:eastAsia="楷体_GB2312" w:hAnsi="Times New Roman" w:cs="Times New Roman"/>
        </w:rPr>
        <w:t>提示：按照实际的寄存器个数定义此选项，可以大幅度提高</w:t>
      </w:r>
      <w:r w:rsidRPr="00187CB3">
        <w:rPr>
          <w:rFonts w:ascii="Times New Roman" w:eastAsia="楷体_GB2312" w:hAnsi="Times New Roman" w:cs="Times New Roman"/>
        </w:rPr>
        <w:t>Omron</w:t>
      </w:r>
      <w:r w:rsidRPr="00187CB3">
        <w:rPr>
          <w:rFonts w:ascii="Times New Roman" w:eastAsia="楷体_GB2312" w:hAnsi="Times New Roman" w:cs="Times New Roman"/>
        </w:rPr>
        <w:t>设备的运行效率</w:t>
      </w:r>
      <w:r w:rsidRPr="00187CB3">
        <w:rPr>
          <w:rFonts w:ascii="Times New Roman" w:eastAsia="楷体_GB2312" w:hAnsi="Times New Roman" w:cs="Times New Roman"/>
        </w:rPr>
        <w:t>(</w:t>
      </w:r>
      <w:r w:rsidRPr="00187CB3">
        <w:rPr>
          <w:rFonts w:ascii="Times New Roman" w:eastAsia="楷体_GB2312" w:hAnsi="Times New Roman" w:cs="Times New Roman"/>
        </w:rPr>
        <w:t>缺省时读取的寄存器个数比较多，通常都远远大于实际的寄存器个数</w:t>
      </w:r>
      <w:r w:rsidRPr="00187CB3">
        <w:rPr>
          <w:rFonts w:ascii="Times New Roman" w:eastAsia="楷体_GB2312" w:hAnsi="Times New Roman" w:cs="Times New Roman"/>
        </w:rPr>
        <w:t>)</w:t>
      </w:r>
      <w:r w:rsidRPr="00187CB3">
        <w:rPr>
          <w:rFonts w:ascii="Times New Roman" w:eastAsia="楷体_GB2312" w:hAnsi="Times New Roman" w:cs="Times New Roman"/>
        </w:rPr>
        <w:t>。</w:t>
      </w:r>
    </w:p>
    <w:p w:rsidR="00575BA4" w:rsidRPr="00187CB3" w:rsidRDefault="00575BA4" w:rsidP="00575BA4">
      <w:pPr>
        <w:ind w:firstLine="420"/>
        <w:rPr>
          <w:rFonts w:ascii="Times New Roman" w:eastAsia="楷体_GB2312"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向数据库中添加</w:t>
      </w:r>
      <w:r w:rsidRPr="00187CB3">
        <w:rPr>
          <w:rFonts w:ascii="Times New Roman" w:hAnsi="Times New Roman" w:cs="Times New Roman"/>
        </w:rPr>
        <w:t>Omron</w:t>
      </w:r>
      <w:r w:rsidRPr="00187CB3">
        <w:rPr>
          <w:rFonts w:ascii="Times New Roman" w:hAnsi="Times New Roman" w:cs="Times New Roman"/>
        </w:rPr>
        <w:t>变量时，变量的地址应该按照如下格式书写：</w:t>
      </w:r>
    </w:p>
    <w:tbl>
      <w:tblPr>
        <w:tblW w:w="0" w:type="auto"/>
        <w:tblBorders>
          <w:top w:val="single" w:sz="12" w:space="0" w:color="000000"/>
          <w:bottom w:val="single" w:sz="12" w:space="0" w:color="000000"/>
        </w:tblBorders>
        <w:tblLook w:val="01E0"/>
      </w:tblPr>
      <w:tblGrid>
        <w:gridCol w:w="1518"/>
        <w:gridCol w:w="6977"/>
      </w:tblGrid>
      <w:tr w:rsidR="00575BA4" w:rsidRPr="00187CB3" w:rsidTr="00A93871">
        <w:tc>
          <w:tcPr>
            <w:tcW w:w="1518" w:type="dxa"/>
            <w:tcBorders>
              <w:bottom w:val="single" w:sz="6" w:space="0" w:color="000000"/>
              <w:right w:val="single" w:sz="6" w:space="0" w:color="000000"/>
            </w:tcBorders>
            <w:shd w:val="clear" w:color="auto" w:fill="auto"/>
          </w:tcPr>
          <w:p w:rsidR="00575BA4" w:rsidRPr="00187CB3" w:rsidRDefault="00575BA4" w:rsidP="00A93871">
            <w:pPr>
              <w:ind w:firstLine="420"/>
              <w:rPr>
                <w:rFonts w:ascii="Times New Roman" w:hAnsi="Times New Roman" w:cs="Times New Roman"/>
                <w:i/>
                <w:iCs/>
              </w:rPr>
            </w:pPr>
            <w:r w:rsidRPr="00187CB3">
              <w:rPr>
                <w:rFonts w:ascii="Times New Roman" w:hAnsi="Times New Roman" w:cs="Times New Roman"/>
                <w:i/>
                <w:iCs/>
              </w:rPr>
              <w:t>分区</w:t>
            </w:r>
          </w:p>
        </w:tc>
        <w:tc>
          <w:tcPr>
            <w:tcW w:w="6977" w:type="dxa"/>
            <w:tcBorders>
              <w:bottom w:val="single" w:sz="6" w:space="0" w:color="000000"/>
            </w:tcBorders>
            <w:shd w:val="clear" w:color="auto" w:fill="auto"/>
          </w:tcPr>
          <w:p w:rsidR="00575BA4" w:rsidRPr="00187CB3" w:rsidRDefault="00575BA4" w:rsidP="00A93871">
            <w:pPr>
              <w:ind w:firstLineChars="5" w:firstLine="10"/>
              <w:rPr>
                <w:rFonts w:ascii="Times New Roman" w:hAnsi="Times New Roman" w:cs="Times New Roman"/>
                <w:i/>
                <w:iCs/>
              </w:rPr>
            </w:pPr>
            <w:r w:rsidRPr="00187CB3">
              <w:rPr>
                <w:rFonts w:ascii="Times New Roman" w:hAnsi="Times New Roman" w:cs="Times New Roman"/>
                <w:i/>
                <w:iCs/>
              </w:rPr>
              <w:t>格式</w:t>
            </w:r>
          </w:p>
        </w:tc>
      </w:tr>
      <w:tr w:rsidR="00575BA4" w:rsidRPr="00187CB3" w:rsidTr="00A93871">
        <w:tc>
          <w:tcPr>
            <w:tcW w:w="1518" w:type="dxa"/>
            <w:tcBorders>
              <w:right w:val="single" w:sz="6" w:space="0" w:color="000000"/>
            </w:tcBorders>
            <w:shd w:val="clear" w:color="auto" w:fill="auto"/>
          </w:tcPr>
          <w:p w:rsidR="00575BA4" w:rsidRPr="00187CB3" w:rsidRDefault="00575BA4" w:rsidP="00A93871">
            <w:pPr>
              <w:rPr>
                <w:rFonts w:ascii="Times New Roman" w:hAnsi="Times New Roman" w:cs="Times New Roman"/>
              </w:rPr>
            </w:pPr>
            <w:r w:rsidRPr="00187CB3">
              <w:rPr>
                <w:rFonts w:ascii="Times New Roman" w:hAnsi="Times New Roman" w:cs="Times New Roman"/>
              </w:rPr>
              <w:t>DM</w:t>
            </w:r>
          </w:p>
        </w:tc>
        <w:tc>
          <w:tcPr>
            <w:tcW w:w="6977" w:type="dxa"/>
            <w:shd w:val="clear" w:color="auto" w:fill="auto"/>
          </w:tcPr>
          <w:p w:rsidR="00575BA4" w:rsidRPr="00187CB3" w:rsidRDefault="00575BA4" w:rsidP="00A93871">
            <w:pPr>
              <w:ind w:firstLineChars="5" w:firstLine="10"/>
              <w:rPr>
                <w:rFonts w:ascii="Times New Roman" w:hAnsi="Times New Roman" w:cs="Times New Roman"/>
              </w:rPr>
            </w:pPr>
            <w:r w:rsidRPr="00187CB3">
              <w:rPr>
                <w:rFonts w:ascii="Times New Roman" w:hAnsi="Times New Roman" w:cs="Times New Roman"/>
              </w:rPr>
              <w:t>格式</w:t>
            </w:r>
            <w:r w:rsidRPr="00187CB3">
              <w:rPr>
                <w:rFonts w:ascii="Times New Roman" w:hAnsi="Times New Roman" w:cs="Times New Roman"/>
              </w:rPr>
              <w:t>1</w:t>
            </w:r>
            <w:r w:rsidRPr="00187CB3">
              <w:rPr>
                <w:rFonts w:ascii="Times New Roman" w:hAnsi="Times New Roman" w:cs="Times New Roman"/>
              </w:rPr>
              <w:t>：</w:t>
            </w:r>
            <w:r w:rsidRPr="00187CB3">
              <w:rPr>
                <w:rFonts w:ascii="Times New Roman" w:hAnsi="Times New Roman" w:cs="Times New Roman"/>
              </w:rPr>
              <w:t xml:space="preserve">DM.rno.bno </w:t>
            </w:r>
            <w:r w:rsidRPr="00187CB3">
              <w:rPr>
                <w:rFonts w:ascii="Times New Roman" w:hAnsi="Times New Roman" w:cs="Times New Roman"/>
              </w:rPr>
              <w:br/>
              <w:t>rno</w:t>
            </w:r>
            <w:r w:rsidRPr="00187CB3">
              <w:rPr>
                <w:rFonts w:ascii="Times New Roman" w:hAnsi="Times New Roman" w:cs="Times New Roman"/>
              </w:rPr>
              <w:t>：寄存器号，</w:t>
            </w:r>
            <w:r w:rsidRPr="00187CB3">
              <w:rPr>
                <w:rFonts w:ascii="Times New Roman" w:hAnsi="Times New Roman" w:cs="Times New Roman"/>
              </w:rPr>
              <w:t>bno</w:t>
            </w:r>
            <w:r w:rsidRPr="00187CB3">
              <w:rPr>
                <w:rFonts w:ascii="Times New Roman" w:hAnsi="Times New Roman" w:cs="Times New Roman"/>
              </w:rPr>
              <w:t>：位号，下同</w:t>
            </w:r>
          </w:p>
          <w:p w:rsidR="00575BA4" w:rsidRPr="00187CB3" w:rsidRDefault="00575BA4" w:rsidP="00A93871">
            <w:pPr>
              <w:ind w:firstLineChars="5" w:firstLine="10"/>
              <w:rPr>
                <w:rFonts w:ascii="Times New Roman" w:hAnsi="Times New Roman" w:cs="Times New Roman"/>
              </w:rPr>
            </w:pPr>
          </w:p>
          <w:p w:rsidR="00575BA4" w:rsidRPr="00187CB3" w:rsidRDefault="00575BA4" w:rsidP="00A93871">
            <w:pPr>
              <w:ind w:firstLineChars="5" w:firstLine="10"/>
              <w:rPr>
                <w:rFonts w:ascii="Times New Roman" w:hAnsi="Times New Roman" w:cs="Times New Roman"/>
              </w:rPr>
            </w:pPr>
            <w:r w:rsidRPr="00187CB3">
              <w:rPr>
                <w:rFonts w:ascii="Times New Roman" w:hAnsi="Times New Roman" w:cs="Times New Roman"/>
              </w:rPr>
              <w:t>格式</w:t>
            </w:r>
            <w:r w:rsidRPr="00187CB3">
              <w:rPr>
                <w:rFonts w:ascii="Times New Roman" w:hAnsi="Times New Roman" w:cs="Times New Roman"/>
              </w:rPr>
              <w:t>2</w:t>
            </w:r>
            <w:r w:rsidRPr="00187CB3">
              <w:rPr>
                <w:rFonts w:ascii="Times New Roman" w:hAnsi="Times New Roman" w:cs="Times New Roman"/>
              </w:rPr>
              <w:t>：</w:t>
            </w:r>
            <w:r w:rsidRPr="00187CB3">
              <w:rPr>
                <w:rFonts w:ascii="Times New Roman" w:hAnsi="Times New Roman" w:cs="Times New Roman"/>
              </w:rPr>
              <w:t>DM.rno</w:t>
            </w:r>
          </w:p>
          <w:p w:rsidR="00575BA4" w:rsidRPr="00187CB3" w:rsidRDefault="00575BA4" w:rsidP="00A93871">
            <w:pPr>
              <w:ind w:firstLineChars="5" w:firstLine="10"/>
              <w:rPr>
                <w:rFonts w:ascii="Times New Roman" w:hAnsi="Times New Roman" w:cs="Times New Roman"/>
              </w:rPr>
            </w:pPr>
          </w:p>
          <w:p w:rsidR="00575BA4" w:rsidRPr="00187CB3" w:rsidRDefault="00575BA4" w:rsidP="00A93871">
            <w:pPr>
              <w:ind w:firstLineChars="5" w:firstLine="10"/>
              <w:rPr>
                <w:rFonts w:ascii="Times New Roman" w:hAnsi="Times New Roman" w:cs="Times New Roman"/>
              </w:rPr>
            </w:pPr>
            <w:r w:rsidRPr="00187CB3">
              <w:rPr>
                <w:rFonts w:ascii="Times New Roman" w:hAnsi="Times New Roman" w:cs="Times New Roman"/>
              </w:rPr>
              <w:t>格式</w:t>
            </w:r>
            <w:r w:rsidRPr="00187CB3">
              <w:rPr>
                <w:rFonts w:ascii="Times New Roman" w:hAnsi="Times New Roman" w:cs="Times New Roman"/>
              </w:rPr>
              <w:t>3</w:t>
            </w:r>
            <w:r w:rsidRPr="00187CB3">
              <w:rPr>
                <w:rFonts w:ascii="Times New Roman" w:hAnsi="Times New Roman" w:cs="Times New Roman"/>
              </w:rPr>
              <w:t>：</w:t>
            </w:r>
            <w:r w:rsidRPr="00187CB3">
              <w:rPr>
                <w:rFonts w:ascii="Times New Roman" w:hAnsi="Times New Roman" w:cs="Times New Roman"/>
              </w:rPr>
              <w:t>DM.rno.(bcd|hex).[a/b]</w:t>
            </w:r>
          </w:p>
          <w:p w:rsidR="00575BA4" w:rsidRPr="00187CB3" w:rsidRDefault="00575BA4" w:rsidP="00A93871">
            <w:pPr>
              <w:ind w:firstLineChars="5" w:firstLine="10"/>
              <w:rPr>
                <w:rFonts w:ascii="Times New Roman" w:hAnsi="Times New Roman" w:cs="Times New Roman"/>
              </w:rPr>
            </w:pPr>
            <w:r w:rsidRPr="00187CB3">
              <w:rPr>
                <w:rFonts w:ascii="Times New Roman" w:hAnsi="Times New Roman" w:cs="Times New Roman"/>
              </w:rPr>
              <w:t>缺省为</w:t>
            </w:r>
            <w:r w:rsidRPr="00187CB3">
              <w:rPr>
                <w:rFonts w:ascii="Times New Roman" w:hAnsi="Times New Roman" w:cs="Times New Roman"/>
              </w:rPr>
              <w:t>BCD</w:t>
            </w:r>
            <w:r w:rsidRPr="00187CB3">
              <w:rPr>
                <w:rFonts w:ascii="Times New Roman" w:hAnsi="Times New Roman" w:cs="Times New Roman"/>
              </w:rPr>
              <w:t>，</w:t>
            </w:r>
            <w:r w:rsidRPr="00187CB3">
              <w:rPr>
                <w:rFonts w:ascii="Times New Roman" w:hAnsi="Times New Roman" w:cs="Times New Roman"/>
              </w:rPr>
              <w:t>a/b</w:t>
            </w:r>
            <w:r w:rsidRPr="00187CB3">
              <w:rPr>
                <w:rFonts w:ascii="Times New Roman" w:hAnsi="Times New Roman" w:cs="Times New Roman"/>
              </w:rPr>
              <w:t>为二次线性运算系数，即，实际数值为：</w:t>
            </w:r>
          </w:p>
          <w:p w:rsidR="00575BA4" w:rsidRPr="00187CB3" w:rsidRDefault="00575BA4" w:rsidP="00A93871">
            <w:pPr>
              <w:ind w:firstLineChars="5" w:firstLine="10"/>
              <w:rPr>
                <w:rFonts w:ascii="Times New Roman" w:hAnsi="Times New Roman" w:cs="Times New Roman"/>
              </w:rPr>
            </w:pPr>
            <w:r w:rsidRPr="00187CB3">
              <w:rPr>
                <w:rFonts w:ascii="Times New Roman" w:hAnsi="Times New Roman" w:cs="Times New Roman"/>
              </w:rPr>
              <w:t>&lt;</w:t>
            </w:r>
            <w:r w:rsidRPr="00187CB3">
              <w:rPr>
                <w:rFonts w:ascii="Times New Roman" w:hAnsi="Times New Roman" w:cs="Times New Roman"/>
              </w:rPr>
              <w:t>采样数值</w:t>
            </w:r>
            <w:r w:rsidRPr="00187CB3">
              <w:rPr>
                <w:rFonts w:ascii="Times New Roman" w:hAnsi="Times New Roman" w:cs="Times New Roman"/>
              </w:rPr>
              <w:t>&gt;*a+b</w:t>
            </w:r>
          </w:p>
        </w:tc>
      </w:tr>
      <w:tr w:rsidR="00575BA4" w:rsidRPr="00187CB3" w:rsidTr="00A93871">
        <w:tc>
          <w:tcPr>
            <w:tcW w:w="1518" w:type="dxa"/>
            <w:tcBorders>
              <w:right w:val="single" w:sz="6" w:space="0" w:color="000000"/>
            </w:tcBorders>
            <w:shd w:val="clear" w:color="auto" w:fill="auto"/>
          </w:tcPr>
          <w:p w:rsidR="00575BA4" w:rsidRPr="00187CB3" w:rsidRDefault="00575BA4" w:rsidP="00A93871">
            <w:pPr>
              <w:rPr>
                <w:rFonts w:ascii="Times New Roman" w:hAnsi="Times New Roman" w:cs="Times New Roman"/>
              </w:rPr>
            </w:pPr>
            <w:r w:rsidRPr="00187CB3">
              <w:rPr>
                <w:rFonts w:ascii="Times New Roman" w:hAnsi="Times New Roman" w:cs="Times New Roman"/>
              </w:rPr>
              <w:lastRenderedPageBreak/>
              <w:t>HR</w:t>
            </w:r>
          </w:p>
        </w:tc>
        <w:tc>
          <w:tcPr>
            <w:tcW w:w="6977" w:type="dxa"/>
            <w:shd w:val="clear" w:color="auto" w:fill="auto"/>
          </w:tcPr>
          <w:p w:rsidR="00575BA4" w:rsidRPr="00187CB3" w:rsidRDefault="00575BA4" w:rsidP="00A93871">
            <w:pPr>
              <w:rPr>
                <w:rFonts w:ascii="Times New Roman" w:hAnsi="Times New Roman" w:cs="Times New Roman"/>
              </w:rPr>
            </w:pPr>
            <w:r w:rsidRPr="00187CB3">
              <w:rPr>
                <w:rFonts w:ascii="Times New Roman" w:hAnsi="Times New Roman" w:cs="Times New Roman"/>
              </w:rPr>
              <w:t>格式</w:t>
            </w:r>
            <w:r w:rsidRPr="00187CB3">
              <w:rPr>
                <w:rFonts w:ascii="Times New Roman" w:hAnsi="Times New Roman" w:cs="Times New Roman"/>
              </w:rPr>
              <w:t>1</w:t>
            </w:r>
            <w:r w:rsidRPr="00187CB3">
              <w:rPr>
                <w:rFonts w:ascii="Times New Roman" w:hAnsi="Times New Roman" w:cs="Times New Roman"/>
              </w:rPr>
              <w:t>：</w:t>
            </w:r>
            <w:r w:rsidRPr="00187CB3">
              <w:rPr>
                <w:rFonts w:ascii="Times New Roman" w:hAnsi="Times New Roman" w:cs="Times New Roman"/>
              </w:rPr>
              <w:t>HR.rno.bno # digital bit value</w:t>
            </w:r>
          </w:p>
          <w:p w:rsidR="00575BA4" w:rsidRPr="00187CB3" w:rsidRDefault="00575BA4" w:rsidP="00A93871">
            <w:pPr>
              <w:rPr>
                <w:rFonts w:ascii="Times New Roman" w:hAnsi="Times New Roman" w:cs="Times New Roman"/>
              </w:rPr>
            </w:pPr>
          </w:p>
          <w:p w:rsidR="00575BA4" w:rsidRPr="00187CB3" w:rsidRDefault="00575BA4" w:rsidP="00A93871">
            <w:pPr>
              <w:rPr>
                <w:rFonts w:ascii="Times New Roman" w:hAnsi="Times New Roman" w:cs="Times New Roman"/>
              </w:rPr>
            </w:pPr>
            <w:r w:rsidRPr="00187CB3">
              <w:rPr>
                <w:rFonts w:ascii="Times New Roman" w:hAnsi="Times New Roman" w:cs="Times New Roman"/>
              </w:rPr>
              <w:t>格式</w:t>
            </w:r>
            <w:r w:rsidRPr="00187CB3">
              <w:rPr>
                <w:rFonts w:ascii="Times New Roman" w:hAnsi="Times New Roman" w:cs="Times New Roman"/>
              </w:rPr>
              <w:t>2</w:t>
            </w:r>
            <w:r w:rsidRPr="00187CB3">
              <w:rPr>
                <w:rFonts w:ascii="Times New Roman" w:hAnsi="Times New Roman" w:cs="Times New Roman"/>
              </w:rPr>
              <w:t>：</w:t>
            </w:r>
            <w:r w:rsidRPr="00187CB3">
              <w:rPr>
                <w:rFonts w:ascii="Times New Roman" w:hAnsi="Times New Roman" w:cs="Times New Roman"/>
              </w:rPr>
              <w:t>HR.rno # digital register value</w:t>
            </w:r>
          </w:p>
          <w:p w:rsidR="00575BA4" w:rsidRPr="00187CB3" w:rsidRDefault="00575BA4" w:rsidP="00A93871">
            <w:pPr>
              <w:rPr>
                <w:rFonts w:ascii="Times New Roman" w:hAnsi="Times New Roman" w:cs="Times New Roman"/>
              </w:rPr>
            </w:pPr>
          </w:p>
          <w:p w:rsidR="00575BA4" w:rsidRPr="00187CB3" w:rsidRDefault="00575BA4" w:rsidP="00A93871">
            <w:pPr>
              <w:rPr>
                <w:rFonts w:ascii="Times New Roman" w:hAnsi="Times New Roman" w:cs="Times New Roman"/>
              </w:rPr>
            </w:pPr>
            <w:r w:rsidRPr="00187CB3">
              <w:rPr>
                <w:rFonts w:ascii="Times New Roman" w:hAnsi="Times New Roman" w:cs="Times New Roman"/>
              </w:rPr>
              <w:t>格式</w:t>
            </w:r>
            <w:r w:rsidRPr="00187CB3">
              <w:rPr>
                <w:rFonts w:ascii="Times New Roman" w:hAnsi="Times New Roman" w:cs="Times New Roman"/>
              </w:rPr>
              <w:t>3</w:t>
            </w:r>
            <w:r w:rsidRPr="00187CB3">
              <w:rPr>
                <w:rFonts w:ascii="Times New Roman" w:hAnsi="Times New Roman" w:cs="Times New Roman"/>
              </w:rPr>
              <w:t>：</w:t>
            </w:r>
            <w:r w:rsidRPr="00187CB3">
              <w:rPr>
                <w:rFonts w:ascii="Times New Roman" w:hAnsi="Times New Roman" w:cs="Times New Roman"/>
              </w:rPr>
              <w:t>HR.rno.[a/b] # anlog register value</w:t>
            </w:r>
          </w:p>
        </w:tc>
      </w:tr>
      <w:tr w:rsidR="00575BA4" w:rsidRPr="00187CB3" w:rsidTr="00A93871">
        <w:tc>
          <w:tcPr>
            <w:tcW w:w="1518" w:type="dxa"/>
            <w:tcBorders>
              <w:top w:val="single" w:sz="6" w:space="0" w:color="000000"/>
              <w:right w:val="single" w:sz="6" w:space="0" w:color="000000"/>
            </w:tcBorders>
            <w:shd w:val="clear" w:color="auto" w:fill="auto"/>
          </w:tcPr>
          <w:p w:rsidR="00575BA4" w:rsidRPr="00187CB3" w:rsidRDefault="00575BA4" w:rsidP="00A93871">
            <w:pPr>
              <w:rPr>
                <w:rFonts w:ascii="Times New Roman" w:hAnsi="Times New Roman" w:cs="Times New Roman"/>
                <w:b/>
                <w:bCs/>
              </w:rPr>
            </w:pPr>
            <w:r w:rsidRPr="00187CB3">
              <w:rPr>
                <w:rFonts w:ascii="Times New Roman" w:hAnsi="Times New Roman" w:cs="Times New Roman"/>
                <w:b/>
                <w:bCs/>
              </w:rPr>
              <w:t>IR</w:t>
            </w:r>
          </w:p>
        </w:tc>
        <w:tc>
          <w:tcPr>
            <w:tcW w:w="6977" w:type="dxa"/>
            <w:tcBorders>
              <w:top w:val="single" w:sz="6" w:space="0" w:color="000000"/>
            </w:tcBorders>
            <w:shd w:val="clear" w:color="auto" w:fill="auto"/>
          </w:tcPr>
          <w:p w:rsidR="00575BA4" w:rsidRPr="00187CB3" w:rsidRDefault="00575BA4" w:rsidP="00A93871">
            <w:pPr>
              <w:rPr>
                <w:rFonts w:ascii="Times New Roman" w:hAnsi="Times New Roman" w:cs="Times New Roman"/>
              </w:rPr>
            </w:pPr>
            <w:r w:rsidRPr="00187CB3">
              <w:rPr>
                <w:rFonts w:ascii="Times New Roman" w:hAnsi="Times New Roman" w:cs="Times New Roman"/>
              </w:rPr>
              <w:t>格式</w:t>
            </w:r>
            <w:r w:rsidRPr="00187CB3">
              <w:rPr>
                <w:rFonts w:ascii="Times New Roman" w:hAnsi="Times New Roman" w:cs="Times New Roman"/>
              </w:rPr>
              <w:t>1</w:t>
            </w:r>
            <w:r w:rsidRPr="00187CB3">
              <w:rPr>
                <w:rFonts w:ascii="Times New Roman" w:hAnsi="Times New Roman" w:cs="Times New Roman"/>
              </w:rPr>
              <w:t>：</w:t>
            </w:r>
            <w:r w:rsidRPr="00187CB3">
              <w:rPr>
                <w:rFonts w:ascii="Times New Roman" w:hAnsi="Times New Roman" w:cs="Times New Roman"/>
              </w:rPr>
              <w:t>IR.rno.bno</w:t>
            </w:r>
          </w:p>
          <w:p w:rsidR="00575BA4" w:rsidRPr="00187CB3" w:rsidRDefault="00575BA4" w:rsidP="00A93871">
            <w:pPr>
              <w:rPr>
                <w:rFonts w:ascii="Times New Roman" w:hAnsi="Times New Roman" w:cs="Times New Roman"/>
              </w:rPr>
            </w:pPr>
          </w:p>
          <w:p w:rsidR="00575BA4" w:rsidRPr="00187CB3" w:rsidRDefault="00575BA4" w:rsidP="00A93871">
            <w:pPr>
              <w:rPr>
                <w:rFonts w:ascii="Times New Roman" w:hAnsi="Times New Roman" w:cs="Times New Roman"/>
              </w:rPr>
            </w:pPr>
            <w:r w:rsidRPr="00187CB3">
              <w:rPr>
                <w:rFonts w:ascii="Times New Roman" w:hAnsi="Times New Roman" w:cs="Times New Roman"/>
              </w:rPr>
              <w:t>格式</w:t>
            </w:r>
            <w:r w:rsidRPr="00187CB3">
              <w:rPr>
                <w:rFonts w:ascii="Times New Roman" w:hAnsi="Times New Roman" w:cs="Times New Roman"/>
              </w:rPr>
              <w:t>2</w:t>
            </w:r>
            <w:r w:rsidRPr="00187CB3">
              <w:rPr>
                <w:rFonts w:ascii="Times New Roman" w:hAnsi="Times New Roman" w:cs="Times New Roman"/>
              </w:rPr>
              <w:t>：</w:t>
            </w:r>
            <w:r w:rsidRPr="00187CB3">
              <w:rPr>
                <w:rFonts w:ascii="Times New Roman" w:hAnsi="Times New Roman" w:cs="Times New Roman"/>
              </w:rPr>
              <w:t>IR.rno</w:t>
            </w:r>
          </w:p>
          <w:p w:rsidR="00575BA4" w:rsidRPr="00187CB3" w:rsidRDefault="00575BA4" w:rsidP="00A93871">
            <w:pPr>
              <w:rPr>
                <w:rFonts w:ascii="Times New Roman" w:hAnsi="Times New Roman" w:cs="Times New Roman"/>
              </w:rPr>
            </w:pPr>
          </w:p>
          <w:p w:rsidR="00575BA4" w:rsidRPr="00187CB3" w:rsidRDefault="00575BA4" w:rsidP="00A93871">
            <w:pPr>
              <w:rPr>
                <w:rFonts w:ascii="Times New Roman" w:hAnsi="Times New Roman" w:cs="Times New Roman"/>
              </w:rPr>
            </w:pPr>
            <w:r w:rsidRPr="00187CB3">
              <w:rPr>
                <w:rFonts w:ascii="Times New Roman" w:hAnsi="Times New Roman" w:cs="Times New Roman"/>
              </w:rPr>
              <w:t>格式</w:t>
            </w:r>
            <w:r w:rsidRPr="00187CB3">
              <w:rPr>
                <w:rFonts w:ascii="Times New Roman" w:hAnsi="Times New Roman" w:cs="Times New Roman"/>
              </w:rPr>
              <w:t>3</w:t>
            </w:r>
            <w:r w:rsidRPr="00187CB3">
              <w:rPr>
                <w:rFonts w:ascii="Times New Roman" w:hAnsi="Times New Roman" w:cs="Times New Roman"/>
              </w:rPr>
              <w:t>：</w:t>
            </w:r>
            <w:r w:rsidRPr="00187CB3">
              <w:rPr>
                <w:rFonts w:ascii="Times New Roman" w:hAnsi="Times New Roman" w:cs="Times New Roman"/>
              </w:rPr>
              <w:t>IR.rno.[a/b]</w:t>
            </w:r>
          </w:p>
        </w:tc>
      </w:tr>
    </w:tbl>
    <w:p w:rsidR="00575BA4" w:rsidRPr="00187CB3" w:rsidRDefault="00575BA4" w:rsidP="00575BA4">
      <w:pPr>
        <w:pStyle w:val="3"/>
        <w:tabs>
          <w:tab w:val="num" w:pos="720"/>
        </w:tabs>
        <w:spacing w:line="416" w:lineRule="auto"/>
        <w:ind w:firstLine="0"/>
      </w:pPr>
      <w:bookmarkStart w:id="126" w:name="_Toc310409481"/>
      <w:bookmarkStart w:id="127" w:name="_Toc406075015"/>
      <w:r w:rsidRPr="00187CB3">
        <w:t>配置</w:t>
      </w:r>
      <w:r w:rsidRPr="00187CB3">
        <w:t>Modicon Quantum-TSX PLC</w:t>
      </w:r>
      <w:r w:rsidRPr="00187CB3">
        <w:t>设备</w:t>
      </w:r>
      <w:bookmarkEnd w:id="126"/>
      <w:bookmarkEnd w:id="127"/>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设备地址格式有两种，对于</w:t>
      </w:r>
      <w:r w:rsidRPr="00187CB3">
        <w:rPr>
          <w:rFonts w:ascii="Times New Roman" w:hAnsi="Times New Roman" w:cs="Times New Roman"/>
        </w:rPr>
        <w:t>Modibus Plus</w:t>
      </w:r>
      <w:r w:rsidRPr="00187CB3">
        <w:rPr>
          <w:rFonts w:ascii="Times New Roman" w:hAnsi="Times New Roman" w:cs="Times New Roman"/>
        </w:rPr>
        <w:t>协议的，地址格式为</w:t>
      </w:r>
      <w:r w:rsidRPr="00187CB3">
        <w:rPr>
          <w:rFonts w:ascii="Times New Roman" w:hAnsi="Times New Roman" w:cs="Times New Roman"/>
        </w:rPr>
        <w:t>COMx</w:t>
      </w:r>
      <w:r w:rsidRPr="00187CB3">
        <w:rPr>
          <w:rFonts w:ascii="Times New Roman" w:hAnsi="Times New Roman" w:cs="Times New Roman"/>
        </w:rPr>
        <w:t>，</w:t>
      </w:r>
      <w:r w:rsidRPr="00187CB3">
        <w:rPr>
          <w:rFonts w:ascii="Times New Roman" w:hAnsi="Times New Roman" w:cs="Times New Roman"/>
        </w:rPr>
        <w:t>x</w:t>
      </w:r>
      <w:r w:rsidRPr="00187CB3">
        <w:rPr>
          <w:rFonts w:ascii="Times New Roman" w:hAnsi="Times New Roman" w:cs="Times New Roman"/>
        </w:rPr>
        <w:t>为</w:t>
      </w:r>
      <w:r w:rsidRPr="00187CB3">
        <w:rPr>
          <w:rFonts w:ascii="Times New Roman" w:hAnsi="Times New Roman" w:cs="Times New Roman"/>
        </w:rPr>
        <w:t>1</w:t>
      </w:r>
      <w:r w:rsidRPr="00187CB3">
        <w:rPr>
          <w:rFonts w:ascii="Times New Roman" w:hAnsi="Times New Roman" w:cs="Times New Roman"/>
        </w:rPr>
        <w:t>到</w:t>
      </w:r>
      <w:r w:rsidRPr="00187CB3">
        <w:rPr>
          <w:rFonts w:ascii="Times New Roman" w:hAnsi="Times New Roman" w:cs="Times New Roman"/>
        </w:rPr>
        <w:t>16</w:t>
      </w:r>
      <w:r w:rsidRPr="00187CB3">
        <w:rPr>
          <w:rFonts w:ascii="Times New Roman" w:hAnsi="Times New Roman" w:cs="Times New Roman"/>
        </w:rPr>
        <w:t>的整数；对于使用以太网的，格式为：</w:t>
      </w:r>
      <w:r w:rsidRPr="00187CB3">
        <w:rPr>
          <w:rFonts w:ascii="Times New Roman" w:hAnsi="Times New Roman" w:cs="Times New Roman"/>
        </w:rPr>
        <w:t>&lt;ip addr&gt;[,&lt;ip addr 2&gt;]</w:t>
      </w:r>
      <w:r w:rsidRPr="00187CB3">
        <w:rPr>
          <w:rFonts w:ascii="Times New Roman" w:hAnsi="Times New Roman" w:cs="Times New Roman"/>
        </w:rPr>
        <w:t>，例如：</w:t>
      </w:r>
      <w:smartTag w:uri="urn:schemas-microsoft-com:office:smarttags" w:element="chsdate">
        <w:smartTagPr>
          <w:attr w:name="IsROCDate" w:val="False"/>
          <w:attr w:name="IsLunarDate" w:val="False"/>
          <w:attr w:name="Day" w:val="30"/>
          <w:attr w:name="Month" w:val="12"/>
          <w:attr w:name="Year" w:val="1899"/>
        </w:smartTagPr>
        <w:r w:rsidRPr="00187CB3">
          <w:rPr>
            <w:rFonts w:ascii="Times New Roman" w:hAnsi="Times New Roman" w:cs="Times New Roman"/>
          </w:rPr>
          <w:t>10.1.0</w:t>
        </w:r>
      </w:smartTag>
      <w:r w:rsidRPr="00187CB3">
        <w:rPr>
          <w:rFonts w:ascii="Times New Roman" w:hAnsi="Times New Roman" w:cs="Times New Roman"/>
        </w:rPr>
        <w:t>.40,10.1.1.40</w:t>
      </w:r>
      <w:r w:rsidRPr="00187CB3">
        <w:rPr>
          <w:rFonts w:ascii="Times New Roman" w:hAnsi="Times New Roman" w:cs="Times New Roman"/>
        </w:rPr>
        <w:t>，其中</w:t>
      </w:r>
      <w:r w:rsidRPr="00187CB3">
        <w:rPr>
          <w:rFonts w:ascii="Times New Roman" w:hAnsi="Times New Roman" w:cs="Times New Roman"/>
        </w:rPr>
        <w:t>‘ip addr 2’</w:t>
      </w:r>
      <w:r w:rsidRPr="00187CB3">
        <w:rPr>
          <w:rFonts w:ascii="Times New Roman" w:hAnsi="Times New Roman" w:cs="Times New Roman"/>
        </w:rPr>
        <w:t>用来指定冗余的</w:t>
      </w:r>
      <w:r w:rsidRPr="00187CB3">
        <w:rPr>
          <w:rFonts w:ascii="Times New Roman" w:hAnsi="Times New Roman" w:cs="Times New Roman"/>
        </w:rPr>
        <w:t>IP</w:t>
      </w:r>
      <w:r w:rsidRPr="00187CB3">
        <w:rPr>
          <w:rFonts w:ascii="Times New Roman" w:hAnsi="Times New Roman" w:cs="Times New Roman"/>
        </w:rPr>
        <w:t>地址。</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Modicon PLC</w:t>
      </w:r>
      <w:r w:rsidRPr="00187CB3">
        <w:rPr>
          <w:rFonts w:ascii="Times New Roman" w:hAnsi="Times New Roman" w:cs="Times New Roman"/>
        </w:rPr>
        <w:t>驱动程序的初始化命令字格式为：</w:t>
      </w:r>
    </w:p>
    <w:p w:rsidR="00575BA4" w:rsidRPr="00187CB3" w:rsidRDefault="00575BA4" w:rsidP="00575BA4">
      <w:pPr>
        <w:shd w:val="clear" w:color="auto" w:fill="F3F3F3"/>
        <w:ind w:firstLine="420"/>
        <w:rPr>
          <w:rFonts w:ascii="Times New Roman" w:hAnsi="Times New Roman" w:cs="Times New Roman"/>
        </w:rPr>
      </w:pPr>
      <w:r w:rsidRPr="00187CB3">
        <w:rPr>
          <w:rFonts w:ascii="Times New Roman" w:hAnsi="Times New Roman" w:cs="Times New Roman"/>
        </w:rPr>
        <w:t>&lt;0</w:t>
      </w:r>
      <w:r w:rsidRPr="00187CB3">
        <w:rPr>
          <w:rFonts w:ascii="Times New Roman" w:hAnsi="Times New Roman" w:cs="Times New Roman"/>
        </w:rPr>
        <w:t>区寄存器个数</w:t>
      </w:r>
      <w:r w:rsidRPr="00187CB3">
        <w:rPr>
          <w:rFonts w:ascii="Times New Roman" w:hAnsi="Times New Roman" w:cs="Times New Roman"/>
        </w:rPr>
        <w:t>&gt;,&lt;1</w:t>
      </w:r>
      <w:r w:rsidRPr="00187CB3">
        <w:rPr>
          <w:rFonts w:ascii="Times New Roman" w:hAnsi="Times New Roman" w:cs="Times New Roman"/>
        </w:rPr>
        <w:t>区寄存器个数</w:t>
      </w:r>
      <w:r w:rsidRPr="00187CB3">
        <w:rPr>
          <w:rFonts w:ascii="Times New Roman" w:hAnsi="Times New Roman" w:cs="Times New Roman"/>
        </w:rPr>
        <w:t>&gt;,&lt;3</w:t>
      </w:r>
      <w:r w:rsidRPr="00187CB3">
        <w:rPr>
          <w:rFonts w:ascii="Times New Roman" w:hAnsi="Times New Roman" w:cs="Times New Roman"/>
        </w:rPr>
        <w:t>区寄存器个数</w:t>
      </w:r>
      <w:r w:rsidRPr="00187CB3">
        <w:rPr>
          <w:rFonts w:ascii="Times New Roman" w:hAnsi="Times New Roman" w:cs="Times New Roman"/>
        </w:rPr>
        <w:t>&gt;,&lt;4</w:t>
      </w:r>
      <w:r w:rsidRPr="00187CB3">
        <w:rPr>
          <w:rFonts w:ascii="Times New Roman" w:hAnsi="Times New Roman" w:cs="Times New Roman"/>
        </w:rPr>
        <w:t>区寄存器个数</w:t>
      </w:r>
      <w:r w:rsidRPr="00187CB3">
        <w:rPr>
          <w:rFonts w:ascii="Times New Roman" w:hAnsi="Times New Roman" w:cs="Times New Roman"/>
        </w:rPr>
        <w:t>&gt;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一个寄存器为</w:t>
      </w:r>
      <w:r w:rsidRPr="00187CB3">
        <w:rPr>
          <w:rFonts w:ascii="Times New Roman" w:hAnsi="Times New Roman" w:cs="Times New Roman"/>
        </w:rPr>
        <w:t>2</w:t>
      </w:r>
      <w:r w:rsidRPr="00187CB3">
        <w:rPr>
          <w:rFonts w:ascii="Times New Roman" w:hAnsi="Times New Roman" w:cs="Times New Roman"/>
        </w:rPr>
        <w:t>个字节，可以存放</w:t>
      </w:r>
      <w:r w:rsidRPr="00187CB3">
        <w:rPr>
          <w:rFonts w:ascii="Times New Roman" w:hAnsi="Times New Roman" w:cs="Times New Roman"/>
        </w:rPr>
        <w:t>16</w:t>
      </w:r>
      <w:r w:rsidRPr="00187CB3">
        <w:rPr>
          <w:rFonts w:ascii="Times New Roman" w:hAnsi="Times New Roman" w:cs="Times New Roman"/>
        </w:rPr>
        <w:t>个开关量。</w:t>
      </w:r>
    </w:p>
    <w:p w:rsidR="00575BA4" w:rsidRPr="00187CB3" w:rsidRDefault="00575BA4" w:rsidP="00575BA4">
      <w:pPr>
        <w:ind w:firstLine="420"/>
        <w:rPr>
          <w:rFonts w:ascii="Times New Roman" w:eastAsia="楷体_GB2312"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向数据库中添加</w:t>
      </w:r>
      <w:r w:rsidRPr="00187CB3">
        <w:rPr>
          <w:rFonts w:ascii="Times New Roman" w:hAnsi="Times New Roman" w:cs="Times New Roman"/>
        </w:rPr>
        <w:t>Modicon</w:t>
      </w:r>
      <w:r w:rsidRPr="00187CB3">
        <w:rPr>
          <w:rFonts w:ascii="Times New Roman" w:hAnsi="Times New Roman" w:cs="Times New Roman"/>
        </w:rPr>
        <w:t>变量时，变量的地址应该按照如下格式书写：</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0</w:t>
      </w:r>
      <w:r w:rsidRPr="00187CB3">
        <w:rPr>
          <w:rFonts w:ascii="Times New Roman" w:hAnsi="Times New Roman" w:cs="Times New Roman"/>
        </w:rPr>
        <w:t>区开关量：</w:t>
      </w:r>
    </w:p>
    <w:p w:rsidR="00575BA4" w:rsidRPr="00187CB3" w:rsidRDefault="00575BA4" w:rsidP="00575BA4">
      <w:pPr>
        <w:shd w:val="clear" w:color="auto" w:fill="F3F3F3"/>
        <w:ind w:firstLine="420"/>
        <w:rPr>
          <w:rFonts w:ascii="Times New Roman" w:hAnsi="Times New Roman" w:cs="Times New Roman"/>
        </w:rPr>
      </w:pPr>
      <w:r w:rsidRPr="00187CB3">
        <w:rPr>
          <w:rFonts w:ascii="Times New Roman" w:hAnsi="Times New Roman" w:cs="Times New Roman"/>
        </w:rPr>
        <w:t>0.&lt;</w:t>
      </w:r>
      <w:r w:rsidRPr="00187CB3">
        <w:rPr>
          <w:rFonts w:ascii="Times New Roman" w:hAnsi="Times New Roman" w:cs="Times New Roman"/>
        </w:rPr>
        <w:t>位编号</w:t>
      </w:r>
      <w:r w:rsidRPr="00187CB3">
        <w:rPr>
          <w:rFonts w:ascii="Times New Roman" w:hAnsi="Times New Roman" w:cs="Times New Roman"/>
        </w:rPr>
        <w:t>&gt;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1</w:t>
      </w:r>
      <w:r w:rsidRPr="00187CB3">
        <w:rPr>
          <w:rFonts w:ascii="Times New Roman" w:hAnsi="Times New Roman" w:cs="Times New Roman"/>
        </w:rPr>
        <w:t>区开关量：</w:t>
      </w:r>
    </w:p>
    <w:p w:rsidR="00575BA4" w:rsidRPr="00187CB3" w:rsidRDefault="00575BA4" w:rsidP="00575BA4">
      <w:pPr>
        <w:shd w:val="clear" w:color="auto" w:fill="F3F3F3"/>
        <w:ind w:firstLine="420"/>
        <w:rPr>
          <w:rFonts w:ascii="Times New Roman" w:hAnsi="Times New Roman" w:cs="Times New Roman"/>
        </w:rPr>
      </w:pPr>
      <w:r w:rsidRPr="00187CB3">
        <w:rPr>
          <w:rFonts w:ascii="Times New Roman" w:hAnsi="Times New Roman" w:cs="Times New Roman"/>
        </w:rPr>
        <w:t>1.&lt;</w:t>
      </w:r>
      <w:r w:rsidRPr="00187CB3">
        <w:rPr>
          <w:rFonts w:ascii="Times New Roman" w:hAnsi="Times New Roman" w:cs="Times New Roman"/>
        </w:rPr>
        <w:t>位编号</w:t>
      </w:r>
      <w:r w:rsidRPr="00187CB3">
        <w:rPr>
          <w:rFonts w:ascii="Times New Roman" w:hAnsi="Times New Roman" w:cs="Times New Roman"/>
        </w:rPr>
        <w:t>&gt;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3</w:t>
      </w:r>
      <w:r w:rsidRPr="00187CB3">
        <w:rPr>
          <w:rFonts w:ascii="Times New Roman" w:hAnsi="Times New Roman" w:cs="Times New Roman"/>
        </w:rPr>
        <w:t>区模拟量：</w:t>
      </w:r>
    </w:p>
    <w:p w:rsidR="00575BA4" w:rsidRPr="00187CB3" w:rsidRDefault="00575BA4" w:rsidP="00575BA4">
      <w:pPr>
        <w:shd w:val="clear" w:color="auto" w:fill="F3F3F3"/>
        <w:ind w:firstLine="420"/>
        <w:rPr>
          <w:rFonts w:ascii="Times New Roman" w:hAnsi="Times New Roman" w:cs="Times New Roman"/>
        </w:rPr>
      </w:pPr>
      <w:r w:rsidRPr="00187CB3">
        <w:rPr>
          <w:rFonts w:ascii="Times New Roman" w:hAnsi="Times New Roman" w:cs="Times New Roman"/>
        </w:rPr>
        <w:t>3.&lt;</w:t>
      </w:r>
      <w:r w:rsidRPr="00187CB3">
        <w:rPr>
          <w:rFonts w:ascii="Times New Roman" w:hAnsi="Times New Roman" w:cs="Times New Roman"/>
        </w:rPr>
        <w:t>寄存器号</w:t>
      </w:r>
      <w:r w:rsidRPr="00187CB3">
        <w:rPr>
          <w:rFonts w:ascii="Times New Roman" w:hAnsi="Times New Roman" w:cs="Times New Roman"/>
        </w:rPr>
        <w:t>&gt;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4</w:t>
      </w:r>
      <w:r w:rsidRPr="00187CB3">
        <w:rPr>
          <w:rFonts w:ascii="Times New Roman" w:hAnsi="Times New Roman" w:cs="Times New Roman"/>
        </w:rPr>
        <w:t>区模拟量：</w:t>
      </w:r>
    </w:p>
    <w:p w:rsidR="00575BA4" w:rsidRPr="00187CB3" w:rsidRDefault="00575BA4" w:rsidP="00575BA4">
      <w:pPr>
        <w:shd w:val="clear" w:color="auto" w:fill="F3F3F3"/>
        <w:ind w:firstLine="420"/>
        <w:rPr>
          <w:rFonts w:ascii="Times New Roman" w:hAnsi="Times New Roman" w:cs="Times New Roman"/>
        </w:rPr>
      </w:pPr>
      <w:r w:rsidRPr="00187CB3">
        <w:rPr>
          <w:rFonts w:ascii="Times New Roman" w:hAnsi="Times New Roman" w:cs="Times New Roman"/>
        </w:rPr>
        <w:t>4.&lt;</w:t>
      </w:r>
      <w:r w:rsidRPr="00187CB3">
        <w:rPr>
          <w:rFonts w:ascii="Times New Roman" w:hAnsi="Times New Roman" w:cs="Times New Roman"/>
        </w:rPr>
        <w:t>寄存器号</w:t>
      </w:r>
      <w:r w:rsidRPr="00187CB3">
        <w:rPr>
          <w:rFonts w:ascii="Times New Roman" w:hAnsi="Times New Roman" w:cs="Times New Roman"/>
        </w:rPr>
        <w:t>&gt;.&lt;</w:t>
      </w:r>
      <w:r w:rsidRPr="00187CB3">
        <w:rPr>
          <w:rFonts w:ascii="Times New Roman" w:hAnsi="Times New Roman" w:cs="Times New Roman"/>
        </w:rPr>
        <w:t>类型</w:t>
      </w:r>
      <w:r w:rsidRPr="00187CB3">
        <w:rPr>
          <w:rFonts w:ascii="Times New Roman" w:hAnsi="Times New Roman" w:cs="Times New Roman"/>
        </w:rPr>
        <w:t>&gt;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类型包括：</w:t>
      </w:r>
      <w:r w:rsidRPr="00187CB3">
        <w:rPr>
          <w:rFonts w:ascii="Times New Roman" w:hAnsi="Times New Roman" w:cs="Times New Roman"/>
        </w:rPr>
        <w:t>‘r4’</w:t>
      </w:r>
      <w:r w:rsidRPr="00187CB3">
        <w:rPr>
          <w:rFonts w:ascii="Times New Roman" w:hAnsi="Times New Roman" w:cs="Times New Roman"/>
        </w:rPr>
        <w:t>代表浮点型，</w:t>
      </w:r>
      <w:r w:rsidRPr="00187CB3">
        <w:rPr>
          <w:rFonts w:ascii="Times New Roman" w:hAnsi="Times New Roman" w:cs="Times New Roman"/>
        </w:rPr>
        <w:t>‘i4’</w:t>
      </w:r>
      <w:r w:rsidRPr="00187CB3">
        <w:rPr>
          <w:rFonts w:ascii="Times New Roman" w:hAnsi="Times New Roman" w:cs="Times New Roman"/>
        </w:rPr>
        <w:t>代表</w:t>
      </w:r>
      <w:r w:rsidRPr="00187CB3">
        <w:rPr>
          <w:rFonts w:ascii="Times New Roman" w:hAnsi="Times New Roman" w:cs="Times New Roman"/>
        </w:rPr>
        <w:t>4</w:t>
      </w:r>
      <w:r w:rsidRPr="00187CB3">
        <w:rPr>
          <w:rFonts w:ascii="Times New Roman" w:hAnsi="Times New Roman" w:cs="Times New Roman"/>
        </w:rPr>
        <w:t>字节整型，</w:t>
      </w:r>
      <w:r w:rsidRPr="00187CB3">
        <w:rPr>
          <w:rFonts w:ascii="Times New Roman" w:hAnsi="Times New Roman" w:cs="Times New Roman"/>
        </w:rPr>
        <w:t>‘i2’</w:t>
      </w:r>
      <w:r w:rsidRPr="00187CB3">
        <w:rPr>
          <w:rFonts w:ascii="Times New Roman" w:hAnsi="Times New Roman" w:cs="Times New Roman"/>
        </w:rPr>
        <w:t>代表</w:t>
      </w:r>
      <w:r w:rsidRPr="00187CB3">
        <w:rPr>
          <w:rFonts w:ascii="Times New Roman" w:hAnsi="Times New Roman" w:cs="Times New Roman"/>
        </w:rPr>
        <w:t>2</w:t>
      </w:r>
      <w:r w:rsidRPr="00187CB3">
        <w:rPr>
          <w:rFonts w:ascii="Times New Roman" w:hAnsi="Times New Roman" w:cs="Times New Roman"/>
        </w:rPr>
        <w:t>字节整型。</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所有编号均从</w:t>
      </w:r>
      <w:r w:rsidRPr="00187CB3">
        <w:rPr>
          <w:rFonts w:ascii="Times New Roman" w:hAnsi="Times New Roman" w:cs="Times New Roman"/>
        </w:rPr>
        <w:t>1</w:t>
      </w:r>
      <w:r w:rsidRPr="00187CB3">
        <w:rPr>
          <w:rFonts w:ascii="Times New Roman" w:hAnsi="Times New Roman" w:cs="Times New Roman"/>
        </w:rPr>
        <w:t>开始。</w:t>
      </w:r>
    </w:p>
    <w:p w:rsidR="00575BA4" w:rsidRPr="00187CB3" w:rsidRDefault="00575BA4" w:rsidP="00575BA4">
      <w:pPr>
        <w:pStyle w:val="3"/>
        <w:tabs>
          <w:tab w:val="num" w:pos="720"/>
        </w:tabs>
        <w:spacing w:line="416" w:lineRule="auto"/>
        <w:ind w:firstLine="0"/>
      </w:pPr>
      <w:bookmarkStart w:id="128" w:name="_Toc310409482"/>
      <w:bookmarkStart w:id="129" w:name="_Toc406075016"/>
      <w:r w:rsidRPr="00187CB3">
        <w:t>配置</w:t>
      </w:r>
      <w:r w:rsidRPr="00187CB3">
        <w:t>OPC</w:t>
      </w:r>
      <w:r w:rsidRPr="00187CB3">
        <w:t>接口设备</w:t>
      </w:r>
      <w:bookmarkEnd w:id="128"/>
      <w:bookmarkEnd w:id="129"/>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CNCS</w:t>
      </w:r>
      <w:r w:rsidRPr="00187CB3">
        <w:rPr>
          <w:rFonts w:ascii="Times New Roman" w:hAnsi="Times New Roman" w:cs="Times New Roman"/>
        </w:rPr>
        <w:t>公司提供</w:t>
      </w:r>
      <w:r w:rsidRPr="00187CB3">
        <w:rPr>
          <w:rFonts w:ascii="Times New Roman" w:hAnsi="Times New Roman" w:cs="Times New Roman"/>
        </w:rPr>
        <w:t>OPC</w:t>
      </w:r>
      <w:r w:rsidRPr="00187CB3">
        <w:rPr>
          <w:rFonts w:ascii="Times New Roman" w:hAnsi="Times New Roman" w:cs="Times New Roman"/>
        </w:rPr>
        <w:t>接口设备驱动程序，可以从标准</w:t>
      </w:r>
      <w:r w:rsidRPr="00187CB3">
        <w:rPr>
          <w:rFonts w:ascii="Times New Roman" w:hAnsi="Times New Roman" w:cs="Times New Roman"/>
        </w:rPr>
        <w:t>OPC</w:t>
      </w:r>
      <w:r w:rsidRPr="00187CB3">
        <w:rPr>
          <w:rFonts w:ascii="Times New Roman" w:hAnsi="Times New Roman" w:cs="Times New Roman"/>
        </w:rPr>
        <w:t>服务器读取、写入实时数据。</w:t>
      </w:r>
      <w:r w:rsidRPr="00187CB3">
        <w:rPr>
          <w:rFonts w:ascii="Times New Roman" w:hAnsi="Times New Roman" w:cs="Times New Roman"/>
        </w:rPr>
        <w:t>OPC</w:t>
      </w:r>
      <w:r w:rsidRPr="00187CB3">
        <w:rPr>
          <w:rFonts w:ascii="Times New Roman" w:hAnsi="Times New Roman" w:cs="Times New Roman"/>
        </w:rPr>
        <w:t>接口设备的配置只有一项，即服务器地址，可以用以下格式指定：</w:t>
      </w:r>
    </w:p>
    <w:p w:rsidR="00575BA4" w:rsidRPr="00187CB3" w:rsidRDefault="00575BA4" w:rsidP="00575BA4">
      <w:pPr>
        <w:autoSpaceDE w:val="0"/>
        <w:autoSpaceDN w:val="0"/>
        <w:adjustRightInd w:val="0"/>
        <w:jc w:val="left"/>
        <w:rPr>
          <w:rFonts w:ascii="Times New Roman" w:hAnsi="Times New Roman" w:cs="Times New Roman"/>
          <w:kern w:val="0"/>
          <w:sz w:val="24"/>
        </w:rPr>
      </w:pPr>
      <w:r w:rsidRPr="00187CB3">
        <w:rPr>
          <w:rFonts w:ascii="Times New Roman" w:hAnsi="Times New Roman" w:cs="Times New Roman"/>
          <w:kern w:val="0"/>
          <w:sz w:val="24"/>
        </w:rPr>
        <w:t>1) &lt;prog id&gt;</w:t>
      </w:r>
      <w:r w:rsidRPr="00187CB3">
        <w:rPr>
          <w:rFonts w:ascii="Times New Roman" w:hAnsi="Times New Roman" w:cs="Times New Roman"/>
          <w:kern w:val="0"/>
          <w:sz w:val="24"/>
        </w:rPr>
        <w:t>，例如</w:t>
      </w:r>
      <w:r w:rsidRPr="00187CB3">
        <w:rPr>
          <w:rFonts w:ascii="Times New Roman" w:hAnsi="Times New Roman" w:cs="Times New Roman"/>
          <w:kern w:val="0"/>
          <w:sz w:val="24"/>
        </w:rPr>
        <w:br/>
        <w:t>invensys.dataServer.opc.1</w:t>
      </w:r>
    </w:p>
    <w:p w:rsidR="00575BA4" w:rsidRPr="00187CB3" w:rsidRDefault="00575BA4" w:rsidP="00575BA4">
      <w:pPr>
        <w:autoSpaceDE w:val="0"/>
        <w:autoSpaceDN w:val="0"/>
        <w:adjustRightInd w:val="0"/>
        <w:jc w:val="left"/>
        <w:rPr>
          <w:rFonts w:ascii="Times New Roman" w:hAnsi="Times New Roman" w:cs="Times New Roman"/>
          <w:kern w:val="0"/>
          <w:sz w:val="24"/>
        </w:rPr>
      </w:pPr>
      <w:r w:rsidRPr="00187CB3">
        <w:rPr>
          <w:rFonts w:ascii="Times New Roman" w:hAnsi="Times New Roman" w:cs="Times New Roman"/>
          <w:kern w:val="0"/>
          <w:sz w:val="24"/>
        </w:rPr>
        <w:t>2) &lt;guid&gt;</w:t>
      </w:r>
      <w:r w:rsidRPr="00187CB3">
        <w:rPr>
          <w:rFonts w:ascii="Times New Roman" w:hAnsi="Times New Roman" w:cs="Times New Roman"/>
          <w:kern w:val="0"/>
          <w:sz w:val="24"/>
        </w:rPr>
        <w:t>，例如：</w:t>
      </w:r>
    </w:p>
    <w:p w:rsidR="00575BA4" w:rsidRPr="00187CB3" w:rsidRDefault="00575BA4" w:rsidP="00575BA4">
      <w:pPr>
        <w:autoSpaceDE w:val="0"/>
        <w:autoSpaceDN w:val="0"/>
        <w:adjustRightInd w:val="0"/>
        <w:jc w:val="left"/>
        <w:rPr>
          <w:rFonts w:ascii="Times New Roman" w:hAnsi="Times New Roman" w:cs="Times New Roman"/>
          <w:kern w:val="0"/>
          <w:sz w:val="24"/>
        </w:rPr>
      </w:pPr>
      <w:r w:rsidRPr="00187CB3">
        <w:rPr>
          <w:rFonts w:ascii="Times New Roman" w:hAnsi="Times New Roman" w:cs="Times New Roman"/>
          <w:kern w:val="0"/>
          <w:sz w:val="24"/>
        </w:rPr>
        <w:t>'{F</w:t>
      </w:r>
      <w:smartTag w:uri="urn:schemas-microsoft-com:office:smarttags" w:element="chmetcnv">
        <w:smartTagPr>
          <w:attr w:name="TCSC" w:val="0"/>
          <w:attr w:name="NumberType" w:val="1"/>
          <w:attr w:name="Negative" w:val="False"/>
          <w:attr w:name="HasSpace" w:val="False"/>
          <w:attr w:name="SourceValue" w:val="5"/>
          <w:attr w:name="UnitName" w:val="a"/>
        </w:smartTagPr>
        <w:r w:rsidRPr="00187CB3">
          <w:rPr>
            <w:rFonts w:ascii="Times New Roman" w:hAnsi="Times New Roman" w:cs="Times New Roman"/>
            <w:kern w:val="0"/>
            <w:sz w:val="24"/>
          </w:rPr>
          <w:t>5A</w:t>
        </w:r>
      </w:smartTag>
      <w:r w:rsidRPr="00187CB3">
        <w:rPr>
          <w:rFonts w:ascii="Times New Roman" w:hAnsi="Times New Roman" w:cs="Times New Roman"/>
          <w:kern w:val="0"/>
          <w:sz w:val="24"/>
        </w:rPr>
        <w:t>2DE4D</w:t>
      </w:r>
      <w:smartTag w:uri="urn:schemas-microsoft-com:office:smarttags" w:element="chmetcnv">
        <w:smartTagPr>
          <w:attr w:name="TCSC" w:val="0"/>
          <w:attr w:name="NumberType" w:val="1"/>
          <w:attr w:name="Negative" w:val="True"/>
          <w:attr w:name="HasSpace" w:val="False"/>
          <w:attr w:name="SourceValue" w:val="1"/>
          <w:attr w:name="UnitName" w:val="F"/>
        </w:smartTagPr>
        <w:r w:rsidRPr="00187CB3">
          <w:rPr>
            <w:rFonts w:ascii="Times New Roman" w:hAnsi="Times New Roman" w:cs="Times New Roman"/>
            <w:kern w:val="0"/>
            <w:sz w:val="24"/>
          </w:rPr>
          <w:t>-1F</w:t>
        </w:r>
      </w:smartTag>
      <w:smartTag w:uri="urn:schemas-microsoft-com:office:smarttags" w:element="chmetcnv">
        <w:smartTagPr>
          <w:attr w:name="TCSC" w:val="0"/>
          <w:attr w:name="NumberType" w:val="1"/>
          <w:attr w:name="Negative" w:val="False"/>
          <w:attr w:name="HasSpace" w:val="False"/>
          <w:attr w:name="SourceValue" w:val="8"/>
          <w:attr w:name="UnitName" w:val="C"/>
        </w:smartTagPr>
        <w:r w:rsidRPr="00187CB3">
          <w:rPr>
            <w:rFonts w:ascii="Times New Roman" w:hAnsi="Times New Roman" w:cs="Times New Roman"/>
            <w:kern w:val="0"/>
            <w:sz w:val="24"/>
          </w:rPr>
          <w:t>8C</w:t>
        </w:r>
      </w:smartTag>
      <w:r w:rsidRPr="00187CB3">
        <w:rPr>
          <w:rFonts w:ascii="Times New Roman" w:hAnsi="Times New Roman" w:cs="Times New Roman"/>
          <w:kern w:val="0"/>
          <w:sz w:val="24"/>
        </w:rPr>
        <w:t>-4d</w:t>
      </w:r>
      <w:smartTag w:uri="urn:schemas-microsoft-com:office:smarttags" w:element="chmetcnv">
        <w:smartTagPr>
          <w:attr w:name="TCSC" w:val="0"/>
          <w:attr w:name="NumberType" w:val="1"/>
          <w:attr w:name="Negative" w:val="False"/>
          <w:attr w:name="HasSpace" w:val="False"/>
          <w:attr w:name="SourceValue" w:val="3"/>
          <w:attr w:name="UnitName" w:val="a"/>
        </w:smartTagPr>
        <w:r w:rsidRPr="00187CB3">
          <w:rPr>
            <w:rFonts w:ascii="Times New Roman" w:hAnsi="Times New Roman" w:cs="Times New Roman"/>
            <w:kern w:val="0"/>
            <w:sz w:val="24"/>
          </w:rPr>
          <w:t>3a</w:t>
        </w:r>
      </w:smartTag>
      <w:r w:rsidRPr="00187CB3">
        <w:rPr>
          <w:rFonts w:ascii="Times New Roman" w:hAnsi="Times New Roman" w:cs="Times New Roman"/>
          <w:kern w:val="0"/>
          <w:sz w:val="24"/>
        </w:rPr>
        <w:t>-A327-959226EB6BD3}'</w:t>
      </w:r>
    </w:p>
    <w:p w:rsidR="00575BA4" w:rsidRPr="00187CB3" w:rsidRDefault="00575BA4" w:rsidP="00575BA4">
      <w:pPr>
        <w:autoSpaceDE w:val="0"/>
        <w:autoSpaceDN w:val="0"/>
        <w:adjustRightInd w:val="0"/>
        <w:jc w:val="left"/>
        <w:rPr>
          <w:rFonts w:ascii="Times New Roman" w:hAnsi="Times New Roman" w:cs="Times New Roman"/>
          <w:kern w:val="0"/>
          <w:sz w:val="24"/>
        </w:rPr>
      </w:pPr>
      <w:r w:rsidRPr="00187CB3">
        <w:rPr>
          <w:rFonts w:ascii="Times New Roman" w:hAnsi="Times New Roman" w:cs="Times New Roman"/>
          <w:kern w:val="0"/>
          <w:sz w:val="24"/>
        </w:rPr>
        <w:t>3) \\&lt;site name&gt;\&lt;guid&gt;</w:t>
      </w:r>
      <w:r w:rsidRPr="00187CB3">
        <w:rPr>
          <w:rFonts w:ascii="Times New Roman" w:hAnsi="Times New Roman" w:cs="Times New Roman"/>
          <w:kern w:val="0"/>
          <w:sz w:val="24"/>
        </w:rPr>
        <w:t>，例如：</w:t>
      </w:r>
    </w:p>
    <w:p w:rsidR="00575BA4" w:rsidRPr="00187CB3" w:rsidRDefault="00575BA4" w:rsidP="00575BA4">
      <w:pPr>
        <w:autoSpaceDE w:val="0"/>
        <w:autoSpaceDN w:val="0"/>
        <w:adjustRightInd w:val="0"/>
        <w:jc w:val="left"/>
        <w:rPr>
          <w:rFonts w:ascii="Times New Roman" w:hAnsi="Times New Roman" w:cs="Times New Roman"/>
          <w:kern w:val="0"/>
          <w:sz w:val="24"/>
        </w:rPr>
      </w:pPr>
      <w:r w:rsidRPr="00187CB3">
        <w:rPr>
          <w:rFonts w:ascii="Times New Roman" w:hAnsi="Times New Roman" w:cs="Times New Roman"/>
          <w:kern w:val="0"/>
          <w:sz w:val="24"/>
        </w:rPr>
        <w:t>\\ifix-node\{F</w:t>
      </w:r>
      <w:smartTag w:uri="urn:schemas-microsoft-com:office:smarttags" w:element="chmetcnv">
        <w:smartTagPr>
          <w:attr w:name="TCSC" w:val="0"/>
          <w:attr w:name="NumberType" w:val="1"/>
          <w:attr w:name="Negative" w:val="False"/>
          <w:attr w:name="HasSpace" w:val="False"/>
          <w:attr w:name="SourceValue" w:val="5"/>
          <w:attr w:name="UnitName" w:val="a"/>
        </w:smartTagPr>
        <w:r w:rsidRPr="00187CB3">
          <w:rPr>
            <w:rFonts w:ascii="Times New Roman" w:hAnsi="Times New Roman" w:cs="Times New Roman"/>
            <w:kern w:val="0"/>
            <w:sz w:val="24"/>
          </w:rPr>
          <w:t>5A</w:t>
        </w:r>
      </w:smartTag>
      <w:r w:rsidRPr="00187CB3">
        <w:rPr>
          <w:rFonts w:ascii="Times New Roman" w:hAnsi="Times New Roman" w:cs="Times New Roman"/>
          <w:kern w:val="0"/>
          <w:sz w:val="24"/>
        </w:rPr>
        <w:t>2DE4D</w:t>
      </w:r>
      <w:smartTag w:uri="urn:schemas-microsoft-com:office:smarttags" w:element="chmetcnv">
        <w:smartTagPr>
          <w:attr w:name="TCSC" w:val="0"/>
          <w:attr w:name="NumberType" w:val="1"/>
          <w:attr w:name="Negative" w:val="True"/>
          <w:attr w:name="HasSpace" w:val="False"/>
          <w:attr w:name="SourceValue" w:val="1"/>
          <w:attr w:name="UnitName" w:val="F"/>
        </w:smartTagPr>
        <w:r w:rsidRPr="00187CB3">
          <w:rPr>
            <w:rFonts w:ascii="Times New Roman" w:hAnsi="Times New Roman" w:cs="Times New Roman"/>
            <w:kern w:val="0"/>
            <w:sz w:val="24"/>
          </w:rPr>
          <w:t>-1F</w:t>
        </w:r>
      </w:smartTag>
      <w:smartTag w:uri="urn:schemas-microsoft-com:office:smarttags" w:element="chmetcnv">
        <w:smartTagPr>
          <w:attr w:name="TCSC" w:val="0"/>
          <w:attr w:name="NumberType" w:val="1"/>
          <w:attr w:name="Negative" w:val="False"/>
          <w:attr w:name="HasSpace" w:val="False"/>
          <w:attr w:name="SourceValue" w:val="8"/>
          <w:attr w:name="UnitName" w:val="C"/>
        </w:smartTagPr>
        <w:r w:rsidRPr="00187CB3">
          <w:rPr>
            <w:rFonts w:ascii="Times New Roman" w:hAnsi="Times New Roman" w:cs="Times New Roman"/>
            <w:kern w:val="0"/>
            <w:sz w:val="24"/>
          </w:rPr>
          <w:t>8C</w:t>
        </w:r>
      </w:smartTag>
      <w:r w:rsidRPr="00187CB3">
        <w:rPr>
          <w:rFonts w:ascii="Times New Roman" w:hAnsi="Times New Roman" w:cs="Times New Roman"/>
          <w:kern w:val="0"/>
          <w:sz w:val="24"/>
        </w:rPr>
        <w:t>-4d</w:t>
      </w:r>
      <w:smartTag w:uri="urn:schemas-microsoft-com:office:smarttags" w:element="chmetcnv">
        <w:smartTagPr>
          <w:attr w:name="TCSC" w:val="0"/>
          <w:attr w:name="NumberType" w:val="1"/>
          <w:attr w:name="Negative" w:val="False"/>
          <w:attr w:name="HasSpace" w:val="False"/>
          <w:attr w:name="SourceValue" w:val="3"/>
          <w:attr w:name="UnitName" w:val="a"/>
        </w:smartTagPr>
        <w:r w:rsidRPr="00187CB3">
          <w:rPr>
            <w:rFonts w:ascii="Times New Roman" w:hAnsi="Times New Roman" w:cs="Times New Roman"/>
            <w:kern w:val="0"/>
            <w:sz w:val="24"/>
          </w:rPr>
          <w:t>3a</w:t>
        </w:r>
      </w:smartTag>
      <w:r w:rsidRPr="00187CB3">
        <w:rPr>
          <w:rFonts w:ascii="Times New Roman" w:hAnsi="Times New Roman" w:cs="Times New Roman"/>
          <w:kern w:val="0"/>
          <w:sz w:val="24"/>
        </w:rPr>
        <w:t>-A327-959226EB6BD3}</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其中</w:t>
      </w:r>
      <w:r w:rsidRPr="00187CB3">
        <w:rPr>
          <w:rFonts w:ascii="Times New Roman" w:hAnsi="Times New Roman" w:cs="Times New Roman"/>
        </w:rPr>
        <w:t>site name</w:t>
      </w:r>
      <w:r w:rsidRPr="00187CB3">
        <w:rPr>
          <w:rFonts w:ascii="Times New Roman" w:hAnsi="Times New Roman" w:cs="Times New Roman"/>
        </w:rPr>
        <w:t>可以是任何</w:t>
      </w:r>
      <w:r w:rsidRPr="00187CB3">
        <w:rPr>
          <w:rFonts w:ascii="Times New Roman" w:hAnsi="Times New Roman" w:cs="Times New Roman"/>
        </w:rPr>
        <w:t>DCOM</w:t>
      </w:r>
      <w:r w:rsidRPr="00187CB3">
        <w:rPr>
          <w:rFonts w:ascii="Times New Roman" w:hAnsi="Times New Roman" w:cs="Times New Roman"/>
        </w:rPr>
        <w:t>能够识别的</w:t>
      </w:r>
      <w:r w:rsidRPr="00187CB3">
        <w:rPr>
          <w:rFonts w:ascii="Times New Roman" w:hAnsi="Times New Roman" w:cs="Times New Roman"/>
        </w:rPr>
        <w:t>UNC</w:t>
      </w:r>
      <w:r w:rsidRPr="00187CB3">
        <w:rPr>
          <w:rFonts w:ascii="Times New Roman" w:hAnsi="Times New Roman" w:cs="Times New Roman"/>
        </w:rPr>
        <w:t>地址，也可以使用</w:t>
      </w:r>
      <w:r w:rsidRPr="00187CB3">
        <w:rPr>
          <w:rFonts w:ascii="Times New Roman" w:hAnsi="Times New Roman" w:cs="Times New Roman"/>
        </w:rPr>
        <w:t>IP</w:t>
      </w:r>
      <w:r w:rsidRPr="00187CB3">
        <w:rPr>
          <w:rFonts w:ascii="Times New Roman" w:hAnsi="Times New Roman" w:cs="Times New Roman"/>
        </w:rPr>
        <w:t>地址。</w:t>
      </w:r>
    </w:p>
    <w:p w:rsidR="00575BA4" w:rsidRPr="00187CB3" w:rsidRDefault="00575BA4" w:rsidP="00575BA4">
      <w:pPr>
        <w:autoSpaceDE w:val="0"/>
        <w:autoSpaceDN w:val="0"/>
        <w:adjustRightInd w:val="0"/>
        <w:jc w:val="left"/>
        <w:rPr>
          <w:rFonts w:ascii="Times New Roman" w:hAnsi="Times New Roman" w:cs="Times New Roman"/>
          <w:kern w:val="0"/>
          <w:sz w:val="24"/>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前两种情况对应于</w:t>
      </w:r>
      <w:r w:rsidRPr="00187CB3">
        <w:rPr>
          <w:rFonts w:ascii="Times New Roman" w:hAnsi="Times New Roman" w:cs="Times New Roman"/>
        </w:rPr>
        <w:t>OPC</w:t>
      </w:r>
      <w:r w:rsidRPr="00187CB3">
        <w:rPr>
          <w:rFonts w:ascii="Times New Roman" w:hAnsi="Times New Roman" w:cs="Times New Roman"/>
        </w:rPr>
        <w:t>服务器和</w:t>
      </w:r>
      <w:r w:rsidRPr="00187CB3">
        <w:rPr>
          <w:rFonts w:ascii="Times New Roman" w:hAnsi="Times New Roman" w:cs="Times New Roman"/>
        </w:rPr>
        <w:t>NicBuilder</w:t>
      </w:r>
      <w:r w:rsidRPr="00187CB3">
        <w:rPr>
          <w:rFonts w:ascii="Times New Roman" w:hAnsi="Times New Roman" w:cs="Times New Roman"/>
        </w:rPr>
        <w:t>系统位于同一台机器上的情形，第</w:t>
      </w:r>
      <w:r w:rsidRPr="00187CB3">
        <w:rPr>
          <w:rFonts w:ascii="Times New Roman" w:hAnsi="Times New Roman" w:cs="Times New Roman"/>
        </w:rPr>
        <w:t>3</w:t>
      </w:r>
      <w:r w:rsidRPr="00187CB3">
        <w:rPr>
          <w:rFonts w:ascii="Times New Roman" w:hAnsi="Times New Roman" w:cs="Times New Roman"/>
        </w:rPr>
        <w:t>种格式支持远程</w:t>
      </w:r>
      <w:r w:rsidRPr="00187CB3">
        <w:rPr>
          <w:rFonts w:ascii="Times New Roman" w:hAnsi="Times New Roman" w:cs="Times New Roman"/>
        </w:rPr>
        <w:t>OPC</w:t>
      </w:r>
      <w:r w:rsidRPr="00187CB3">
        <w:rPr>
          <w:rFonts w:ascii="Times New Roman" w:hAnsi="Times New Roman" w:cs="Times New Roman"/>
        </w:rPr>
        <w:t>服务器，这种情况下要求系统管理员在</w:t>
      </w:r>
      <w:r w:rsidRPr="00187CB3">
        <w:rPr>
          <w:rFonts w:ascii="Times New Roman" w:hAnsi="Times New Roman" w:cs="Times New Roman"/>
        </w:rPr>
        <w:t>OPC</w:t>
      </w:r>
      <w:r w:rsidRPr="00187CB3">
        <w:rPr>
          <w:rFonts w:ascii="Times New Roman" w:hAnsi="Times New Roman" w:cs="Times New Roman"/>
        </w:rPr>
        <w:t>服务器所在的机器和</w:t>
      </w:r>
      <w:r w:rsidRPr="00187CB3">
        <w:rPr>
          <w:rFonts w:ascii="Times New Roman" w:hAnsi="Times New Roman" w:cs="Times New Roman"/>
        </w:rPr>
        <w:t>NicBuilder</w:t>
      </w:r>
      <w:r w:rsidRPr="00187CB3">
        <w:rPr>
          <w:rFonts w:ascii="Times New Roman" w:hAnsi="Times New Roman" w:cs="Times New Roman"/>
        </w:rPr>
        <w:t>数据库所在的机器上都必须正确配置</w:t>
      </w:r>
      <w:r w:rsidRPr="00187CB3">
        <w:rPr>
          <w:rFonts w:ascii="Times New Roman" w:hAnsi="Times New Roman" w:cs="Times New Roman"/>
        </w:rPr>
        <w:t>DCOM</w:t>
      </w:r>
      <w:r w:rsidRPr="00187CB3">
        <w:rPr>
          <w:rFonts w:ascii="Times New Roman" w:hAnsi="Times New Roman" w:cs="Times New Roman"/>
        </w:rPr>
        <w:t>。</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kern w:val="0"/>
          <w:sz w:val="24"/>
        </w:rPr>
      </w:pPr>
      <w:r w:rsidRPr="00187CB3">
        <w:rPr>
          <w:rFonts w:ascii="Times New Roman" w:hAnsi="Times New Roman" w:cs="Times New Roman"/>
        </w:rPr>
        <w:t>相应的数据库变量的地址就是变量在</w:t>
      </w:r>
      <w:r w:rsidRPr="00187CB3">
        <w:rPr>
          <w:rFonts w:ascii="Times New Roman" w:hAnsi="Times New Roman" w:cs="Times New Roman"/>
        </w:rPr>
        <w:t>OPC Server</w:t>
      </w:r>
      <w:r w:rsidRPr="00187CB3">
        <w:rPr>
          <w:rFonts w:ascii="Times New Roman" w:hAnsi="Times New Roman" w:cs="Times New Roman"/>
        </w:rPr>
        <w:t>中的</w:t>
      </w:r>
      <w:r w:rsidRPr="00187CB3">
        <w:rPr>
          <w:rFonts w:ascii="Times New Roman" w:hAnsi="Times New Roman" w:cs="Times New Roman"/>
        </w:rPr>
        <w:t>ItemId</w:t>
      </w:r>
      <w:r w:rsidRPr="00187CB3">
        <w:rPr>
          <w:rFonts w:ascii="Times New Roman" w:hAnsi="Times New Roman" w:cs="Times New Roman"/>
        </w:rPr>
        <w:t>，是一个字符串，不同的</w:t>
      </w:r>
      <w:r w:rsidRPr="00187CB3">
        <w:rPr>
          <w:rFonts w:ascii="Times New Roman" w:hAnsi="Times New Roman" w:cs="Times New Roman"/>
        </w:rPr>
        <w:t>OPC Server</w:t>
      </w:r>
      <w:r w:rsidRPr="00187CB3">
        <w:rPr>
          <w:rFonts w:ascii="Times New Roman" w:hAnsi="Times New Roman" w:cs="Times New Roman"/>
        </w:rPr>
        <w:t>对此有不同的格式要求，请参照</w:t>
      </w:r>
      <w:r w:rsidRPr="00187CB3">
        <w:rPr>
          <w:rFonts w:ascii="Times New Roman" w:hAnsi="Times New Roman" w:cs="Times New Roman"/>
        </w:rPr>
        <w:t>OPC Server</w:t>
      </w:r>
      <w:r w:rsidRPr="00187CB3">
        <w:rPr>
          <w:rFonts w:ascii="Times New Roman" w:hAnsi="Times New Roman" w:cs="Times New Roman"/>
        </w:rPr>
        <w:t>的手册来确</w:t>
      </w:r>
      <w:r w:rsidRPr="00187CB3">
        <w:rPr>
          <w:rFonts w:ascii="Times New Roman" w:hAnsi="Times New Roman" w:cs="Times New Roman"/>
          <w:kern w:val="0"/>
          <w:sz w:val="24"/>
        </w:rPr>
        <w:t>定变量的</w:t>
      </w:r>
      <w:r w:rsidRPr="00187CB3">
        <w:rPr>
          <w:rFonts w:ascii="Times New Roman" w:hAnsi="Times New Roman" w:cs="Times New Roman"/>
          <w:kern w:val="0"/>
          <w:sz w:val="24"/>
        </w:rPr>
        <w:t>ItemId</w:t>
      </w:r>
      <w:r w:rsidRPr="00187CB3">
        <w:rPr>
          <w:rFonts w:ascii="Times New Roman" w:hAnsi="Times New Roman" w:cs="Times New Roman"/>
          <w:kern w:val="0"/>
          <w:sz w:val="24"/>
        </w:rPr>
        <w:t>。</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130" w:name="_Toc310409483"/>
      <w:bookmarkStart w:id="131" w:name="_Toc406075017"/>
      <w:r w:rsidRPr="00187CB3">
        <w:rPr>
          <w:rFonts w:ascii="Times New Roman" w:hAnsi="Times New Roman"/>
        </w:rPr>
        <w:t>配置串行通讯参数</w:t>
      </w:r>
      <w:bookmarkEnd w:id="130"/>
      <w:bookmarkEnd w:id="131"/>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不同的硬件设备，其所支持和遵循的通讯协议（</w:t>
      </w:r>
      <w:r w:rsidRPr="00187CB3">
        <w:rPr>
          <w:rFonts w:ascii="Times New Roman" w:hAnsi="Times New Roman" w:cs="Times New Roman"/>
        </w:rPr>
        <w:t>Protocol</w:t>
      </w:r>
      <w:r w:rsidRPr="00187CB3">
        <w:rPr>
          <w:rFonts w:ascii="Times New Roman" w:hAnsi="Times New Roman" w:cs="Times New Roman"/>
        </w:rPr>
        <w:t>）是不尽相同的，如</w:t>
      </w:r>
      <w:r w:rsidRPr="00187CB3">
        <w:rPr>
          <w:rFonts w:ascii="Times New Roman" w:hAnsi="Times New Roman" w:cs="Times New Roman"/>
        </w:rPr>
        <w:t>RS</w:t>
      </w:r>
      <w:smartTag w:uri="urn:schemas-microsoft-com:office:smarttags" w:element="chmetcnv">
        <w:smartTagPr>
          <w:attr w:name="TCSC" w:val="0"/>
          <w:attr w:name="NumberType" w:val="1"/>
          <w:attr w:name="Negative" w:val="True"/>
          <w:attr w:name="HasSpace" w:val="False"/>
          <w:attr w:name="SourceValue" w:val="232"/>
          <w:attr w:name="UnitName" w:val="C"/>
        </w:smartTagPr>
        <w:r w:rsidRPr="00187CB3">
          <w:rPr>
            <w:rFonts w:ascii="Times New Roman" w:hAnsi="Times New Roman" w:cs="Times New Roman"/>
          </w:rPr>
          <w:t>-232C</w:t>
        </w:r>
      </w:smartTag>
      <w:r w:rsidRPr="00187CB3">
        <w:rPr>
          <w:rFonts w:ascii="Times New Roman" w:hAnsi="Times New Roman" w:cs="Times New Roman"/>
        </w:rPr>
        <w:t>、</w:t>
      </w:r>
      <w:r w:rsidRPr="00187CB3">
        <w:rPr>
          <w:rFonts w:ascii="Times New Roman" w:hAnsi="Times New Roman" w:cs="Times New Roman"/>
        </w:rPr>
        <w:t>Modbus</w:t>
      </w:r>
      <w:r w:rsidRPr="00187CB3">
        <w:rPr>
          <w:rFonts w:ascii="Times New Roman" w:hAnsi="Times New Roman" w:cs="Times New Roman"/>
        </w:rPr>
        <w:t>、</w:t>
      </w:r>
      <w:r w:rsidRPr="00187CB3">
        <w:rPr>
          <w:rFonts w:ascii="Times New Roman" w:hAnsi="Times New Roman" w:cs="Times New Roman"/>
        </w:rPr>
        <w:t>Modbus Plus</w:t>
      </w:r>
      <w:r w:rsidRPr="00187CB3">
        <w:rPr>
          <w:rFonts w:ascii="Times New Roman" w:hAnsi="Times New Roman" w:cs="Times New Roman"/>
        </w:rPr>
        <w:t>、</w:t>
      </w:r>
      <w:r w:rsidRPr="00187CB3">
        <w:rPr>
          <w:rFonts w:ascii="Times New Roman" w:hAnsi="Times New Roman" w:cs="Times New Roman"/>
        </w:rPr>
        <w:lastRenderedPageBreak/>
        <w:t>ProfileBus</w:t>
      </w:r>
      <w:r w:rsidRPr="00187CB3">
        <w:rPr>
          <w:rFonts w:ascii="Times New Roman" w:hAnsi="Times New Roman" w:cs="Times New Roman"/>
        </w:rPr>
        <w:t>等。相当一部分设备是通过计算机的串行口进行链接的，在</w:t>
      </w:r>
      <w:r w:rsidRPr="00187CB3">
        <w:rPr>
          <w:rFonts w:ascii="Times New Roman" w:hAnsi="Times New Roman" w:cs="Times New Roman"/>
        </w:rPr>
        <w:t>NicBuilder</w:t>
      </w:r>
      <w:r w:rsidRPr="00187CB3">
        <w:rPr>
          <w:rFonts w:ascii="Times New Roman" w:hAnsi="Times New Roman" w:cs="Times New Roman"/>
        </w:rPr>
        <w:t>中，为了便于设备之间共享串口，引入了串口通讯协调器用来统一的管理串口通讯。因此，在</w:t>
      </w:r>
      <w:r w:rsidRPr="00187CB3">
        <w:rPr>
          <w:rFonts w:ascii="Times New Roman" w:hAnsi="Times New Roman" w:cs="Times New Roman"/>
        </w:rPr>
        <w:t>NicBuilder</w:t>
      </w:r>
      <w:r w:rsidRPr="00187CB3">
        <w:rPr>
          <w:rFonts w:ascii="Times New Roman" w:hAnsi="Times New Roman" w:cs="Times New Roman"/>
        </w:rPr>
        <w:t>进行通讯连接时，必须明确与其通讯的串口号以及串口通讯参数设置。</w:t>
      </w:r>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配置串口的方法是，打开系统组态程序，在要组态的节点下面，展开</w:t>
      </w:r>
      <w:r w:rsidRPr="00187CB3">
        <w:rPr>
          <w:rFonts w:ascii="Times New Roman" w:hAnsi="Times New Roman" w:cs="Times New Roman"/>
        </w:rPr>
        <w:t>‘</w:t>
      </w:r>
      <w:r w:rsidRPr="00187CB3">
        <w:rPr>
          <w:rFonts w:ascii="Times New Roman" w:hAnsi="Times New Roman" w:cs="Times New Roman"/>
        </w:rPr>
        <w:t>串口访问服务</w:t>
      </w:r>
      <w:r w:rsidRPr="00187CB3">
        <w:rPr>
          <w:rFonts w:ascii="Times New Roman" w:hAnsi="Times New Roman" w:cs="Times New Roman"/>
        </w:rPr>
        <w:t>’</w:t>
      </w:r>
      <w:r w:rsidRPr="00187CB3">
        <w:rPr>
          <w:rFonts w:ascii="Times New Roman" w:hAnsi="Times New Roman" w:cs="Times New Roman"/>
        </w:rPr>
        <w:t>分支，可以看到</w:t>
      </w:r>
      <w:r w:rsidRPr="00187CB3">
        <w:rPr>
          <w:rFonts w:ascii="Times New Roman" w:hAnsi="Times New Roman" w:cs="Times New Roman"/>
        </w:rPr>
        <w:t>NicBuilder</w:t>
      </w:r>
      <w:r w:rsidRPr="00187CB3">
        <w:rPr>
          <w:rFonts w:ascii="Times New Roman" w:hAnsi="Times New Roman" w:cs="Times New Roman"/>
        </w:rPr>
        <w:t>最多支持</w:t>
      </w:r>
      <w:r w:rsidRPr="00187CB3">
        <w:rPr>
          <w:rFonts w:ascii="Times New Roman" w:hAnsi="Times New Roman" w:cs="Times New Roman"/>
        </w:rPr>
        <w:t>16</w:t>
      </w:r>
      <w:r w:rsidRPr="00187CB3">
        <w:rPr>
          <w:rFonts w:ascii="Times New Roman" w:hAnsi="Times New Roman" w:cs="Times New Roman"/>
        </w:rPr>
        <w:t>个串口，系统组态程序可以分别针对这</w:t>
      </w:r>
      <w:r w:rsidRPr="00187CB3">
        <w:rPr>
          <w:rFonts w:ascii="Times New Roman" w:hAnsi="Times New Roman" w:cs="Times New Roman"/>
        </w:rPr>
        <w:t>16</w:t>
      </w:r>
      <w:r w:rsidRPr="00187CB3">
        <w:rPr>
          <w:rFonts w:ascii="Times New Roman" w:hAnsi="Times New Roman" w:cs="Times New Roman"/>
        </w:rPr>
        <w:t>个串口设置不同的波特率、校验位、停止位和数据位等。</w:t>
      </w:r>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串口参数修改之后，必须重新启动串口访问服务。</w:t>
      </w:r>
    </w:p>
    <w:p w:rsidR="00575BA4" w:rsidRPr="00187CB3" w:rsidRDefault="00575BA4" w:rsidP="00575BA4">
      <w:pPr>
        <w:ind w:firstLineChars="208" w:firstLine="437"/>
        <w:rPr>
          <w:rFonts w:ascii="Times New Roman" w:eastAsia="楷体_GB2312" w:hAnsi="Times New Roman" w:cs="Times New Roman"/>
        </w:rPr>
      </w:pPr>
      <w:r w:rsidRPr="00187CB3">
        <w:rPr>
          <w:rFonts w:ascii="Times New Roman" w:eastAsia="楷体_GB2312" w:hAnsi="Times New Roman" w:cs="Times New Roman"/>
        </w:rPr>
        <w:t>重要提示：由于</w:t>
      </w:r>
      <w:r w:rsidRPr="00187CB3">
        <w:rPr>
          <w:rFonts w:ascii="Times New Roman" w:eastAsia="楷体_GB2312" w:hAnsi="Times New Roman" w:cs="Times New Roman"/>
        </w:rPr>
        <w:t>S960</w:t>
      </w:r>
      <w:r w:rsidRPr="00187CB3">
        <w:rPr>
          <w:rFonts w:ascii="Times New Roman" w:eastAsia="楷体_GB2312" w:hAnsi="Times New Roman" w:cs="Times New Roman"/>
        </w:rPr>
        <w:t>系列产品（如</w:t>
      </w:r>
      <w:r w:rsidRPr="00187CB3">
        <w:rPr>
          <w:rFonts w:ascii="Times New Roman" w:eastAsia="楷体_GB2312" w:hAnsi="Times New Roman" w:cs="Times New Roman"/>
        </w:rPr>
        <w:t>LY30Q</w:t>
      </w:r>
      <w:r w:rsidRPr="00187CB3">
        <w:rPr>
          <w:rFonts w:ascii="Times New Roman" w:eastAsia="楷体_GB2312" w:hAnsi="Times New Roman" w:cs="Times New Roman"/>
        </w:rPr>
        <w:t>智能前端）均具有冗余通讯的功能，其冗余处理已经由</w:t>
      </w:r>
      <w:r w:rsidRPr="00187CB3">
        <w:rPr>
          <w:rFonts w:ascii="Times New Roman" w:eastAsia="楷体_GB2312" w:hAnsi="Times New Roman" w:cs="Times New Roman"/>
        </w:rPr>
        <w:t>S960</w:t>
      </w:r>
      <w:r w:rsidRPr="00187CB3">
        <w:rPr>
          <w:rFonts w:ascii="Times New Roman" w:eastAsia="楷体_GB2312" w:hAnsi="Times New Roman" w:cs="Times New Roman"/>
        </w:rPr>
        <w:t>驱动程序进行处理。所以，在串口连接</w:t>
      </w:r>
      <w:r w:rsidRPr="00187CB3">
        <w:rPr>
          <w:rFonts w:ascii="Times New Roman" w:eastAsia="楷体_GB2312" w:hAnsi="Times New Roman" w:cs="Times New Roman"/>
        </w:rPr>
        <w:t>LY30Q</w:t>
      </w:r>
      <w:r w:rsidRPr="00187CB3">
        <w:rPr>
          <w:rFonts w:ascii="Times New Roman" w:eastAsia="楷体_GB2312" w:hAnsi="Times New Roman" w:cs="Times New Roman"/>
        </w:rPr>
        <w:t>时，必须遵照这样的规定：</w:t>
      </w:r>
      <w:r w:rsidRPr="00187CB3">
        <w:rPr>
          <w:rFonts w:ascii="Times New Roman" w:eastAsia="楷体_GB2312" w:hAnsi="Times New Roman" w:cs="Times New Roman"/>
        </w:rPr>
        <w:t>1</w:t>
      </w:r>
      <w:r w:rsidRPr="00187CB3">
        <w:rPr>
          <w:rFonts w:ascii="Times New Roman" w:eastAsia="楷体_GB2312" w:hAnsi="Times New Roman" w:cs="Times New Roman"/>
        </w:rPr>
        <w:t>）串口号必须为奇数（</w:t>
      </w:r>
      <w:r w:rsidRPr="00187CB3">
        <w:rPr>
          <w:rFonts w:ascii="Times New Roman" w:eastAsia="楷体_GB2312" w:hAnsi="Times New Roman" w:cs="Times New Roman"/>
        </w:rPr>
        <w:t>1</w:t>
      </w:r>
      <w:r w:rsidRPr="00187CB3">
        <w:rPr>
          <w:rFonts w:ascii="Times New Roman" w:eastAsia="楷体_GB2312" w:hAnsi="Times New Roman" w:cs="Times New Roman"/>
        </w:rPr>
        <w:t>、</w:t>
      </w:r>
      <w:r w:rsidRPr="00187CB3">
        <w:rPr>
          <w:rFonts w:ascii="Times New Roman" w:eastAsia="楷体_GB2312" w:hAnsi="Times New Roman" w:cs="Times New Roman"/>
        </w:rPr>
        <w:t>3</w:t>
      </w:r>
      <w:r w:rsidRPr="00187CB3">
        <w:rPr>
          <w:rFonts w:ascii="Times New Roman" w:eastAsia="楷体_GB2312" w:hAnsi="Times New Roman" w:cs="Times New Roman"/>
        </w:rPr>
        <w:t>、</w:t>
      </w:r>
      <w:r w:rsidRPr="00187CB3">
        <w:rPr>
          <w:rFonts w:ascii="Times New Roman" w:eastAsia="楷体_GB2312" w:hAnsi="Times New Roman" w:cs="Times New Roman"/>
        </w:rPr>
        <w:t>5</w:t>
      </w:r>
      <w:r w:rsidRPr="00187CB3">
        <w:rPr>
          <w:rFonts w:ascii="Times New Roman" w:eastAsia="楷体_GB2312" w:hAnsi="Times New Roman" w:cs="Times New Roman"/>
        </w:rPr>
        <w:t>等），该端口将连接</w:t>
      </w:r>
      <w:r w:rsidRPr="00187CB3">
        <w:rPr>
          <w:rFonts w:ascii="Times New Roman" w:eastAsia="楷体_GB2312" w:hAnsi="Times New Roman" w:cs="Times New Roman"/>
        </w:rPr>
        <w:t>LY30Q</w:t>
      </w:r>
      <w:r w:rsidRPr="00187CB3">
        <w:rPr>
          <w:rFonts w:ascii="Times New Roman" w:eastAsia="楷体_GB2312" w:hAnsi="Times New Roman" w:cs="Times New Roman"/>
        </w:rPr>
        <w:t>的一个通讯端口（如</w:t>
      </w:r>
      <w:r w:rsidRPr="00187CB3">
        <w:rPr>
          <w:rFonts w:ascii="Times New Roman" w:eastAsia="楷体_GB2312" w:hAnsi="Times New Roman" w:cs="Times New Roman"/>
        </w:rPr>
        <w:t>COM1</w:t>
      </w:r>
      <w:r w:rsidRPr="00187CB3">
        <w:rPr>
          <w:rFonts w:ascii="Times New Roman" w:eastAsia="楷体_GB2312" w:hAnsi="Times New Roman" w:cs="Times New Roman"/>
        </w:rPr>
        <w:t>、</w:t>
      </w:r>
      <w:r w:rsidRPr="00187CB3">
        <w:rPr>
          <w:rFonts w:ascii="Times New Roman" w:eastAsia="楷体_GB2312" w:hAnsi="Times New Roman" w:cs="Times New Roman"/>
        </w:rPr>
        <w:t>2</w:t>
      </w:r>
      <w:r w:rsidRPr="00187CB3">
        <w:rPr>
          <w:rFonts w:ascii="Times New Roman" w:eastAsia="楷体_GB2312" w:hAnsi="Times New Roman" w:cs="Times New Roman"/>
        </w:rPr>
        <w:t>）比该串口号大</w:t>
      </w:r>
      <w:r w:rsidRPr="00187CB3">
        <w:rPr>
          <w:rFonts w:ascii="Times New Roman" w:eastAsia="楷体_GB2312" w:hAnsi="Times New Roman" w:cs="Times New Roman"/>
        </w:rPr>
        <w:t>1</w:t>
      </w:r>
      <w:r w:rsidRPr="00187CB3">
        <w:rPr>
          <w:rFonts w:ascii="Times New Roman" w:eastAsia="楷体_GB2312" w:hAnsi="Times New Roman" w:cs="Times New Roman"/>
        </w:rPr>
        <w:t>的偶数串口号作为</w:t>
      </w:r>
      <w:r w:rsidRPr="00187CB3">
        <w:rPr>
          <w:rFonts w:ascii="Times New Roman" w:eastAsia="楷体_GB2312" w:hAnsi="Times New Roman" w:cs="Times New Roman"/>
        </w:rPr>
        <w:t>LY30Q</w:t>
      </w:r>
      <w:r w:rsidRPr="00187CB3">
        <w:rPr>
          <w:rFonts w:ascii="Times New Roman" w:eastAsia="楷体_GB2312" w:hAnsi="Times New Roman" w:cs="Times New Roman"/>
        </w:rPr>
        <w:t>的冗余接口，连接到</w:t>
      </w:r>
      <w:r w:rsidRPr="00187CB3">
        <w:rPr>
          <w:rFonts w:ascii="Times New Roman" w:eastAsia="楷体_GB2312" w:hAnsi="Times New Roman" w:cs="Times New Roman"/>
        </w:rPr>
        <w:t>LY30Q</w:t>
      </w:r>
      <w:r w:rsidRPr="00187CB3">
        <w:rPr>
          <w:rFonts w:ascii="Times New Roman" w:eastAsia="楷体_GB2312" w:hAnsi="Times New Roman" w:cs="Times New Roman"/>
        </w:rPr>
        <w:t>的另一个通讯端口上（如</w:t>
      </w:r>
      <w:r w:rsidRPr="00187CB3">
        <w:rPr>
          <w:rFonts w:ascii="Times New Roman" w:eastAsia="楷体_GB2312" w:hAnsi="Times New Roman" w:cs="Times New Roman"/>
        </w:rPr>
        <w:t>COM2</w:t>
      </w:r>
      <w:r w:rsidRPr="00187CB3">
        <w:rPr>
          <w:rFonts w:ascii="Times New Roman" w:eastAsia="楷体_GB2312" w:hAnsi="Times New Roman" w:cs="Times New Roman"/>
        </w:rPr>
        <w:t>）。即使</w:t>
      </w:r>
      <w:r w:rsidRPr="00187CB3">
        <w:rPr>
          <w:rFonts w:ascii="Times New Roman" w:eastAsia="楷体_GB2312" w:hAnsi="Times New Roman" w:cs="Times New Roman"/>
        </w:rPr>
        <w:t>LY30Q</w:t>
      </w:r>
      <w:r w:rsidRPr="00187CB3">
        <w:rPr>
          <w:rFonts w:ascii="Times New Roman" w:eastAsia="楷体_GB2312" w:hAnsi="Times New Roman" w:cs="Times New Roman"/>
        </w:rPr>
        <w:t>不进行冗余通讯，其中的一个串口也将被</w:t>
      </w:r>
      <w:r w:rsidRPr="00187CB3">
        <w:rPr>
          <w:rFonts w:ascii="Times New Roman" w:eastAsia="楷体_GB2312" w:hAnsi="Times New Roman" w:cs="Times New Roman"/>
        </w:rPr>
        <w:t>NicBuilder</w:t>
      </w:r>
      <w:r w:rsidRPr="00187CB3">
        <w:rPr>
          <w:rFonts w:ascii="Times New Roman" w:eastAsia="楷体_GB2312" w:hAnsi="Times New Roman" w:cs="Times New Roman"/>
        </w:rPr>
        <w:t>保留，不能作为其它用途，即便是</w:t>
      </w:r>
      <w:r w:rsidRPr="00187CB3">
        <w:rPr>
          <w:rFonts w:ascii="Times New Roman" w:eastAsia="楷体_GB2312" w:hAnsi="Times New Roman" w:cs="Times New Roman"/>
        </w:rPr>
        <w:t>NicBuilder</w:t>
      </w:r>
      <w:r w:rsidRPr="00187CB3">
        <w:rPr>
          <w:rFonts w:ascii="Times New Roman" w:eastAsia="楷体_GB2312" w:hAnsi="Times New Roman" w:cs="Times New Roman"/>
        </w:rPr>
        <w:t>的其它驱动程序，也不能使用该串口。</w:t>
      </w:r>
    </w:p>
    <w:p w:rsidR="00575BA4" w:rsidRPr="00187CB3" w:rsidRDefault="00575BA4" w:rsidP="00575BA4">
      <w:pPr>
        <w:ind w:firstLineChars="208" w:firstLine="437"/>
        <w:jc w:val="center"/>
        <w:rPr>
          <w:rFonts w:ascii="Times New Roman" w:hAnsi="Times New Roman" w:cs="Times New Roman"/>
        </w:rPr>
      </w:pPr>
      <w:r w:rsidRPr="00187CB3">
        <w:rPr>
          <w:rFonts w:ascii="Times New Roman" w:hAnsi="Times New Roman" w:cs="Times New Roman"/>
          <w:noProof/>
        </w:rPr>
        <w:drawing>
          <wp:inline distT="0" distB="0" distL="0" distR="0">
            <wp:extent cx="3686175" cy="3057525"/>
            <wp:effectExtent l="19050" t="0" r="9525" b="0"/>
            <wp:docPr id="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3686175" cy="3057525"/>
                    </a:xfrm>
                    <a:prstGeom prst="rect">
                      <a:avLst/>
                    </a:prstGeom>
                    <a:noFill/>
                    <a:ln w="9525">
                      <a:noFill/>
                      <a:miter lim="800000"/>
                      <a:headEnd/>
                      <a:tailEnd/>
                    </a:ln>
                  </pic:spPr>
                </pic:pic>
              </a:graphicData>
            </a:graphic>
          </wp:inline>
        </w:drawing>
      </w:r>
    </w:p>
    <w:p w:rsidR="00575BA4" w:rsidRPr="00187CB3" w:rsidRDefault="00575BA4" w:rsidP="00575BA4">
      <w:pPr>
        <w:jc w:val="center"/>
        <w:rPr>
          <w:rFonts w:ascii="Times New Roman" w:hAnsi="Times New Roman" w:cs="Times New Roman"/>
          <w:sz w:val="18"/>
          <w:szCs w:val="18"/>
        </w:rPr>
      </w:pPr>
      <w:r w:rsidRPr="00187CB3">
        <w:rPr>
          <w:rFonts w:ascii="Times New Roman" w:hAnsi="Times New Roman" w:cs="Times New Roman"/>
          <w:sz w:val="18"/>
          <w:szCs w:val="18"/>
        </w:rPr>
        <w:t>图</w:t>
      </w:r>
      <w:r w:rsidRPr="00187CB3">
        <w:rPr>
          <w:rFonts w:ascii="Times New Roman" w:hAnsi="Times New Roman" w:cs="Times New Roman"/>
          <w:sz w:val="18"/>
          <w:szCs w:val="18"/>
        </w:rPr>
        <w:t>3.21</w:t>
      </w:r>
      <w:r w:rsidRPr="00187CB3">
        <w:rPr>
          <w:rFonts w:ascii="Times New Roman" w:hAnsi="Times New Roman" w:cs="Times New Roman"/>
          <w:sz w:val="18"/>
          <w:szCs w:val="18"/>
        </w:rPr>
        <w:tab/>
      </w:r>
      <w:r w:rsidRPr="00187CB3">
        <w:rPr>
          <w:rFonts w:ascii="Times New Roman" w:hAnsi="Times New Roman" w:cs="Times New Roman"/>
          <w:sz w:val="18"/>
          <w:szCs w:val="18"/>
        </w:rPr>
        <w:t>配置串口</w:t>
      </w:r>
    </w:p>
    <w:p w:rsidR="00575BA4" w:rsidRPr="00187CB3" w:rsidRDefault="00575BA4" w:rsidP="00575BA4">
      <w:pPr>
        <w:jc w:val="center"/>
        <w:rPr>
          <w:rFonts w:ascii="Times New Roman" w:hAnsi="Times New Roman" w:cs="Times New Roman"/>
          <w:sz w:val="18"/>
          <w:szCs w:val="18"/>
        </w:rPr>
      </w:pPr>
    </w:p>
    <w:p w:rsidR="00575BA4" w:rsidRPr="00187CB3" w:rsidRDefault="00575BA4" w:rsidP="00575BA4">
      <w:pPr>
        <w:ind w:firstLineChars="208" w:firstLine="437"/>
        <w:rPr>
          <w:rFonts w:ascii="Times New Roman" w:hAnsi="Times New Roman" w:cs="Times New Roman"/>
        </w:rPr>
      </w:pPr>
      <w:r w:rsidRPr="00187CB3">
        <w:rPr>
          <w:rFonts w:ascii="Times New Roman" w:hAnsi="Times New Roman" w:cs="Times New Roman"/>
        </w:rPr>
        <w:t>另外，串口访问服务</w:t>
      </w:r>
      <w:r w:rsidRPr="00187CB3">
        <w:rPr>
          <w:rFonts w:ascii="Times New Roman" w:hAnsi="Times New Roman" w:cs="Times New Roman"/>
        </w:rPr>
        <w:t>SPACD</w:t>
      </w:r>
      <w:r w:rsidRPr="00187CB3">
        <w:rPr>
          <w:rFonts w:ascii="Times New Roman" w:hAnsi="Times New Roman" w:cs="Times New Roman"/>
        </w:rPr>
        <w:t>是作为</w:t>
      </w:r>
      <w:r w:rsidRPr="00187CB3">
        <w:rPr>
          <w:rFonts w:ascii="Times New Roman" w:hAnsi="Times New Roman" w:cs="Times New Roman"/>
        </w:rPr>
        <w:t>NicBuilder</w:t>
      </w:r>
      <w:r w:rsidRPr="00187CB3">
        <w:rPr>
          <w:rFonts w:ascii="Times New Roman" w:hAnsi="Times New Roman" w:cs="Times New Roman"/>
        </w:rPr>
        <w:t>监控系统的一个服务组件，在</w:t>
      </w:r>
      <w:r w:rsidRPr="00187CB3">
        <w:rPr>
          <w:rFonts w:ascii="Times New Roman" w:hAnsi="Times New Roman" w:cs="Times New Roman"/>
        </w:rPr>
        <w:t>NicBuilder</w:t>
      </w:r>
      <w:r w:rsidRPr="00187CB3">
        <w:rPr>
          <w:rFonts w:ascii="Times New Roman" w:hAnsi="Times New Roman" w:cs="Times New Roman"/>
        </w:rPr>
        <w:t>系统安装后加入到</w:t>
      </w:r>
      <w:r w:rsidRPr="00187CB3">
        <w:rPr>
          <w:rFonts w:ascii="Times New Roman" w:hAnsi="Times New Roman" w:cs="Times New Roman"/>
        </w:rPr>
        <w:t>Windows</w:t>
      </w:r>
      <w:r w:rsidRPr="00187CB3">
        <w:rPr>
          <w:rFonts w:ascii="Times New Roman" w:hAnsi="Times New Roman" w:cs="Times New Roman"/>
        </w:rPr>
        <w:t>服务管理，在</w:t>
      </w:r>
      <w:r w:rsidRPr="00187CB3">
        <w:rPr>
          <w:rFonts w:ascii="Times New Roman" w:hAnsi="Times New Roman" w:cs="Times New Roman"/>
        </w:rPr>
        <w:t>Windows</w:t>
      </w:r>
      <w:r w:rsidRPr="00187CB3">
        <w:rPr>
          <w:rFonts w:ascii="Times New Roman" w:hAnsi="Times New Roman" w:cs="Times New Roman"/>
        </w:rPr>
        <w:t>操作系统启动时自动加载，并且将该节点的所有通讯串口纳入到</w:t>
      </w:r>
      <w:r w:rsidRPr="00187CB3">
        <w:rPr>
          <w:rFonts w:ascii="Times New Roman" w:hAnsi="Times New Roman" w:cs="Times New Roman"/>
        </w:rPr>
        <w:t>NicBuilder</w:t>
      </w:r>
      <w:r w:rsidRPr="00187CB3">
        <w:rPr>
          <w:rFonts w:ascii="Times New Roman" w:hAnsi="Times New Roman" w:cs="Times New Roman"/>
        </w:rPr>
        <w:t>的</w:t>
      </w:r>
      <w:r w:rsidRPr="00187CB3">
        <w:rPr>
          <w:rFonts w:ascii="Times New Roman" w:hAnsi="Times New Roman" w:cs="Times New Roman"/>
        </w:rPr>
        <w:t>SPACD</w:t>
      </w:r>
      <w:r w:rsidRPr="00187CB3">
        <w:rPr>
          <w:rFonts w:ascii="Times New Roman" w:hAnsi="Times New Roman" w:cs="Times New Roman"/>
        </w:rPr>
        <w:t>管理模式，禁止任何非</w:t>
      </w:r>
      <w:r w:rsidRPr="00187CB3">
        <w:rPr>
          <w:rFonts w:ascii="Times New Roman" w:hAnsi="Times New Roman" w:cs="Times New Roman"/>
        </w:rPr>
        <w:t>NicBuilder</w:t>
      </w:r>
      <w:r w:rsidRPr="00187CB3">
        <w:rPr>
          <w:rFonts w:ascii="Times New Roman" w:hAnsi="Times New Roman" w:cs="Times New Roman"/>
        </w:rPr>
        <w:t>的其它应用程序使用，除非</w:t>
      </w:r>
      <w:r w:rsidRPr="00187CB3">
        <w:rPr>
          <w:rFonts w:ascii="Times New Roman" w:hAnsi="Times New Roman" w:cs="Times New Roman"/>
        </w:rPr>
        <w:t>SPACD</w:t>
      </w:r>
      <w:r w:rsidRPr="00187CB3">
        <w:rPr>
          <w:rFonts w:ascii="Times New Roman" w:hAnsi="Times New Roman" w:cs="Times New Roman"/>
        </w:rPr>
        <w:t>服务。</w:t>
      </w:r>
      <w:bookmarkStart w:id="132" w:name="_Toc533902654"/>
      <w:bookmarkStart w:id="133" w:name="_Toc533902807"/>
      <w:bookmarkStart w:id="134" w:name="_Toc533990379"/>
    </w:p>
    <w:p w:rsidR="00575BA4" w:rsidRPr="00187CB3" w:rsidRDefault="00575BA4" w:rsidP="00575BA4">
      <w:pPr>
        <w:ind w:firstLineChars="95" w:firstLine="199"/>
        <w:rPr>
          <w:rFonts w:ascii="Times New Roman" w:hAnsi="Times New Roman" w:cs="Times New Roman"/>
        </w:rPr>
        <w:sectPr w:rsidR="00575BA4" w:rsidRPr="00187CB3" w:rsidSect="00A93871">
          <w:headerReference w:type="default" r:id="rId46"/>
          <w:pgSz w:w="11907" w:h="16840" w:code="9"/>
          <w:pgMar w:top="1134" w:right="680" w:bottom="680" w:left="1134" w:header="680" w:footer="680" w:gutter="0"/>
          <w:cols w:space="425"/>
          <w:docGrid w:linePitch="312"/>
        </w:sectPr>
      </w:pPr>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pPr>
      <w:bookmarkStart w:id="135" w:name="_Toc310409484"/>
      <w:bookmarkStart w:id="136" w:name="_Toc406075018"/>
      <w:r w:rsidRPr="00187CB3">
        <w:rPr>
          <w:rFonts w:ascii="Times New Roman" w:hAnsi="Times New Roman"/>
        </w:rPr>
        <w:lastRenderedPageBreak/>
        <w:t>人机界面组态程序</w:t>
      </w:r>
      <w:r w:rsidRPr="00187CB3">
        <w:rPr>
          <w:rFonts w:ascii="Times New Roman" w:hAnsi="Times New Roman"/>
        </w:rPr>
        <w:t>MCDraw</w:t>
      </w:r>
      <w:r w:rsidRPr="00187CB3">
        <w:rPr>
          <w:rFonts w:ascii="Times New Roman" w:hAnsi="Times New Roman"/>
        </w:rPr>
        <w:t>简介</w:t>
      </w:r>
      <w:bookmarkEnd w:id="132"/>
      <w:bookmarkEnd w:id="133"/>
      <w:bookmarkEnd w:id="134"/>
      <w:bookmarkEnd w:id="135"/>
      <w:bookmarkEnd w:id="136"/>
    </w:p>
    <w:bookmarkEnd w:id="68"/>
    <w:bookmarkEnd w:id="69"/>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r w:rsidRPr="00187CB3">
        <w:rPr>
          <w:rFonts w:ascii="Times New Roman" w:hAnsi="Times New Roman"/>
        </w:rPr>
        <w:t xml:space="preserve"> </w:t>
      </w:r>
      <w:bookmarkStart w:id="137" w:name="_Toc533846536"/>
      <w:bookmarkStart w:id="138" w:name="_Toc533902655"/>
      <w:bookmarkStart w:id="139" w:name="_Toc533902808"/>
      <w:bookmarkStart w:id="140" w:name="_Toc533990380"/>
      <w:bookmarkStart w:id="141" w:name="_Toc310409485"/>
      <w:bookmarkStart w:id="142" w:name="_Toc406075019"/>
      <w:r w:rsidRPr="00187CB3">
        <w:rPr>
          <w:rFonts w:ascii="Times New Roman" w:hAnsi="Times New Roman"/>
        </w:rPr>
        <w:t>程序界面</w:t>
      </w:r>
      <w:bookmarkEnd w:id="137"/>
      <w:bookmarkEnd w:id="138"/>
      <w:bookmarkEnd w:id="139"/>
      <w:bookmarkEnd w:id="140"/>
      <w:bookmarkEnd w:id="141"/>
      <w:bookmarkEnd w:id="14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从开始</w:t>
      </w:r>
      <w:r w:rsidRPr="00187CB3">
        <w:rPr>
          <w:rFonts w:ascii="Times New Roman" w:hAnsi="Times New Roman" w:cs="Times New Roman"/>
        </w:rPr>
        <w:t>\</w:t>
      </w:r>
      <w:r w:rsidRPr="00187CB3">
        <w:rPr>
          <w:rFonts w:ascii="Times New Roman" w:hAnsi="Times New Roman" w:cs="Times New Roman"/>
        </w:rPr>
        <w:t>程序</w:t>
      </w:r>
      <w:r w:rsidRPr="00187CB3">
        <w:rPr>
          <w:rFonts w:ascii="Times New Roman" w:hAnsi="Times New Roman" w:cs="Times New Roman"/>
        </w:rPr>
        <w:t>\NicBuilder</w:t>
      </w:r>
      <w:r w:rsidRPr="00187CB3">
        <w:rPr>
          <w:rFonts w:ascii="Times New Roman" w:hAnsi="Times New Roman" w:cs="Times New Roman"/>
        </w:rPr>
        <w:t>监控软件</w:t>
      </w:r>
      <w:r w:rsidRPr="00187CB3">
        <w:rPr>
          <w:rFonts w:ascii="Times New Roman" w:hAnsi="Times New Roman" w:cs="Times New Roman"/>
        </w:rPr>
        <w:t>\</w:t>
      </w:r>
      <w:r w:rsidRPr="00187CB3">
        <w:rPr>
          <w:rFonts w:ascii="Times New Roman" w:hAnsi="Times New Roman" w:cs="Times New Roman"/>
        </w:rPr>
        <w:t>画面组态程序，进入人机界面组态窗口，如图</w:t>
      </w:r>
      <w:r w:rsidRPr="00187CB3">
        <w:rPr>
          <w:rFonts w:ascii="Times New Roman" w:hAnsi="Times New Roman" w:cs="Times New Roman"/>
        </w:rPr>
        <w:t>4.1</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705100" cy="2009775"/>
            <wp:effectExtent l="19050" t="0" r="0" b="0"/>
            <wp:docPr id="45" name="图片 35"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001"/>
                    <pic:cNvPicPr>
                      <a:picLocks noChangeAspect="1" noChangeArrowheads="1"/>
                    </pic:cNvPicPr>
                  </pic:nvPicPr>
                  <pic:blipFill>
                    <a:blip r:embed="rId47" cstate="print"/>
                    <a:srcRect/>
                    <a:stretch>
                      <a:fillRect/>
                    </a:stretch>
                  </pic:blipFill>
                  <pic:spPr bwMode="auto">
                    <a:xfrm>
                      <a:off x="0" y="0"/>
                      <a:ext cx="2705100" cy="20097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4.1  </w:t>
      </w:r>
      <w:r w:rsidRPr="00187CB3">
        <w:rPr>
          <w:rFonts w:ascii="Times New Roman" w:hAnsi="Times New Roman" w:cs="Times New Roman"/>
          <w:sz w:val="18"/>
        </w:rPr>
        <w:t>人机界面组态窗口</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143" w:name="_Toc533846537"/>
      <w:bookmarkStart w:id="144" w:name="_Toc533902656"/>
      <w:bookmarkStart w:id="145" w:name="_Toc533902809"/>
      <w:bookmarkStart w:id="146" w:name="_Toc533990381"/>
      <w:bookmarkStart w:id="147" w:name="_Toc310409486"/>
      <w:bookmarkStart w:id="148" w:name="_Toc406075020"/>
      <w:r w:rsidRPr="00187CB3">
        <w:rPr>
          <w:rFonts w:ascii="Times New Roman" w:hAnsi="Times New Roman"/>
        </w:rPr>
        <w:t>菜单命令与工具简介</w:t>
      </w:r>
      <w:bookmarkEnd w:id="143"/>
      <w:bookmarkEnd w:id="144"/>
      <w:bookmarkEnd w:id="145"/>
      <w:bookmarkEnd w:id="146"/>
      <w:bookmarkEnd w:id="147"/>
      <w:bookmarkEnd w:id="148"/>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由</w:t>
      </w:r>
      <w:r w:rsidRPr="00187CB3">
        <w:rPr>
          <w:rFonts w:ascii="Times New Roman" w:hAnsi="Times New Roman" w:cs="Times New Roman"/>
        </w:rPr>
        <w:t>MCDraw</w:t>
      </w:r>
      <w:r w:rsidRPr="00187CB3">
        <w:rPr>
          <w:rFonts w:ascii="Times New Roman" w:hAnsi="Times New Roman" w:cs="Times New Roman"/>
        </w:rPr>
        <w:t>创建的每一幅人机界面称之为一个画面，与画面操作有关的内容包括：菜单和工具栏。</w:t>
      </w:r>
    </w:p>
    <w:p w:rsidR="00575BA4" w:rsidRPr="00187CB3" w:rsidRDefault="00575BA4" w:rsidP="00575BA4">
      <w:pPr>
        <w:pStyle w:val="3"/>
        <w:tabs>
          <w:tab w:val="num" w:pos="720"/>
        </w:tabs>
        <w:spacing w:line="416" w:lineRule="auto"/>
        <w:ind w:firstLine="0"/>
      </w:pPr>
      <w:bookmarkStart w:id="149" w:name="_Toc533846538"/>
      <w:bookmarkStart w:id="150" w:name="_Toc533902657"/>
      <w:bookmarkStart w:id="151" w:name="_Toc533902810"/>
      <w:bookmarkStart w:id="152" w:name="_Toc533990382"/>
      <w:bookmarkStart w:id="153" w:name="_Toc310409487"/>
      <w:bookmarkStart w:id="154" w:name="_Toc406075021"/>
      <w:r w:rsidRPr="00187CB3">
        <w:t>菜单及其键盘快捷键</w:t>
      </w:r>
      <w:bookmarkEnd w:id="149"/>
      <w:bookmarkEnd w:id="150"/>
      <w:bookmarkEnd w:id="151"/>
      <w:bookmarkEnd w:id="152"/>
      <w:bookmarkEnd w:id="153"/>
      <w:bookmarkEnd w:id="154"/>
    </w:p>
    <w:p w:rsidR="00575BA4" w:rsidRPr="00187CB3" w:rsidRDefault="00575BA4" w:rsidP="00A41B9B">
      <w:pPr>
        <w:ind w:leftChars="200" w:left="420" w:firstLineChars="400" w:firstLine="840"/>
        <w:rPr>
          <w:rFonts w:ascii="Times New Roman" w:hAnsi="Times New Roman" w:cs="Times New Roman"/>
        </w:rPr>
      </w:pPr>
      <w:r w:rsidRPr="00187CB3">
        <w:rPr>
          <w:rFonts w:ascii="Times New Roman" w:hAnsi="Times New Roman" w:cs="Times New Roman"/>
        </w:rPr>
        <w:t>文件（</w:t>
      </w:r>
      <w:r w:rsidRPr="00187CB3">
        <w:rPr>
          <w:rFonts w:ascii="Times New Roman" w:hAnsi="Times New Roman" w:cs="Times New Roman"/>
          <w:u w:val="single"/>
        </w:rPr>
        <w:t>F</w:t>
      </w:r>
      <w:r w:rsidRPr="00187CB3">
        <w:rPr>
          <w:rFonts w:ascii="Times New Roman" w:hAnsi="Times New Roman" w:cs="Times New Roman"/>
        </w:rPr>
        <w:t>）</w:t>
      </w:r>
      <w:r w:rsidR="00A41B9B" w:rsidRPr="00187CB3">
        <w:rPr>
          <w:rFonts w:ascii="Times New Roman" w:hAnsi="Times New Roman" w:cs="Times New Roman"/>
        </w:rPr>
        <w:t xml:space="preserve">          </w:t>
      </w:r>
      <w:r w:rsidRPr="00187CB3">
        <w:rPr>
          <w:rFonts w:ascii="Times New Roman" w:hAnsi="Times New Roman" w:cs="Times New Roman"/>
        </w:rPr>
        <w:tab/>
        <w:t>Alt+F</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新建（</w:t>
      </w:r>
      <w:r w:rsidRPr="00187CB3">
        <w:rPr>
          <w:rFonts w:ascii="Times New Roman" w:hAnsi="Times New Roman" w:cs="Times New Roman"/>
          <w:u w:val="single"/>
        </w:rPr>
        <w:t>N</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Ctrl+N</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打开（</w:t>
      </w:r>
      <w:r w:rsidRPr="00187CB3">
        <w:rPr>
          <w:rFonts w:ascii="Times New Roman" w:hAnsi="Times New Roman" w:cs="Times New Roman"/>
          <w:u w:val="single"/>
        </w:rPr>
        <w:t>O</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Ctrl+O</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保存（</w:t>
      </w:r>
      <w:r w:rsidRPr="00187CB3">
        <w:rPr>
          <w:rFonts w:ascii="Times New Roman" w:hAnsi="Times New Roman" w:cs="Times New Roman"/>
          <w:u w:val="single"/>
        </w:rPr>
        <w:t>S</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Ctrl+S</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另存为（</w:t>
      </w:r>
      <w:r w:rsidRPr="00187CB3">
        <w:rPr>
          <w:rFonts w:ascii="Times New Roman" w:hAnsi="Times New Roman" w:cs="Times New Roman"/>
          <w:u w:val="single"/>
        </w:rPr>
        <w:t>A</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打印（</w:t>
      </w:r>
      <w:r w:rsidRPr="00187CB3">
        <w:rPr>
          <w:rFonts w:ascii="Times New Roman" w:hAnsi="Times New Roman" w:cs="Times New Roman"/>
          <w:u w:val="single"/>
        </w:rPr>
        <w:t>P</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Ctrl+P</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打印设置（</w:t>
      </w:r>
      <w:r w:rsidRPr="00187CB3">
        <w:rPr>
          <w:rFonts w:ascii="Times New Roman" w:hAnsi="Times New Roman" w:cs="Times New Roman"/>
          <w:u w:val="single"/>
        </w:rPr>
        <w:t>V</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打印预览（</w:t>
      </w:r>
      <w:r w:rsidRPr="00187CB3">
        <w:rPr>
          <w:rFonts w:ascii="Times New Roman" w:hAnsi="Times New Roman" w:cs="Times New Roman"/>
          <w:u w:val="single"/>
        </w:rPr>
        <w:t>R</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退出（</w:t>
      </w:r>
      <w:r w:rsidRPr="00187CB3">
        <w:rPr>
          <w:rFonts w:ascii="Times New Roman" w:hAnsi="Times New Roman" w:cs="Times New Roman"/>
          <w:u w:val="single"/>
        </w:rPr>
        <w:t>X</w:t>
      </w:r>
      <w:r w:rsidRPr="00187CB3">
        <w:rPr>
          <w:rFonts w:ascii="Times New Roman" w:hAnsi="Times New Roman" w:cs="Times New Roman"/>
        </w:rPr>
        <w:t>）</w:t>
      </w:r>
    </w:p>
    <w:p w:rsidR="00575BA4" w:rsidRPr="00187CB3" w:rsidRDefault="00575BA4" w:rsidP="00A41B9B">
      <w:pPr>
        <w:ind w:leftChars="200" w:left="420" w:firstLineChars="400" w:firstLine="840"/>
        <w:rPr>
          <w:rFonts w:ascii="Times New Roman" w:hAnsi="Times New Roman" w:cs="Times New Roman"/>
        </w:rPr>
      </w:pPr>
      <w:r w:rsidRPr="00187CB3">
        <w:rPr>
          <w:rFonts w:ascii="Times New Roman" w:hAnsi="Times New Roman" w:cs="Times New Roman"/>
        </w:rPr>
        <w:t>编辑（</w:t>
      </w:r>
      <w:r w:rsidRPr="00187CB3">
        <w:rPr>
          <w:rFonts w:ascii="Times New Roman" w:hAnsi="Times New Roman" w:cs="Times New Roman"/>
          <w:u w:val="single"/>
        </w:rPr>
        <w:t>E</w:t>
      </w:r>
      <w:r w:rsidRPr="00187CB3">
        <w:rPr>
          <w:rFonts w:ascii="Times New Roman" w:hAnsi="Times New Roman" w:cs="Times New Roman"/>
        </w:rPr>
        <w:t>）</w:t>
      </w:r>
      <w:r w:rsidR="00A41B9B"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t>Alt+E</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撤消（</w:t>
      </w:r>
      <w:r w:rsidRPr="00187CB3">
        <w:rPr>
          <w:rFonts w:ascii="Times New Roman" w:hAnsi="Times New Roman" w:cs="Times New Roman"/>
          <w:u w:val="single"/>
        </w:rPr>
        <w:t>U</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Ctrl+Z</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剪切（</w:t>
      </w:r>
      <w:r w:rsidRPr="00187CB3">
        <w:rPr>
          <w:rFonts w:ascii="Times New Roman" w:hAnsi="Times New Roman" w:cs="Times New Roman"/>
          <w:u w:val="single"/>
        </w:rPr>
        <w:t>T</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Ctrl+X</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复制（</w:t>
      </w:r>
      <w:r w:rsidRPr="00187CB3">
        <w:rPr>
          <w:rFonts w:ascii="Times New Roman" w:hAnsi="Times New Roman" w:cs="Times New Roman"/>
          <w:u w:val="single"/>
        </w:rPr>
        <w:t>C</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Ctrl+C</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粘贴（</w:t>
      </w:r>
      <w:r w:rsidRPr="00187CB3">
        <w:rPr>
          <w:rFonts w:ascii="Times New Roman" w:hAnsi="Times New Roman" w:cs="Times New Roman"/>
          <w:u w:val="single"/>
        </w:rPr>
        <w:t>P</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Ctrl+V</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删除（</w:t>
      </w:r>
      <w:r w:rsidRPr="00187CB3">
        <w:rPr>
          <w:rFonts w:ascii="Times New Roman" w:hAnsi="Times New Roman" w:cs="Times New Roman"/>
          <w:u w:val="single"/>
        </w:rPr>
        <w:t>D</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字符串替换（</w:t>
      </w:r>
      <w:r w:rsidRPr="00187CB3">
        <w:rPr>
          <w:rFonts w:ascii="Times New Roman" w:hAnsi="Times New Roman" w:cs="Times New Roman"/>
          <w:u w:val="single"/>
        </w:rPr>
        <w:t>R</w:t>
      </w:r>
      <w:r w:rsidRPr="00187CB3">
        <w:rPr>
          <w:rFonts w:ascii="Times New Roman" w:hAnsi="Times New Roman" w:cs="Times New Roman"/>
        </w:rPr>
        <w:t>）</w:t>
      </w:r>
    </w:p>
    <w:p w:rsidR="00575BA4" w:rsidRPr="00187CB3" w:rsidRDefault="00575BA4" w:rsidP="00A41B9B">
      <w:pPr>
        <w:ind w:leftChars="200" w:left="420" w:firstLineChars="400" w:firstLine="840"/>
        <w:rPr>
          <w:rFonts w:ascii="Times New Roman" w:hAnsi="Times New Roman" w:cs="Times New Roman"/>
        </w:rPr>
      </w:pPr>
      <w:r w:rsidRPr="00187CB3">
        <w:rPr>
          <w:rFonts w:ascii="Times New Roman" w:hAnsi="Times New Roman" w:cs="Times New Roman"/>
        </w:rPr>
        <w:t>显示（</w:t>
      </w:r>
      <w:r w:rsidRPr="00187CB3">
        <w:rPr>
          <w:rFonts w:ascii="Times New Roman" w:hAnsi="Times New Roman" w:cs="Times New Roman"/>
          <w:u w:val="single"/>
        </w:rPr>
        <w:t>V</w:t>
      </w:r>
      <w:r w:rsidRPr="00187CB3">
        <w:rPr>
          <w:rFonts w:ascii="Times New Roman" w:hAnsi="Times New Roman" w:cs="Times New Roman"/>
        </w:rPr>
        <w:t>）</w:t>
      </w:r>
      <w:r w:rsidR="00A41B9B" w:rsidRPr="00187CB3">
        <w:rPr>
          <w:rFonts w:ascii="Times New Roman" w:hAnsi="Times New Roman" w:cs="Times New Roman"/>
        </w:rPr>
        <w:tab/>
      </w:r>
      <w:r w:rsidR="00A41B9B" w:rsidRPr="00187CB3">
        <w:rPr>
          <w:rFonts w:ascii="Times New Roman" w:hAnsi="Times New Roman" w:cs="Times New Roman"/>
        </w:rPr>
        <w:tab/>
      </w:r>
      <w:r w:rsidRPr="00187CB3">
        <w:rPr>
          <w:rFonts w:ascii="Times New Roman" w:hAnsi="Times New Roman" w:cs="Times New Roman"/>
        </w:rPr>
        <w:tab/>
        <w:t>Alt+V</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通用工具栏（</w:t>
      </w:r>
      <w:r w:rsidRPr="00187CB3">
        <w:rPr>
          <w:rFonts w:ascii="Times New Roman" w:hAnsi="Times New Roman" w:cs="Times New Roman"/>
          <w:u w:val="single"/>
        </w:rPr>
        <w:t>T</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属性工具栏（</w:t>
      </w:r>
      <w:r w:rsidRPr="00187CB3">
        <w:rPr>
          <w:rFonts w:ascii="Times New Roman" w:hAnsi="Times New Roman" w:cs="Times New Roman"/>
          <w:u w:val="single"/>
        </w:rPr>
        <w:t>P</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绘图工具栏（</w:t>
      </w:r>
      <w:r w:rsidRPr="00187CB3">
        <w:rPr>
          <w:rFonts w:ascii="Times New Roman" w:hAnsi="Times New Roman" w:cs="Times New Roman"/>
          <w:u w:val="single"/>
        </w:rPr>
        <w:t>D</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状态栏（</w:t>
      </w:r>
      <w:r w:rsidRPr="00187CB3">
        <w:rPr>
          <w:rFonts w:ascii="Times New Roman" w:hAnsi="Times New Roman" w:cs="Times New Roman"/>
          <w:u w:val="single"/>
        </w:rPr>
        <w:t>S</w:t>
      </w:r>
      <w:r w:rsidRPr="00187CB3">
        <w:rPr>
          <w:rFonts w:ascii="Times New Roman" w:hAnsi="Times New Roman" w:cs="Times New Roman"/>
        </w:rPr>
        <w:t>）</w:t>
      </w:r>
    </w:p>
    <w:p w:rsidR="00575BA4" w:rsidRPr="00187CB3" w:rsidRDefault="00575BA4" w:rsidP="00A41B9B">
      <w:pPr>
        <w:ind w:leftChars="200" w:left="420" w:firstLineChars="400" w:firstLine="840"/>
        <w:rPr>
          <w:rFonts w:ascii="Times New Roman" w:hAnsi="Times New Roman" w:cs="Times New Roman"/>
        </w:rPr>
      </w:pPr>
      <w:r w:rsidRPr="00187CB3">
        <w:rPr>
          <w:rFonts w:ascii="Times New Roman" w:hAnsi="Times New Roman" w:cs="Times New Roman"/>
        </w:rPr>
        <w:t>绘制（</w:t>
      </w:r>
      <w:r w:rsidRPr="00187CB3">
        <w:rPr>
          <w:rFonts w:ascii="Times New Roman" w:hAnsi="Times New Roman" w:cs="Times New Roman"/>
          <w:u w:val="single"/>
        </w:rPr>
        <w:t>D</w:t>
      </w:r>
      <w:r w:rsidRPr="00187CB3">
        <w:rPr>
          <w:rFonts w:ascii="Times New Roman" w:hAnsi="Times New Roman" w:cs="Times New Roman"/>
        </w:rPr>
        <w:t>）</w:t>
      </w:r>
      <w:r w:rsidR="00A41B9B" w:rsidRPr="00187CB3">
        <w:rPr>
          <w:rFonts w:ascii="Times New Roman" w:hAnsi="Times New Roman" w:cs="Times New Roman"/>
        </w:rPr>
        <w:tab/>
      </w:r>
      <w:r w:rsidR="00A41B9B" w:rsidRPr="00187CB3">
        <w:rPr>
          <w:rFonts w:ascii="Times New Roman" w:hAnsi="Times New Roman" w:cs="Times New Roman"/>
        </w:rPr>
        <w:tab/>
      </w:r>
      <w:r w:rsidRPr="00187CB3">
        <w:rPr>
          <w:rFonts w:ascii="Times New Roman" w:hAnsi="Times New Roman" w:cs="Times New Roman"/>
        </w:rPr>
        <w:tab/>
        <w:t>Alt+D</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选择（</w:t>
      </w:r>
      <w:r w:rsidRPr="00187CB3">
        <w:rPr>
          <w:rFonts w:ascii="Times New Roman" w:hAnsi="Times New Roman" w:cs="Times New Roman"/>
          <w:u w:val="single"/>
        </w:rPr>
        <w:t>S</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直线（</w:t>
      </w:r>
      <w:r w:rsidRPr="00187CB3">
        <w:rPr>
          <w:rFonts w:ascii="Times New Roman" w:hAnsi="Times New Roman" w:cs="Times New Roman"/>
          <w:u w:val="single"/>
        </w:rPr>
        <w:t>L</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圆弧（</w:t>
      </w:r>
      <w:r w:rsidRPr="00187CB3">
        <w:rPr>
          <w:rFonts w:ascii="Times New Roman" w:hAnsi="Times New Roman" w:cs="Times New Roman"/>
          <w:u w:val="single"/>
        </w:rPr>
        <w:t>A</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多折线</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矩形（</w:t>
      </w:r>
      <w:r w:rsidRPr="00187CB3">
        <w:rPr>
          <w:rFonts w:ascii="Times New Roman" w:hAnsi="Times New Roman" w:cs="Times New Roman"/>
          <w:u w:val="single"/>
        </w:rPr>
        <w:t>R</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lastRenderedPageBreak/>
        <w:t>圆角矩形</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椭圆（</w:t>
      </w:r>
      <w:r w:rsidRPr="00187CB3">
        <w:rPr>
          <w:rFonts w:ascii="Times New Roman" w:hAnsi="Times New Roman" w:cs="Times New Roman"/>
          <w:u w:val="single"/>
        </w:rPr>
        <w:t>E</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多边形</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文本（</w:t>
      </w:r>
      <w:r w:rsidRPr="00187CB3">
        <w:rPr>
          <w:rFonts w:ascii="Times New Roman" w:hAnsi="Times New Roman" w:cs="Times New Roman"/>
          <w:u w:val="single"/>
        </w:rPr>
        <w:t>T</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按钮（</w:t>
      </w:r>
      <w:r w:rsidRPr="00187CB3">
        <w:rPr>
          <w:rFonts w:ascii="Times New Roman" w:hAnsi="Times New Roman" w:cs="Times New Roman"/>
          <w:u w:val="single"/>
        </w:rPr>
        <w:t>B</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图元（</w:t>
      </w:r>
      <w:r w:rsidRPr="00187CB3">
        <w:rPr>
          <w:rFonts w:ascii="Times New Roman" w:hAnsi="Times New Roman" w:cs="Times New Roman"/>
          <w:u w:val="single"/>
        </w:rPr>
        <w:t>M</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单元（</w:t>
      </w:r>
      <w:r w:rsidRPr="00187CB3">
        <w:rPr>
          <w:rFonts w:ascii="Times New Roman" w:hAnsi="Times New Roman" w:cs="Times New Roman"/>
          <w:u w:val="single"/>
        </w:rPr>
        <w:t>C</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趋势曲线（</w:t>
      </w:r>
      <w:r w:rsidRPr="00187CB3">
        <w:rPr>
          <w:rFonts w:ascii="Times New Roman" w:hAnsi="Times New Roman" w:cs="Times New Roman"/>
        </w:rPr>
        <w:t>T</w:t>
      </w:r>
      <w:r w:rsidRPr="00187CB3">
        <w:rPr>
          <w:rFonts w:ascii="Times New Roman" w:hAnsi="Times New Roman" w:cs="Times New Roman"/>
        </w:rPr>
        <w:t>）</w:t>
      </w:r>
    </w:p>
    <w:p w:rsidR="00575BA4" w:rsidRPr="00187CB3" w:rsidRDefault="00575BA4" w:rsidP="00A41B9B">
      <w:pPr>
        <w:ind w:leftChars="200" w:left="420" w:firstLineChars="400" w:firstLine="840"/>
        <w:rPr>
          <w:rFonts w:ascii="Times New Roman" w:hAnsi="Times New Roman" w:cs="Times New Roman"/>
        </w:rPr>
      </w:pPr>
      <w:r w:rsidRPr="00187CB3">
        <w:rPr>
          <w:rFonts w:ascii="Times New Roman" w:hAnsi="Times New Roman" w:cs="Times New Roman"/>
        </w:rPr>
        <w:t>排列（</w:t>
      </w:r>
      <w:r w:rsidRPr="00187CB3">
        <w:rPr>
          <w:rFonts w:ascii="Times New Roman" w:hAnsi="Times New Roman" w:cs="Times New Roman"/>
          <w:u w:val="single"/>
        </w:rPr>
        <w:t>A</w:t>
      </w:r>
      <w:r w:rsidRPr="00187CB3">
        <w:rPr>
          <w:rFonts w:ascii="Times New Roman" w:hAnsi="Times New Roman" w:cs="Times New Roman"/>
        </w:rPr>
        <w:t>）</w:t>
      </w:r>
      <w:r w:rsidR="00A41B9B" w:rsidRPr="00187CB3">
        <w:rPr>
          <w:rFonts w:ascii="Times New Roman" w:hAnsi="Times New Roman" w:cs="Times New Roman"/>
        </w:rPr>
        <w:tab/>
      </w:r>
      <w:r w:rsidR="00A41B9B" w:rsidRPr="00187CB3">
        <w:rPr>
          <w:rFonts w:ascii="Times New Roman" w:hAnsi="Times New Roman" w:cs="Times New Roman"/>
        </w:rPr>
        <w:tab/>
      </w:r>
      <w:r w:rsidRPr="00187CB3">
        <w:rPr>
          <w:rFonts w:ascii="Times New Roman" w:hAnsi="Times New Roman" w:cs="Times New Roman"/>
        </w:rPr>
        <w:tab/>
        <w:t>Alt+A</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置前（</w:t>
      </w:r>
      <w:r w:rsidRPr="00187CB3">
        <w:rPr>
          <w:rFonts w:ascii="Times New Roman" w:hAnsi="Times New Roman" w:cs="Times New Roman"/>
          <w:u w:val="single"/>
        </w:rPr>
        <w:t>F</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置后（</w:t>
      </w:r>
      <w:r w:rsidRPr="00187CB3">
        <w:rPr>
          <w:rFonts w:ascii="Times New Roman" w:hAnsi="Times New Roman" w:cs="Times New Roman"/>
          <w:u w:val="single"/>
        </w:rPr>
        <w:t>K</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对齐（</w:t>
      </w:r>
      <w:r w:rsidRPr="00187CB3">
        <w:rPr>
          <w:rFonts w:ascii="Times New Roman" w:hAnsi="Times New Roman" w:cs="Times New Roman"/>
          <w:u w:val="single"/>
        </w:rPr>
        <w:t>A</w:t>
      </w:r>
      <w:r w:rsidRPr="00187CB3">
        <w:rPr>
          <w:rFonts w:ascii="Times New Roman" w:hAnsi="Times New Roman" w:cs="Times New Roman"/>
        </w:rPr>
        <w:t>）</w:t>
      </w:r>
    </w:p>
    <w:p w:rsidR="00575BA4" w:rsidRPr="00187CB3" w:rsidRDefault="00575BA4" w:rsidP="00A41B9B">
      <w:pPr>
        <w:ind w:firstLineChars="600" w:firstLine="1260"/>
        <w:rPr>
          <w:rFonts w:ascii="Times New Roman" w:hAnsi="Times New Roman" w:cs="Times New Roman"/>
        </w:rPr>
      </w:pPr>
      <w:r w:rsidRPr="00187CB3">
        <w:rPr>
          <w:rFonts w:ascii="Times New Roman" w:hAnsi="Times New Roman" w:cs="Times New Roman"/>
        </w:rPr>
        <w:t>左对齐（</w:t>
      </w:r>
      <w:r w:rsidRPr="00187CB3">
        <w:rPr>
          <w:rFonts w:ascii="Times New Roman" w:hAnsi="Times New Roman" w:cs="Times New Roman"/>
          <w:u w:val="single"/>
        </w:rPr>
        <w:t>L</w:t>
      </w:r>
      <w:r w:rsidRPr="00187CB3">
        <w:rPr>
          <w:rFonts w:ascii="Times New Roman" w:hAnsi="Times New Roman" w:cs="Times New Roman"/>
        </w:rPr>
        <w:t>）</w:t>
      </w:r>
    </w:p>
    <w:p w:rsidR="00575BA4" w:rsidRPr="00187CB3" w:rsidRDefault="00575BA4" w:rsidP="00A41B9B">
      <w:pPr>
        <w:ind w:firstLineChars="600" w:firstLine="1260"/>
        <w:rPr>
          <w:rFonts w:ascii="Times New Roman" w:hAnsi="Times New Roman" w:cs="Times New Roman"/>
        </w:rPr>
      </w:pPr>
      <w:r w:rsidRPr="00187CB3">
        <w:rPr>
          <w:rFonts w:ascii="Times New Roman" w:hAnsi="Times New Roman" w:cs="Times New Roman"/>
        </w:rPr>
        <w:t>左右居中（</w:t>
      </w:r>
      <w:r w:rsidRPr="00187CB3">
        <w:rPr>
          <w:rFonts w:ascii="Times New Roman" w:hAnsi="Times New Roman" w:cs="Times New Roman"/>
          <w:u w:val="single"/>
        </w:rPr>
        <w:t>C</w:t>
      </w:r>
      <w:r w:rsidRPr="00187CB3">
        <w:rPr>
          <w:rFonts w:ascii="Times New Roman" w:hAnsi="Times New Roman" w:cs="Times New Roman"/>
        </w:rPr>
        <w:t>）</w:t>
      </w:r>
    </w:p>
    <w:p w:rsidR="00575BA4" w:rsidRPr="00187CB3" w:rsidRDefault="00575BA4" w:rsidP="00A41B9B">
      <w:pPr>
        <w:ind w:firstLineChars="600" w:firstLine="1260"/>
        <w:rPr>
          <w:rFonts w:ascii="Times New Roman" w:hAnsi="Times New Roman" w:cs="Times New Roman"/>
        </w:rPr>
      </w:pPr>
      <w:r w:rsidRPr="00187CB3">
        <w:rPr>
          <w:rFonts w:ascii="Times New Roman" w:hAnsi="Times New Roman" w:cs="Times New Roman"/>
        </w:rPr>
        <w:t>右对齐（</w:t>
      </w:r>
      <w:r w:rsidRPr="00187CB3">
        <w:rPr>
          <w:rFonts w:ascii="Times New Roman" w:hAnsi="Times New Roman" w:cs="Times New Roman"/>
          <w:u w:val="single"/>
        </w:rPr>
        <w:t>R</w:t>
      </w:r>
      <w:r w:rsidRPr="00187CB3">
        <w:rPr>
          <w:rFonts w:ascii="Times New Roman" w:hAnsi="Times New Roman" w:cs="Times New Roman"/>
        </w:rPr>
        <w:t>）</w:t>
      </w:r>
    </w:p>
    <w:p w:rsidR="00575BA4" w:rsidRPr="00187CB3" w:rsidRDefault="00575BA4" w:rsidP="00A41B9B">
      <w:pPr>
        <w:ind w:firstLineChars="600" w:firstLine="1260"/>
        <w:rPr>
          <w:rFonts w:ascii="Times New Roman" w:hAnsi="Times New Roman" w:cs="Times New Roman"/>
        </w:rPr>
      </w:pPr>
      <w:r w:rsidRPr="00187CB3">
        <w:rPr>
          <w:rFonts w:ascii="Times New Roman" w:hAnsi="Times New Roman" w:cs="Times New Roman"/>
        </w:rPr>
        <w:t>顶对齐（</w:t>
      </w:r>
      <w:r w:rsidRPr="00187CB3">
        <w:rPr>
          <w:rFonts w:ascii="Times New Roman" w:hAnsi="Times New Roman" w:cs="Times New Roman"/>
          <w:u w:val="single"/>
        </w:rPr>
        <w:t>T</w:t>
      </w:r>
      <w:r w:rsidRPr="00187CB3">
        <w:rPr>
          <w:rFonts w:ascii="Times New Roman" w:hAnsi="Times New Roman" w:cs="Times New Roman"/>
        </w:rPr>
        <w:t>）</w:t>
      </w:r>
    </w:p>
    <w:p w:rsidR="00575BA4" w:rsidRPr="00187CB3" w:rsidRDefault="00575BA4" w:rsidP="00A41B9B">
      <w:pPr>
        <w:ind w:firstLineChars="600" w:firstLine="1260"/>
        <w:rPr>
          <w:rFonts w:ascii="Times New Roman" w:hAnsi="Times New Roman" w:cs="Times New Roman"/>
        </w:rPr>
      </w:pPr>
      <w:r w:rsidRPr="00187CB3">
        <w:rPr>
          <w:rFonts w:ascii="Times New Roman" w:hAnsi="Times New Roman" w:cs="Times New Roman"/>
        </w:rPr>
        <w:t>上下居中（</w:t>
      </w:r>
      <w:r w:rsidRPr="00187CB3">
        <w:rPr>
          <w:rFonts w:ascii="Times New Roman" w:hAnsi="Times New Roman" w:cs="Times New Roman"/>
          <w:u w:val="single"/>
        </w:rPr>
        <w:t>M</w:t>
      </w:r>
      <w:r w:rsidRPr="00187CB3">
        <w:rPr>
          <w:rFonts w:ascii="Times New Roman" w:hAnsi="Times New Roman" w:cs="Times New Roman"/>
        </w:rPr>
        <w:t>）</w:t>
      </w:r>
    </w:p>
    <w:p w:rsidR="00575BA4" w:rsidRPr="00187CB3" w:rsidRDefault="00575BA4" w:rsidP="00A41B9B">
      <w:pPr>
        <w:ind w:firstLineChars="600" w:firstLine="1260"/>
        <w:rPr>
          <w:rFonts w:ascii="Times New Roman" w:hAnsi="Times New Roman" w:cs="Times New Roman"/>
        </w:rPr>
      </w:pPr>
      <w:r w:rsidRPr="00187CB3">
        <w:rPr>
          <w:rFonts w:ascii="Times New Roman" w:hAnsi="Times New Roman" w:cs="Times New Roman"/>
        </w:rPr>
        <w:t>底对齐（</w:t>
      </w:r>
      <w:r w:rsidRPr="00187CB3">
        <w:rPr>
          <w:rFonts w:ascii="Times New Roman" w:hAnsi="Times New Roman" w:cs="Times New Roman"/>
          <w:u w:val="single"/>
        </w:rPr>
        <w:t>B</w:t>
      </w:r>
      <w:r w:rsidRPr="00187CB3">
        <w:rPr>
          <w:rFonts w:ascii="Times New Roman" w:hAnsi="Times New Roman" w:cs="Times New Roman"/>
        </w:rPr>
        <w:t>）</w:t>
      </w:r>
    </w:p>
    <w:p w:rsidR="00575BA4" w:rsidRPr="00187CB3" w:rsidRDefault="00575BA4" w:rsidP="00A41B9B">
      <w:pPr>
        <w:ind w:firstLineChars="600" w:firstLine="1260"/>
        <w:rPr>
          <w:rFonts w:ascii="Times New Roman" w:hAnsi="Times New Roman" w:cs="Times New Roman"/>
        </w:rPr>
      </w:pPr>
      <w:r w:rsidRPr="00187CB3">
        <w:rPr>
          <w:rFonts w:ascii="Times New Roman" w:hAnsi="Times New Roman" w:cs="Times New Roman"/>
        </w:rPr>
        <w:t>居中（</w:t>
      </w:r>
      <w:r w:rsidRPr="00187CB3">
        <w:rPr>
          <w:rFonts w:ascii="Times New Roman" w:hAnsi="Times New Roman" w:cs="Times New Roman"/>
          <w:u w:val="single"/>
        </w:rPr>
        <w:t>P</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水平等距（</w:t>
      </w:r>
      <w:r w:rsidRPr="00187CB3">
        <w:rPr>
          <w:rFonts w:ascii="Times New Roman" w:hAnsi="Times New Roman" w:cs="Times New Roman"/>
          <w:u w:val="single"/>
        </w:rPr>
        <w:t>H</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垂直等距（</w:t>
      </w:r>
      <w:r w:rsidRPr="00187CB3">
        <w:rPr>
          <w:rFonts w:ascii="Times New Roman" w:hAnsi="Times New Roman" w:cs="Times New Roman"/>
          <w:u w:val="single"/>
        </w:rPr>
        <w:t>V</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逆时针旋转（</w:t>
      </w:r>
      <w:r w:rsidRPr="00187CB3">
        <w:rPr>
          <w:rFonts w:ascii="Times New Roman" w:hAnsi="Times New Roman" w:cs="Times New Roman"/>
          <w:u w:val="single"/>
        </w:rPr>
        <w:t>U</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顺时针旋转（</w:t>
      </w:r>
      <w:r w:rsidRPr="00187CB3">
        <w:rPr>
          <w:rFonts w:ascii="Times New Roman" w:hAnsi="Times New Roman" w:cs="Times New Roman"/>
          <w:u w:val="single"/>
        </w:rPr>
        <w:t>W</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水平翻转（</w:t>
      </w:r>
      <w:r w:rsidRPr="00187CB3">
        <w:rPr>
          <w:rFonts w:ascii="Times New Roman" w:hAnsi="Times New Roman" w:cs="Times New Roman"/>
          <w:u w:val="single"/>
        </w:rPr>
        <w:t>Z</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垂直翻转（</w:t>
      </w:r>
      <w:r w:rsidRPr="00187CB3">
        <w:rPr>
          <w:rFonts w:ascii="Times New Roman" w:hAnsi="Times New Roman" w:cs="Times New Roman"/>
          <w:u w:val="single"/>
        </w:rPr>
        <w:t>I</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置于网格上（</w:t>
      </w:r>
      <w:r w:rsidRPr="00187CB3">
        <w:rPr>
          <w:rFonts w:ascii="Times New Roman" w:hAnsi="Times New Roman" w:cs="Times New Roman"/>
          <w:u w:val="single"/>
        </w:rPr>
        <w:t>G</w:t>
      </w:r>
      <w:r w:rsidRPr="00187CB3">
        <w:rPr>
          <w:rFonts w:ascii="Times New Roman" w:hAnsi="Times New Roman" w:cs="Times New Roman"/>
        </w:rPr>
        <w:t>）</w:t>
      </w:r>
    </w:p>
    <w:p w:rsidR="00575BA4" w:rsidRPr="00187CB3" w:rsidRDefault="00575BA4" w:rsidP="00A41B9B">
      <w:pPr>
        <w:ind w:leftChars="200" w:left="420" w:firstLineChars="400" w:firstLine="840"/>
        <w:rPr>
          <w:rFonts w:ascii="Times New Roman" w:hAnsi="Times New Roman" w:cs="Times New Roman"/>
        </w:rPr>
      </w:pPr>
      <w:r w:rsidRPr="00187CB3">
        <w:rPr>
          <w:rFonts w:ascii="Times New Roman" w:hAnsi="Times New Roman" w:cs="Times New Roman"/>
        </w:rPr>
        <w:t>线（</w:t>
      </w:r>
      <w:r w:rsidRPr="00187CB3">
        <w:rPr>
          <w:rFonts w:ascii="Times New Roman" w:hAnsi="Times New Roman" w:cs="Times New Roman"/>
          <w:u w:val="single"/>
        </w:rPr>
        <w:t>L</w:t>
      </w:r>
      <w:r w:rsidRPr="00187CB3">
        <w:rPr>
          <w:rFonts w:ascii="Times New Roman" w:hAnsi="Times New Roman" w:cs="Times New Roman"/>
        </w:rPr>
        <w:t>）</w:t>
      </w:r>
      <w:r w:rsidR="00A41B9B" w:rsidRPr="00187CB3">
        <w:rPr>
          <w:rFonts w:ascii="Times New Roman" w:hAnsi="Times New Roman" w:cs="Times New Roman"/>
        </w:rPr>
        <w:tab/>
      </w:r>
      <w:r w:rsidR="00A41B9B"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Alt+L</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线宽</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线型</w:t>
      </w:r>
    </w:p>
    <w:p w:rsidR="00575BA4" w:rsidRPr="00187CB3" w:rsidRDefault="00575BA4" w:rsidP="00A41B9B">
      <w:pPr>
        <w:ind w:leftChars="200" w:left="420" w:firstLineChars="400" w:firstLine="840"/>
        <w:rPr>
          <w:rFonts w:ascii="Times New Roman" w:hAnsi="Times New Roman" w:cs="Times New Roman"/>
        </w:rPr>
      </w:pPr>
      <w:r w:rsidRPr="00187CB3">
        <w:rPr>
          <w:rFonts w:ascii="Times New Roman" w:hAnsi="Times New Roman" w:cs="Times New Roman"/>
        </w:rPr>
        <w:t>填充（</w:t>
      </w:r>
      <w:r w:rsidRPr="00187CB3">
        <w:rPr>
          <w:rFonts w:ascii="Times New Roman" w:hAnsi="Times New Roman" w:cs="Times New Roman"/>
          <w:u w:val="single"/>
        </w:rPr>
        <w:t>B</w:t>
      </w:r>
      <w:r w:rsidRPr="00187CB3">
        <w:rPr>
          <w:rFonts w:ascii="Times New Roman" w:hAnsi="Times New Roman" w:cs="Times New Roman"/>
        </w:rPr>
        <w:t>）</w:t>
      </w:r>
      <w:r w:rsidR="00A41B9B" w:rsidRPr="00187CB3">
        <w:rPr>
          <w:rFonts w:ascii="Times New Roman" w:hAnsi="Times New Roman" w:cs="Times New Roman"/>
        </w:rPr>
        <w:tab/>
      </w:r>
      <w:r w:rsidR="00A41B9B" w:rsidRPr="00187CB3">
        <w:rPr>
          <w:rFonts w:ascii="Times New Roman" w:hAnsi="Times New Roman" w:cs="Times New Roman"/>
        </w:rPr>
        <w:tab/>
      </w:r>
      <w:r w:rsidR="00A41B9B" w:rsidRPr="00187CB3">
        <w:rPr>
          <w:rFonts w:ascii="Times New Roman" w:hAnsi="Times New Roman" w:cs="Times New Roman"/>
        </w:rPr>
        <w:tab/>
      </w:r>
      <w:r w:rsidRPr="00187CB3">
        <w:rPr>
          <w:rFonts w:ascii="Times New Roman" w:hAnsi="Times New Roman" w:cs="Times New Roman"/>
        </w:rPr>
        <w:t>Alt+B</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空心</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实心</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水平线</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垂直线</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左上至右下直线</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左下至右上直线</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十字线</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斜十字线</w:t>
      </w:r>
    </w:p>
    <w:p w:rsidR="00575BA4" w:rsidRPr="00187CB3" w:rsidRDefault="00575BA4" w:rsidP="00A41B9B">
      <w:pPr>
        <w:ind w:leftChars="200" w:left="420" w:firstLineChars="400" w:firstLine="840"/>
        <w:rPr>
          <w:rFonts w:ascii="Times New Roman" w:hAnsi="Times New Roman" w:cs="Times New Roman"/>
        </w:rPr>
      </w:pPr>
      <w:r w:rsidRPr="00187CB3">
        <w:rPr>
          <w:rFonts w:ascii="Times New Roman" w:hAnsi="Times New Roman" w:cs="Times New Roman"/>
        </w:rPr>
        <w:t>工具（</w:t>
      </w:r>
      <w:r w:rsidRPr="00187CB3">
        <w:rPr>
          <w:rFonts w:ascii="Times New Roman" w:hAnsi="Times New Roman" w:cs="Times New Roman"/>
          <w:u w:val="single"/>
        </w:rPr>
        <w:t>T</w:t>
      </w:r>
      <w:r w:rsidRPr="00187CB3">
        <w:rPr>
          <w:rFonts w:ascii="Times New Roman" w:hAnsi="Times New Roman" w:cs="Times New Roman"/>
        </w:rPr>
        <w:t>）</w:t>
      </w:r>
      <w:r w:rsidR="00A41B9B"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Alt+T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制作图元（</w:t>
      </w:r>
      <w:r w:rsidRPr="00187CB3">
        <w:rPr>
          <w:rFonts w:ascii="Times New Roman" w:hAnsi="Times New Roman" w:cs="Times New Roman"/>
          <w:u w:val="single"/>
        </w:rPr>
        <w:t>M</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制作单元（</w:t>
      </w:r>
      <w:r w:rsidRPr="00187CB3">
        <w:rPr>
          <w:rFonts w:ascii="Times New Roman" w:hAnsi="Times New Roman" w:cs="Times New Roman"/>
          <w:u w:val="single"/>
        </w:rPr>
        <w:t>C</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分解单元（</w:t>
      </w:r>
      <w:r w:rsidRPr="00187CB3">
        <w:rPr>
          <w:rFonts w:ascii="Times New Roman" w:hAnsi="Times New Roman" w:cs="Times New Roman"/>
          <w:u w:val="single"/>
        </w:rPr>
        <w:t>U</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保存单元（</w:t>
      </w:r>
      <w:r w:rsidRPr="00187CB3">
        <w:rPr>
          <w:rFonts w:ascii="Times New Roman" w:hAnsi="Times New Roman" w:cs="Times New Roman"/>
          <w:u w:val="single"/>
        </w:rPr>
        <w:t>S</w:t>
      </w:r>
      <w:r w:rsidRPr="00187CB3">
        <w:rPr>
          <w:rFonts w:ascii="Times New Roman" w:hAnsi="Times New Roman" w:cs="Times New Roman"/>
        </w:rPr>
        <w:t>）</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画面属性（</w:t>
      </w:r>
      <w:r w:rsidRPr="00187CB3">
        <w:rPr>
          <w:rFonts w:ascii="Times New Roman" w:hAnsi="Times New Roman" w:cs="Times New Roman"/>
          <w:u w:val="single"/>
        </w:rPr>
        <w:t>O</w:t>
      </w:r>
      <w:r w:rsidRPr="00187CB3">
        <w:rPr>
          <w:rFonts w:ascii="Times New Roman" w:hAnsi="Times New Roman" w:cs="Times New Roman"/>
        </w:rPr>
        <w:t>）</w:t>
      </w:r>
    </w:p>
    <w:p w:rsidR="00575BA4" w:rsidRPr="00187CB3" w:rsidRDefault="00575BA4" w:rsidP="00A41B9B">
      <w:pPr>
        <w:ind w:leftChars="200" w:left="420" w:firstLineChars="400" w:firstLine="840"/>
        <w:rPr>
          <w:rFonts w:ascii="Times New Roman" w:hAnsi="Times New Roman" w:cs="Times New Roman"/>
        </w:rPr>
      </w:pPr>
      <w:r w:rsidRPr="00187CB3">
        <w:rPr>
          <w:rFonts w:ascii="Times New Roman" w:hAnsi="Times New Roman" w:cs="Times New Roman"/>
        </w:rPr>
        <w:t>帮助（</w:t>
      </w:r>
      <w:r w:rsidRPr="00187CB3">
        <w:rPr>
          <w:rFonts w:ascii="Times New Roman" w:hAnsi="Times New Roman" w:cs="Times New Roman"/>
          <w:u w:val="single"/>
        </w:rPr>
        <w:t>H</w:t>
      </w:r>
      <w:r w:rsidRPr="00187CB3">
        <w:rPr>
          <w:rFonts w:ascii="Times New Roman" w:hAnsi="Times New Roman" w:cs="Times New Roman"/>
        </w:rPr>
        <w:t>）</w:t>
      </w:r>
      <w:r w:rsidR="00A41B9B"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t>Alt+H</w:t>
      </w:r>
    </w:p>
    <w:p w:rsidR="00575BA4" w:rsidRPr="00187CB3" w:rsidRDefault="00575BA4" w:rsidP="00575BA4">
      <w:pPr>
        <w:ind w:left="840" w:firstLine="420"/>
        <w:rPr>
          <w:rFonts w:ascii="Times New Roman" w:hAnsi="Times New Roman" w:cs="Times New Roman"/>
        </w:rPr>
      </w:pPr>
      <w:r w:rsidRPr="00187CB3">
        <w:rPr>
          <w:rFonts w:ascii="Times New Roman" w:hAnsi="Times New Roman" w:cs="Times New Roman"/>
        </w:rPr>
        <w:t>关于</w:t>
      </w:r>
      <w:r w:rsidRPr="00187CB3">
        <w:rPr>
          <w:rFonts w:ascii="Times New Roman" w:hAnsi="Times New Roman" w:cs="Times New Roman"/>
        </w:rPr>
        <w:t>MCDraw</w:t>
      </w:r>
      <w:r w:rsidRPr="00187CB3">
        <w:rPr>
          <w:rFonts w:ascii="Times New Roman" w:hAnsi="Times New Roman" w:cs="Times New Roman"/>
        </w:rPr>
        <w:t>（</w:t>
      </w:r>
      <w:r w:rsidRPr="00187CB3">
        <w:rPr>
          <w:rFonts w:ascii="Times New Roman" w:hAnsi="Times New Roman" w:cs="Times New Roman"/>
          <w:u w:val="single"/>
        </w:rPr>
        <w:t>A</w:t>
      </w:r>
      <w:r w:rsidRPr="00187CB3">
        <w:rPr>
          <w:rFonts w:ascii="Times New Roman" w:hAnsi="Times New Roman" w:cs="Times New Roman"/>
        </w:rPr>
        <w:t>）</w:t>
      </w:r>
      <w:r w:rsidRPr="00187CB3">
        <w:rPr>
          <w:rFonts w:ascii="Times New Roman" w:hAnsi="Times New Roman" w:cs="Times New Roman"/>
        </w:rPr>
        <w:t>…</w:t>
      </w:r>
    </w:p>
    <w:p w:rsidR="00575BA4" w:rsidRPr="00187CB3" w:rsidRDefault="00575BA4" w:rsidP="00575BA4">
      <w:pPr>
        <w:pStyle w:val="3"/>
        <w:tabs>
          <w:tab w:val="num" w:pos="720"/>
        </w:tabs>
        <w:spacing w:line="416" w:lineRule="auto"/>
        <w:ind w:firstLine="0"/>
      </w:pPr>
      <w:bookmarkStart w:id="155" w:name="_Toc533846539"/>
      <w:bookmarkStart w:id="156" w:name="_Toc533902658"/>
      <w:bookmarkStart w:id="157" w:name="_Toc533902811"/>
      <w:bookmarkStart w:id="158" w:name="_Toc533990383"/>
      <w:bookmarkStart w:id="159" w:name="_Toc310409488"/>
      <w:bookmarkStart w:id="160" w:name="_Toc406075022"/>
      <w:r w:rsidRPr="00187CB3">
        <w:t>工具栏</w:t>
      </w:r>
      <w:bookmarkEnd w:id="155"/>
      <w:bookmarkEnd w:id="156"/>
      <w:bookmarkEnd w:id="157"/>
      <w:bookmarkEnd w:id="158"/>
      <w:bookmarkEnd w:id="159"/>
      <w:bookmarkEnd w:id="160"/>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工具栏中设置的工具按钮，与菜单命令等价使用。</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通用工具栏，由菜单命令</w:t>
      </w:r>
      <w:r w:rsidRPr="00187CB3">
        <w:rPr>
          <w:rFonts w:ascii="Times New Roman" w:hAnsi="Times New Roman" w:cs="Times New Roman"/>
        </w:rPr>
        <w:t>“</w:t>
      </w:r>
      <w:r w:rsidRPr="00187CB3">
        <w:rPr>
          <w:rFonts w:ascii="Times New Roman" w:hAnsi="Times New Roman" w:cs="Times New Roman"/>
        </w:rPr>
        <w:t>显示＼通用工具栏</w:t>
      </w:r>
      <w:r w:rsidRPr="00187CB3">
        <w:rPr>
          <w:rFonts w:ascii="Times New Roman" w:hAnsi="Times New Roman" w:cs="Times New Roman"/>
        </w:rPr>
        <w:t>”</w:t>
      </w:r>
      <w:r w:rsidRPr="00187CB3">
        <w:rPr>
          <w:rFonts w:ascii="Times New Roman" w:hAnsi="Times New Roman" w:cs="Times New Roman"/>
        </w:rPr>
        <w:t>打开，图</w:t>
      </w:r>
      <w:r w:rsidRPr="00187CB3">
        <w:rPr>
          <w:rFonts w:ascii="Times New Roman" w:hAnsi="Times New Roman" w:cs="Times New Roman"/>
        </w:rPr>
        <w:t>4.2</w:t>
      </w:r>
      <w:r w:rsidRPr="00187CB3">
        <w:rPr>
          <w:rFonts w:ascii="Times New Roman" w:hAnsi="Times New Roman" w:cs="Times New Roman"/>
        </w:rPr>
        <w:t>。</w:t>
      </w:r>
    </w:p>
    <w:p w:rsidR="00575BA4" w:rsidRPr="00187CB3" w:rsidRDefault="0095537C"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717165" cy="207010"/>
            <wp:effectExtent l="19050" t="0" r="6985" b="0"/>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2717165" cy="20701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4.2  </w:t>
      </w:r>
      <w:r w:rsidRPr="00187CB3">
        <w:rPr>
          <w:rFonts w:ascii="Times New Roman" w:hAnsi="Times New Roman" w:cs="Times New Roman"/>
          <w:sz w:val="18"/>
        </w:rPr>
        <w:t>通用工具栏</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lastRenderedPageBreak/>
        <w:drawing>
          <wp:inline distT="0" distB="0" distL="0" distR="0">
            <wp:extent cx="171450" cy="152400"/>
            <wp:effectExtent l="19050" t="0" r="0" b="0"/>
            <wp:docPr id="47" name="图片 37" descr="p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001"/>
                    <pic:cNvPicPr>
                      <a:picLocks noChangeAspect="1" noChangeArrowheads="1"/>
                    </pic:cNvPicPr>
                  </pic:nvPicPr>
                  <pic:blipFill>
                    <a:blip r:embed="rId49"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新建画面，与菜单命令</w:t>
      </w:r>
      <w:r w:rsidRPr="00187CB3">
        <w:rPr>
          <w:rFonts w:ascii="Times New Roman" w:hAnsi="Times New Roman" w:cs="Times New Roman"/>
        </w:rPr>
        <w:t>“</w:t>
      </w:r>
      <w:r w:rsidRPr="00187CB3">
        <w:rPr>
          <w:rFonts w:ascii="Times New Roman" w:hAnsi="Times New Roman" w:cs="Times New Roman"/>
        </w:rPr>
        <w:t>文件＼新建＂功能相同。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48" name="图片 38" descr="p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002"/>
                    <pic:cNvPicPr>
                      <a:picLocks noChangeAspect="1" noChangeArrowheads="1"/>
                    </pic:cNvPicPr>
                  </pic:nvPicPr>
                  <pic:blipFill>
                    <a:blip r:embed="rId5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打开已有画面，与菜单命令</w:t>
      </w:r>
      <w:r w:rsidRPr="00187CB3">
        <w:rPr>
          <w:rFonts w:ascii="Times New Roman" w:hAnsi="Times New Roman" w:cs="Times New Roman"/>
        </w:rPr>
        <w:t>“</w:t>
      </w:r>
      <w:r w:rsidRPr="00187CB3">
        <w:rPr>
          <w:rFonts w:ascii="Times New Roman" w:hAnsi="Times New Roman" w:cs="Times New Roman"/>
        </w:rPr>
        <w:t>文件＼打开＂功能相同。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49" name="图片 39" descr="p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003"/>
                    <pic:cNvPicPr>
                      <a:picLocks noChangeAspect="1" noChangeArrowheads="1"/>
                    </pic:cNvPicPr>
                  </pic:nvPicPr>
                  <pic:blipFill>
                    <a:blip r:embed="rId51"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保存画面，与菜单命令</w:t>
      </w:r>
      <w:r w:rsidRPr="00187CB3">
        <w:rPr>
          <w:rFonts w:ascii="Times New Roman" w:hAnsi="Times New Roman" w:cs="Times New Roman"/>
        </w:rPr>
        <w:t>“</w:t>
      </w:r>
      <w:r w:rsidRPr="00187CB3">
        <w:rPr>
          <w:rFonts w:ascii="Times New Roman" w:hAnsi="Times New Roman" w:cs="Times New Roman"/>
        </w:rPr>
        <w:t>文件＼保存＂功能相同。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50" name="图片 40" descr="p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004"/>
                    <pic:cNvPicPr>
                      <a:picLocks noChangeAspect="1" noChangeArrowheads="1"/>
                    </pic:cNvPicPr>
                  </pic:nvPicPr>
                  <pic:blipFill>
                    <a:blip r:embed="rId52"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noProof/>
        </w:rPr>
        <w:drawing>
          <wp:inline distT="0" distB="0" distL="0" distR="0">
            <wp:extent cx="171450" cy="152400"/>
            <wp:effectExtent l="19050" t="0" r="0" b="0"/>
            <wp:docPr id="51" name="图片 41" descr="p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0041"/>
                    <pic:cNvPicPr>
                      <a:picLocks noChangeAspect="1" noChangeArrowheads="1"/>
                    </pic:cNvPicPr>
                  </pic:nvPicPr>
                  <pic:blipFill>
                    <a:blip r:embed="rId5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剪切，与菜单命令</w:t>
      </w:r>
      <w:r w:rsidRPr="00187CB3">
        <w:rPr>
          <w:rFonts w:ascii="Times New Roman" w:hAnsi="Times New Roman" w:cs="Times New Roman"/>
        </w:rPr>
        <w:t>“</w:t>
      </w:r>
      <w:r w:rsidRPr="00187CB3">
        <w:rPr>
          <w:rFonts w:ascii="Times New Roman" w:hAnsi="Times New Roman" w:cs="Times New Roman"/>
        </w:rPr>
        <w:t>编辑＼剪切＂功能相同。剪切之前请先选中一个或多个图素、图元或单元对象，剪切后的对象暂存于内存，可用</w:t>
      </w:r>
      <w:r w:rsidRPr="00187CB3">
        <w:rPr>
          <w:rFonts w:ascii="Times New Roman" w:hAnsi="Times New Roman" w:cs="Times New Roman"/>
        </w:rPr>
        <w:t>“</w:t>
      </w:r>
      <w:r w:rsidRPr="00187CB3">
        <w:rPr>
          <w:rFonts w:ascii="Times New Roman" w:hAnsi="Times New Roman" w:cs="Times New Roman"/>
        </w:rPr>
        <w:t>编辑＼粘贴</w:t>
      </w:r>
      <w:r w:rsidRPr="00187CB3">
        <w:rPr>
          <w:rFonts w:ascii="Times New Roman" w:hAnsi="Times New Roman" w:cs="Times New Roman"/>
        </w:rPr>
        <w:t>”</w:t>
      </w:r>
      <w:r w:rsidRPr="00187CB3">
        <w:rPr>
          <w:rFonts w:ascii="Times New Roman" w:hAnsi="Times New Roman" w:cs="Times New Roman"/>
        </w:rPr>
        <w:t>命令恢复到画面上。剪切后的对象可以重复使用，直到下一个</w:t>
      </w:r>
      <w:r w:rsidRPr="00187CB3">
        <w:rPr>
          <w:rFonts w:ascii="Times New Roman" w:hAnsi="Times New Roman" w:cs="Times New Roman"/>
        </w:rPr>
        <w:t>“</w:t>
      </w:r>
      <w:r w:rsidRPr="00187CB3">
        <w:rPr>
          <w:rFonts w:ascii="Times New Roman" w:hAnsi="Times New Roman" w:cs="Times New Roman"/>
        </w:rPr>
        <w:t>剪切</w:t>
      </w:r>
      <w:r w:rsidRPr="00187CB3">
        <w:rPr>
          <w:rFonts w:ascii="Times New Roman" w:hAnsi="Times New Roman" w:cs="Times New Roman"/>
        </w:rPr>
        <w:t>”</w:t>
      </w:r>
      <w:r w:rsidRPr="00187CB3">
        <w:rPr>
          <w:rFonts w:ascii="Times New Roman" w:hAnsi="Times New Roman" w:cs="Times New Roman"/>
        </w:rPr>
        <w:t>或</w:t>
      </w:r>
      <w:r w:rsidRPr="00187CB3">
        <w:rPr>
          <w:rFonts w:ascii="Times New Roman" w:hAnsi="Times New Roman" w:cs="Times New Roman"/>
        </w:rPr>
        <w:t>“</w:t>
      </w:r>
      <w:r w:rsidRPr="00187CB3">
        <w:rPr>
          <w:rFonts w:ascii="Times New Roman" w:hAnsi="Times New Roman" w:cs="Times New Roman"/>
        </w:rPr>
        <w:t>拷贝</w:t>
      </w:r>
      <w:r w:rsidRPr="00187CB3">
        <w:rPr>
          <w:rFonts w:ascii="Times New Roman" w:hAnsi="Times New Roman" w:cs="Times New Roman"/>
        </w:rPr>
        <w:t>”</w:t>
      </w:r>
      <w:r w:rsidRPr="00187CB3">
        <w:rPr>
          <w:rFonts w:ascii="Times New Roman" w:hAnsi="Times New Roman" w:cs="Times New Roman"/>
        </w:rPr>
        <w:t>命令时清除该对象。</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52" name="图片 42" descr="p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005"/>
                    <pic:cNvPicPr>
                      <a:picLocks noChangeAspect="1" noChangeArrowheads="1"/>
                    </pic:cNvPicPr>
                  </pic:nvPicPr>
                  <pic:blipFill>
                    <a:blip r:embed="rId5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noProof/>
        </w:rPr>
        <w:drawing>
          <wp:inline distT="0" distB="0" distL="0" distR="0">
            <wp:extent cx="171450" cy="152400"/>
            <wp:effectExtent l="19050" t="0" r="0" b="0"/>
            <wp:docPr id="53" name="图片 43" descr="p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0051"/>
                    <pic:cNvPicPr>
                      <a:picLocks noChangeAspect="1" noChangeArrowheads="1"/>
                    </pic:cNvPicPr>
                  </pic:nvPicPr>
                  <pic:blipFill>
                    <a:blip r:embed="rId55"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拷贝，与菜单命令</w:t>
      </w:r>
      <w:r w:rsidRPr="00187CB3">
        <w:rPr>
          <w:rFonts w:ascii="Times New Roman" w:hAnsi="Times New Roman" w:cs="Times New Roman"/>
        </w:rPr>
        <w:t>“</w:t>
      </w:r>
      <w:r w:rsidRPr="00187CB3">
        <w:rPr>
          <w:rFonts w:ascii="Times New Roman" w:hAnsi="Times New Roman" w:cs="Times New Roman"/>
        </w:rPr>
        <w:t>编辑＼拷贝＂功能相同，可以复制一个或多个被选中的图素、图元或单元对象。复制后的对象可以重复使用，直到下一个</w:t>
      </w:r>
      <w:r w:rsidRPr="00187CB3">
        <w:rPr>
          <w:rFonts w:ascii="Times New Roman" w:hAnsi="Times New Roman" w:cs="Times New Roman"/>
        </w:rPr>
        <w:t>“</w:t>
      </w:r>
      <w:r w:rsidRPr="00187CB3">
        <w:rPr>
          <w:rFonts w:ascii="Times New Roman" w:hAnsi="Times New Roman" w:cs="Times New Roman"/>
        </w:rPr>
        <w:t>剪切</w:t>
      </w:r>
      <w:r w:rsidRPr="00187CB3">
        <w:rPr>
          <w:rFonts w:ascii="Times New Roman" w:hAnsi="Times New Roman" w:cs="Times New Roman"/>
        </w:rPr>
        <w:t>”</w:t>
      </w:r>
      <w:r w:rsidRPr="00187CB3">
        <w:rPr>
          <w:rFonts w:ascii="Times New Roman" w:hAnsi="Times New Roman" w:cs="Times New Roman"/>
        </w:rPr>
        <w:t>或</w:t>
      </w:r>
      <w:r w:rsidRPr="00187CB3">
        <w:rPr>
          <w:rFonts w:ascii="Times New Roman" w:hAnsi="Times New Roman" w:cs="Times New Roman"/>
        </w:rPr>
        <w:t>“</w:t>
      </w:r>
      <w:r w:rsidRPr="00187CB3">
        <w:rPr>
          <w:rFonts w:ascii="Times New Roman" w:hAnsi="Times New Roman" w:cs="Times New Roman"/>
        </w:rPr>
        <w:t>拷贝</w:t>
      </w:r>
      <w:r w:rsidRPr="00187CB3">
        <w:rPr>
          <w:rFonts w:ascii="Times New Roman" w:hAnsi="Times New Roman" w:cs="Times New Roman"/>
        </w:rPr>
        <w:t>”</w:t>
      </w:r>
      <w:r w:rsidRPr="00187CB3">
        <w:rPr>
          <w:rFonts w:ascii="Times New Roman" w:hAnsi="Times New Roman" w:cs="Times New Roman"/>
        </w:rPr>
        <w:t>命令时清除该对象。</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54" name="图片 44" descr="p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006"/>
                    <pic:cNvPicPr>
                      <a:picLocks noChangeAspect="1" noChangeArrowheads="1"/>
                    </pic:cNvPicPr>
                  </pic:nvPicPr>
                  <pic:blipFill>
                    <a:blip r:embed="rId56"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noProof/>
        </w:rPr>
        <w:drawing>
          <wp:inline distT="0" distB="0" distL="0" distR="0">
            <wp:extent cx="171450" cy="152400"/>
            <wp:effectExtent l="19050" t="0" r="0" b="0"/>
            <wp:docPr id="55" name="图片 45" descr="p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0061"/>
                    <pic:cNvPicPr>
                      <a:picLocks noChangeAspect="1" noChangeArrowheads="1"/>
                    </pic:cNvPicPr>
                  </pic:nvPicPr>
                  <pic:blipFill>
                    <a:blip r:embed="rId57"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粘贴，与菜单命令</w:t>
      </w:r>
      <w:r w:rsidRPr="00187CB3">
        <w:rPr>
          <w:rFonts w:ascii="Times New Roman" w:hAnsi="Times New Roman" w:cs="Times New Roman"/>
        </w:rPr>
        <w:t>“</w:t>
      </w:r>
      <w:r w:rsidRPr="00187CB3">
        <w:rPr>
          <w:rFonts w:ascii="Times New Roman" w:hAnsi="Times New Roman" w:cs="Times New Roman"/>
        </w:rPr>
        <w:t>编辑＼粘贴＂功能相同，把一个或多个剪切或拷贝的对象复制到当前画面。</w:t>
      </w:r>
    </w:p>
    <w:p w:rsidR="0095537C" w:rsidRPr="00187CB3" w:rsidRDefault="00D51705"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242019" cy="216833"/>
            <wp:effectExtent l="19050" t="0" r="5631" b="0"/>
            <wp:docPr id="7" name="图片 31" descr="C:\Users\Administrator.WJ-20140718QMIH\AppData\Roaming\feiq\RichOle\303462978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WJ-20140718QMIH\AppData\Roaming\feiq\RichOle\3034629785.bmp"/>
                    <pic:cNvPicPr>
                      <a:picLocks noChangeAspect="1" noChangeArrowheads="1"/>
                    </pic:cNvPicPr>
                  </pic:nvPicPr>
                  <pic:blipFill>
                    <a:blip r:embed="rId58" cstate="print"/>
                    <a:srcRect/>
                    <a:stretch>
                      <a:fillRect/>
                    </a:stretch>
                  </pic:blipFill>
                  <pic:spPr bwMode="auto">
                    <a:xfrm>
                      <a:off x="0" y="0"/>
                      <a:ext cx="248360" cy="222514"/>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锁定选定的元素。</w:t>
      </w:r>
    </w:p>
    <w:p w:rsidR="00D51705" w:rsidRPr="00187CB3" w:rsidRDefault="00D51705"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241300" cy="215900"/>
            <wp:effectExtent l="19050" t="0" r="6350" b="0"/>
            <wp:docPr id="8" name="图片 34" descr="C:\Users\Administrator.WJ-20140718QMIH\AppData\Roaming\feiq\RichOle\1486765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WJ-20140718QMIH\AppData\Roaming\feiq\RichOle\148676533.bmp"/>
                    <pic:cNvPicPr>
                      <a:picLocks noChangeAspect="1" noChangeArrowheads="1"/>
                    </pic:cNvPicPr>
                  </pic:nvPicPr>
                  <pic:blipFill>
                    <a:blip r:embed="rId59" cstate="print"/>
                    <a:srcRect/>
                    <a:stretch>
                      <a:fillRect/>
                    </a:stretch>
                  </pic:blipFill>
                  <pic:spPr bwMode="auto">
                    <a:xfrm>
                      <a:off x="0" y="0"/>
                      <a:ext cx="241300" cy="2159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解锁选定的元素。</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56" name="图片 46" descr="p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007"/>
                    <pic:cNvPicPr>
                      <a:picLocks noChangeAspect="1" noChangeArrowheads="1"/>
                    </pic:cNvPicPr>
                  </pic:nvPicPr>
                  <pic:blipFill>
                    <a:blip r:embed="rId6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打印画面，与菜单命令</w:t>
      </w:r>
      <w:r w:rsidRPr="00187CB3">
        <w:rPr>
          <w:rFonts w:ascii="Times New Roman" w:hAnsi="Times New Roman" w:cs="Times New Roman"/>
        </w:rPr>
        <w:t>“</w:t>
      </w:r>
      <w:r w:rsidRPr="00187CB3">
        <w:rPr>
          <w:rFonts w:ascii="Times New Roman" w:hAnsi="Times New Roman" w:cs="Times New Roman"/>
        </w:rPr>
        <w:t>文件＼打印＂功能相同。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57" name="图片 47" descr="p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008"/>
                    <pic:cNvPicPr>
                      <a:picLocks noChangeAspect="1" noChangeArrowheads="1"/>
                    </pic:cNvPicPr>
                  </pic:nvPicPr>
                  <pic:blipFill>
                    <a:blip r:embed="rId61"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帮助命令，与菜单命令</w:t>
      </w:r>
      <w:r w:rsidRPr="00187CB3">
        <w:rPr>
          <w:rFonts w:ascii="Times New Roman" w:hAnsi="Times New Roman" w:cs="Times New Roman"/>
        </w:rPr>
        <w:t>“</w:t>
      </w:r>
      <w:r w:rsidRPr="00187CB3">
        <w:rPr>
          <w:rFonts w:ascii="Times New Roman" w:hAnsi="Times New Roman" w:cs="Times New Roman"/>
        </w:rPr>
        <w:t>帮助＂功能相同，目前尚无嵌入帮助文档。</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属性工具栏，由菜单命令</w:t>
      </w:r>
      <w:r w:rsidRPr="00187CB3">
        <w:rPr>
          <w:rFonts w:ascii="Times New Roman" w:hAnsi="Times New Roman" w:cs="Times New Roman"/>
        </w:rPr>
        <w:t>“</w:t>
      </w:r>
      <w:r w:rsidRPr="00187CB3">
        <w:rPr>
          <w:rFonts w:ascii="Times New Roman" w:hAnsi="Times New Roman" w:cs="Times New Roman"/>
        </w:rPr>
        <w:t>显示＼属性工具栏</w:t>
      </w:r>
      <w:r w:rsidRPr="00187CB3">
        <w:rPr>
          <w:rFonts w:ascii="Times New Roman" w:hAnsi="Times New Roman" w:cs="Times New Roman"/>
        </w:rPr>
        <w:t>”</w:t>
      </w:r>
      <w:r w:rsidRPr="00187CB3">
        <w:rPr>
          <w:rFonts w:ascii="Times New Roman" w:hAnsi="Times New Roman" w:cs="Times New Roman"/>
        </w:rPr>
        <w:t>打开，图</w:t>
      </w:r>
      <w:r w:rsidRPr="00187CB3">
        <w:rPr>
          <w:rFonts w:ascii="Times New Roman" w:hAnsi="Times New Roman" w:cs="Times New Roman"/>
        </w:rPr>
        <w:t>4.3</w:t>
      </w:r>
      <w:r w:rsidRPr="00187CB3">
        <w:rPr>
          <w:rFonts w:ascii="Times New Roman" w:hAnsi="Times New Roman" w:cs="Times New Roman"/>
        </w:rPr>
        <w:t>所示。</w:t>
      </w:r>
    </w:p>
    <w:p w:rsidR="00575BA4" w:rsidRPr="00187CB3" w:rsidRDefault="00575BA4" w:rsidP="00575BA4">
      <w:pPr>
        <w:ind w:left="420"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714500" cy="400050"/>
            <wp:effectExtent l="19050" t="0" r="0" b="0"/>
            <wp:docPr id="58" name="图片 48" descr="pic00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005_3"/>
                    <pic:cNvPicPr>
                      <a:picLocks noChangeAspect="1" noChangeArrowheads="1"/>
                    </pic:cNvPicPr>
                  </pic:nvPicPr>
                  <pic:blipFill>
                    <a:blip r:embed="rId62" cstate="print"/>
                    <a:srcRect/>
                    <a:stretch>
                      <a:fillRect/>
                    </a:stretch>
                  </pic:blipFill>
                  <pic:spPr bwMode="auto">
                    <a:xfrm>
                      <a:off x="0" y="0"/>
                      <a:ext cx="1714500" cy="400050"/>
                    </a:xfrm>
                    <a:prstGeom prst="rect">
                      <a:avLst/>
                    </a:prstGeom>
                    <a:noFill/>
                    <a:ln w="9525">
                      <a:noFill/>
                      <a:miter lim="800000"/>
                      <a:headEnd/>
                      <a:tailEnd/>
                    </a:ln>
                  </pic:spPr>
                </pic:pic>
              </a:graphicData>
            </a:graphic>
          </wp:inline>
        </w:drawing>
      </w:r>
    </w:p>
    <w:p w:rsidR="00575BA4" w:rsidRPr="00187CB3" w:rsidRDefault="00575BA4" w:rsidP="00575BA4">
      <w:pPr>
        <w:ind w:left="420"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4.3   </w:t>
      </w:r>
      <w:r w:rsidRPr="00187CB3">
        <w:rPr>
          <w:rFonts w:ascii="Times New Roman" w:hAnsi="Times New Roman" w:cs="Times New Roman"/>
          <w:sz w:val="18"/>
        </w:rPr>
        <w:t>属性工具栏</w:t>
      </w:r>
    </w:p>
    <w:p w:rsidR="00575BA4" w:rsidRPr="00187CB3" w:rsidRDefault="00575BA4" w:rsidP="00575BA4">
      <w:pPr>
        <w:ind w:left="420" w:firstLine="360"/>
        <w:jc w:val="center"/>
        <w:rPr>
          <w:rFonts w:ascii="Times New Roman" w:hAnsi="Times New Roman" w:cs="Times New Roman"/>
          <w:sz w:val="18"/>
        </w:rPr>
      </w:pP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61" name="图片 49" descr="p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009"/>
                    <pic:cNvPicPr>
                      <a:picLocks noChangeAspect="1" noChangeArrowheads="1"/>
                    </pic:cNvPicPr>
                  </pic:nvPicPr>
                  <pic:blipFill>
                    <a:blip r:embed="rId6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线颜色调色板按钮，选择或修改图素或图元线颜色。</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62" name="图片 50" descr="p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010"/>
                    <pic:cNvPicPr>
                      <a:picLocks noChangeAspect="1" noChangeArrowheads="1"/>
                    </pic:cNvPicPr>
                  </pic:nvPicPr>
                  <pic:blipFill>
                    <a:blip r:embed="rId6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填充色调色板按钮，选择或修改封闭图形的填充颜色。</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63" name="图片 51" descr="p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011"/>
                    <pic:cNvPicPr>
                      <a:picLocks noChangeAspect="1" noChangeArrowheads="1"/>
                    </pic:cNvPicPr>
                  </pic:nvPicPr>
                  <pic:blipFill>
                    <a:blip r:embed="rId65"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文本颜色调色板按钮，选择或修改文本颜色。</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664" name="图片 52" descr="p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012"/>
                    <pic:cNvPicPr>
                      <a:picLocks noChangeAspect="1" noChangeArrowheads="1"/>
                    </pic:cNvPicPr>
                  </pic:nvPicPr>
                  <pic:blipFill>
                    <a:blip r:embed="rId66"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画面背景色调色板按钮，选择或修改画面背景颜色。</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665" name="图片 53" descr="p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013"/>
                    <pic:cNvPicPr>
                      <a:picLocks noChangeAspect="1" noChangeArrowheads="1"/>
                    </pic:cNvPicPr>
                  </pic:nvPicPr>
                  <pic:blipFill>
                    <a:blip r:embed="rId67"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字体属性按钮，用于改变字体的缺省设置。</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666" name="图片 54" descr="p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014"/>
                    <pic:cNvPicPr>
                      <a:picLocks noChangeAspect="1" noChangeArrowheads="1"/>
                    </pic:cNvPicPr>
                  </pic:nvPicPr>
                  <pic:blipFill>
                    <a:blip r:embed="rId68"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字符加粗按钮</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667" name="图片 55" descr="p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015"/>
                    <pic:cNvPicPr>
                      <a:picLocks noChangeAspect="1" noChangeArrowheads="1"/>
                    </pic:cNvPicPr>
                  </pic:nvPicPr>
                  <pic:blipFill>
                    <a:blip r:embed="rId69"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字符向右倾斜按钮</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668" name="图片 56" descr="p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016"/>
                    <pic:cNvPicPr>
                      <a:picLocks noChangeAspect="1" noChangeArrowheads="1"/>
                    </pic:cNvPicPr>
                  </pic:nvPicPr>
                  <pic:blipFill>
                    <a:blip r:embed="rId7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字符加下划线按钮</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绘图工具栏，由菜单命令</w:t>
      </w:r>
      <w:r w:rsidRPr="00187CB3">
        <w:rPr>
          <w:rFonts w:ascii="Times New Roman" w:hAnsi="Times New Roman" w:cs="Times New Roman"/>
        </w:rPr>
        <w:t>“</w:t>
      </w:r>
      <w:r w:rsidRPr="00187CB3">
        <w:rPr>
          <w:rFonts w:ascii="Times New Roman" w:hAnsi="Times New Roman" w:cs="Times New Roman"/>
        </w:rPr>
        <w:t>显示＼绘图工具栏</w:t>
      </w:r>
      <w:r w:rsidRPr="00187CB3">
        <w:rPr>
          <w:rFonts w:ascii="Times New Roman" w:hAnsi="Times New Roman" w:cs="Times New Roman"/>
        </w:rPr>
        <w:t>”</w:t>
      </w:r>
      <w:r w:rsidRPr="00187CB3">
        <w:rPr>
          <w:rFonts w:ascii="Times New Roman" w:hAnsi="Times New Roman" w:cs="Times New Roman"/>
        </w:rPr>
        <w:t>打开，图</w:t>
      </w:r>
      <w:r w:rsidRPr="00187CB3">
        <w:rPr>
          <w:rFonts w:ascii="Times New Roman" w:hAnsi="Times New Roman" w:cs="Times New Roman"/>
        </w:rPr>
        <w:t>4.4</w:t>
      </w:r>
      <w:r w:rsidRPr="00187CB3">
        <w:rPr>
          <w:rFonts w:ascii="Times New Roman" w:hAnsi="Times New Roman" w:cs="Times New Roman"/>
        </w:rPr>
        <w:t>所示。</w:t>
      </w:r>
    </w:p>
    <w:p w:rsidR="00575BA4" w:rsidRPr="00187CB3" w:rsidRDefault="00575BA4" w:rsidP="00575BA4">
      <w:pPr>
        <w:ind w:left="420"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705100" cy="371475"/>
            <wp:effectExtent l="19050" t="0" r="0" b="0"/>
            <wp:docPr id="1669" name="图片 57" descr="pic00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005_2"/>
                    <pic:cNvPicPr>
                      <a:picLocks noChangeAspect="1" noChangeArrowheads="1"/>
                    </pic:cNvPicPr>
                  </pic:nvPicPr>
                  <pic:blipFill>
                    <a:blip r:embed="rId71" cstate="print"/>
                    <a:srcRect/>
                    <a:stretch>
                      <a:fillRect/>
                    </a:stretch>
                  </pic:blipFill>
                  <pic:spPr bwMode="auto">
                    <a:xfrm>
                      <a:off x="0" y="0"/>
                      <a:ext cx="2705100" cy="371475"/>
                    </a:xfrm>
                    <a:prstGeom prst="rect">
                      <a:avLst/>
                    </a:prstGeom>
                    <a:noFill/>
                    <a:ln w="9525">
                      <a:noFill/>
                      <a:miter lim="800000"/>
                      <a:headEnd/>
                      <a:tailEnd/>
                    </a:ln>
                  </pic:spPr>
                </pic:pic>
              </a:graphicData>
            </a:graphic>
          </wp:inline>
        </w:drawing>
      </w:r>
    </w:p>
    <w:p w:rsidR="00575BA4" w:rsidRPr="00187CB3" w:rsidRDefault="00575BA4" w:rsidP="00575BA4">
      <w:pPr>
        <w:ind w:left="420"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4.4  </w:t>
      </w:r>
      <w:r w:rsidRPr="00187CB3">
        <w:rPr>
          <w:rFonts w:ascii="Times New Roman" w:hAnsi="Times New Roman" w:cs="Times New Roman"/>
          <w:sz w:val="18"/>
        </w:rPr>
        <w:t>绘图工具栏</w:t>
      </w:r>
    </w:p>
    <w:p w:rsidR="00575BA4" w:rsidRPr="00187CB3" w:rsidRDefault="00575BA4" w:rsidP="00575BA4">
      <w:pPr>
        <w:ind w:left="420" w:firstLine="360"/>
        <w:jc w:val="center"/>
        <w:rPr>
          <w:rFonts w:ascii="Times New Roman" w:hAnsi="Times New Roman" w:cs="Times New Roman"/>
          <w:sz w:val="18"/>
        </w:rPr>
      </w:pP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670" name="图片 58" descr="p03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032_1"/>
                    <pic:cNvPicPr>
                      <a:picLocks noChangeAspect="1" noChangeArrowheads="1"/>
                    </pic:cNvPicPr>
                  </pic:nvPicPr>
                  <pic:blipFill>
                    <a:blip r:embed="rId72"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选择命令，与菜单命令</w:t>
      </w:r>
      <w:r w:rsidRPr="00187CB3">
        <w:rPr>
          <w:rFonts w:ascii="Times New Roman" w:hAnsi="Times New Roman" w:cs="Times New Roman"/>
        </w:rPr>
        <w:t>“</w:t>
      </w:r>
      <w:r w:rsidRPr="00187CB3">
        <w:rPr>
          <w:rFonts w:ascii="Times New Roman" w:hAnsi="Times New Roman" w:cs="Times New Roman"/>
        </w:rPr>
        <w:t>绘制＼选择</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671" name="图片 59" descr="p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020"/>
                    <pic:cNvPicPr>
                      <a:picLocks noChangeAspect="1" noChangeArrowheads="1"/>
                    </pic:cNvPicPr>
                  </pic:nvPicPr>
                  <pic:blipFill>
                    <a:blip r:embed="rId7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画直线命令，与菜单命令</w:t>
      </w:r>
      <w:r w:rsidRPr="00187CB3">
        <w:rPr>
          <w:rFonts w:ascii="Times New Roman" w:hAnsi="Times New Roman" w:cs="Times New Roman"/>
        </w:rPr>
        <w:t>“</w:t>
      </w:r>
      <w:r w:rsidRPr="00187CB3">
        <w:rPr>
          <w:rFonts w:ascii="Times New Roman" w:hAnsi="Times New Roman" w:cs="Times New Roman"/>
        </w:rPr>
        <w:t>绘制＼直线</w:t>
      </w:r>
      <w:r w:rsidRPr="00187CB3">
        <w:rPr>
          <w:rFonts w:ascii="Times New Roman" w:hAnsi="Times New Roman" w:cs="Times New Roman"/>
        </w:rPr>
        <w:t>”</w:t>
      </w:r>
      <w:r w:rsidRPr="00187CB3">
        <w:rPr>
          <w:rFonts w:ascii="Times New Roman" w:hAnsi="Times New Roman" w:cs="Times New Roman"/>
        </w:rPr>
        <w:t>相同。以当前线型绘制一条直线。与</w:t>
      </w:r>
      <w:r w:rsidRPr="00187CB3">
        <w:rPr>
          <w:rFonts w:ascii="Times New Roman" w:hAnsi="Times New Roman" w:cs="Times New Roman"/>
        </w:rPr>
        <w:t>Ctrl</w:t>
      </w:r>
      <w:r w:rsidRPr="00187CB3">
        <w:rPr>
          <w:rFonts w:ascii="Times New Roman" w:hAnsi="Times New Roman" w:cs="Times New Roman"/>
        </w:rPr>
        <w:t>键配合使用可以绘制水平或垂直方向直线。</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672" name="图片 60" descr="p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021"/>
                    <pic:cNvPicPr>
                      <a:picLocks noChangeAspect="1" noChangeArrowheads="1"/>
                    </pic:cNvPicPr>
                  </pic:nvPicPr>
                  <pic:blipFill>
                    <a:blip r:embed="rId7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画弧线命令，与菜单命令</w:t>
      </w:r>
      <w:r w:rsidRPr="00187CB3">
        <w:rPr>
          <w:rFonts w:ascii="Times New Roman" w:hAnsi="Times New Roman" w:cs="Times New Roman"/>
        </w:rPr>
        <w:t>“</w:t>
      </w:r>
      <w:r w:rsidRPr="00187CB3">
        <w:rPr>
          <w:rFonts w:ascii="Times New Roman" w:hAnsi="Times New Roman" w:cs="Times New Roman"/>
        </w:rPr>
        <w:t>绘制＼弧线</w:t>
      </w:r>
      <w:r w:rsidRPr="00187CB3">
        <w:rPr>
          <w:rFonts w:ascii="Times New Roman" w:hAnsi="Times New Roman" w:cs="Times New Roman"/>
        </w:rPr>
        <w:t>”</w:t>
      </w:r>
      <w:r w:rsidRPr="00187CB3">
        <w:rPr>
          <w:rFonts w:ascii="Times New Roman" w:hAnsi="Times New Roman" w:cs="Times New Roman"/>
        </w:rPr>
        <w:t>相同。以当前线型绘制一条弧线。</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673" name="图片 61" descr="p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022"/>
                    <pic:cNvPicPr>
                      <a:picLocks noChangeAspect="1" noChangeArrowheads="1"/>
                    </pic:cNvPicPr>
                  </pic:nvPicPr>
                  <pic:blipFill>
                    <a:blip r:embed="rId75"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画多折线命令，与菜单命令</w:t>
      </w:r>
      <w:r w:rsidRPr="00187CB3">
        <w:rPr>
          <w:rFonts w:ascii="Times New Roman" w:hAnsi="Times New Roman" w:cs="Times New Roman"/>
        </w:rPr>
        <w:t>“</w:t>
      </w:r>
      <w:r w:rsidRPr="00187CB3">
        <w:rPr>
          <w:rFonts w:ascii="Times New Roman" w:hAnsi="Times New Roman" w:cs="Times New Roman"/>
        </w:rPr>
        <w:t>绘制＼多折线</w:t>
      </w:r>
      <w:r w:rsidRPr="00187CB3">
        <w:rPr>
          <w:rFonts w:ascii="Times New Roman" w:hAnsi="Times New Roman" w:cs="Times New Roman"/>
        </w:rPr>
        <w:t>”</w:t>
      </w:r>
      <w:r w:rsidRPr="00187CB3">
        <w:rPr>
          <w:rFonts w:ascii="Times New Roman" w:hAnsi="Times New Roman" w:cs="Times New Roman"/>
        </w:rPr>
        <w:t>相同。以当前线型绘制一条多折线。</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674" name="图片 62" descr="p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023"/>
                    <pic:cNvPicPr>
                      <a:picLocks noChangeAspect="1" noChangeArrowheads="1"/>
                    </pic:cNvPicPr>
                  </pic:nvPicPr>
                  <pic:blipFill>
                    <a:blip r:embed="rId76"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绘制矩形命令，与菜单命令</w:t>
      </w:r>
      <w:r w:rsidRPr="00187CB3">
        <w:rPr>
          <w:rFonts w:ascii="Times New Roman" w:hAnsi="Times New Roman" w:cs="Times New Roman"/>
        </w:rPr>
        <w:t>“</w:t>
      </w:r>
      <w:r w:rsidRPr="00187CB3">
        <w:rPr>
          <w:rFonts w:ascii="Times New Roman" w:hAnsi="Times New Roman" w:cs="Times New Roman"/>
        </w:rPr>
        <w:t>绘制＼矩形</w:t>
      </w:r>
      <w:r w:rsidRPr="00187CB3">
        <w:rPr>
          <w:rFonts w:ascii="Times New Roman" w:hAnsi="Times New Roman" w:cs="Times New Roman"/>
        </w:rPr>
        <w:t>”</w:t>
      </w:r>
      <w:r w:rsidRPr="00187CB3">
        <w:rPr>
          <w:rFonts w:ascii="Times New Roman" w:hAnsi="Times New Roman" w:cs="Times New Roman"/>
        </w:rPr>
        <w:t>相同。以当前线型、填充色和填充方式绘制一个矩形。</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675" name="图片 63" descr="p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024"/>
                    <pic:cNvPicPr>
                      <a:picLocks noChangeAspect="1" noChangeArrowheads="1"/>
                    </pic:cNvPicPr>
                  </pic:nvPicPr>
                  <pic:blipFill>
                    <a:blip r:embed="rId77"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绘制圆角矩形命令，与菜单命令</w:t>
      </w:r>
      <w:r w:rsidRPr="00187CB3">
        <w:rPr>
          <w:rFonts w:ascii="Times New Roman" w:hAnsi="Times New Roman" w:cs="Times New Roman"/>
        </w:rPr>
        <w:t>“</w:t>
      </w:r>
      <w:r w:rsidRPr="00187CB3">
        <w:rPr>
          <w:rFonts w:ascii="Times New Roman" w:hAnsi="Times New Roman" w:cs="Times New Roman"/>
        </w:rPr>
        <w:t>绘制＼圆角矩形</w:t>
      </w:r>
      <w:r w:rsidRPr="00187CB3">
        <w:rPr>
          <w:rFonts w:ascii="Times New Roman" w:hAnsi="Times New Roman" w:cs="Times New Roman"/>
        </w:rPr>
        <w:t>”</w:t>
      </w:r>
      <w:r w:rsidRPr="00187CB3">
        <w:rPr>
          <w:rFonts w:ascii="Times New Roman" w:hAnsi="Times New Roman" w:cs="Times New Roman"/>
        </w:rPr>
        <w:t>相同。以当前线型、填充色和填充方式绘制一个圆角矩形。</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64" name="图片 64" descr="p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025"/>
                    <pic:cNvPicPr>
                      <a:picLocks noChangeAspect="1" noChangeArrowheads="1"/>
                    </pic:cNvPicPr>
                  </pic:nvPicPr>
                  <pic:blipFill>
                    <a:blip r:embed="rId78"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绘制椭圆命令，与菜单命令</w:t>
      </w:r>
      <w:r w:rsidRPr="00187CB3">
        <w:rPr>
          <w:rFonts w:ascii="Times New Roman" w:hAnsi="Times New Roman" w:cs="Times New Roman"/>
        </w:rPr>
        <w:t>“</w:t>
      </w:r>
      <w:r w:rsidRPr="00187CB3">
        <w:rPr>
          <w:rFonts w:ascii="Times New Roman" w:hAnsi="Times New Roman" w:cs="Times New Roman"/>
        </w:rPr>
        <w:t>绘制＼椭圆</w:t>
      </w:r>
      <w:r w:rsidRPr="00187CB3">
        <w:rPr>
          <w:rFonts w:ascii="Times New Roman" w:hAnsi="Times New Roman" w:cs="Times New Roman"/>
        </w:rPr>
        <w:t>”</w:t>
      </w:r>
      <w:r w:rsidRPr="00187CB3">
        <w:rPr>
          <w:rFonts w:ascii="Times New Roman" w:hAnsi="Times New Roman" w:cs="Times New Roman"/>
        </w:rPr>
        <w:t>相同。以当前线型、填充色和填充方式绘制一个椭圆。</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65" name="图片 65" descr="p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026"/>
                    <pic:cNvPicPr>
                      <a:picLocks noChangeAspect="1" noChangeArrowheads="1"/>
                    </pic:cNvPicPr>
                  </pic:nvPicPr>
                  <pic:blipFill>
                    <a:blip r:embed="rId79"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绘制多边形命令，与菜单命令</w:t>
      </w:r>
      <w:r w:rsidRPr="00187CB3">
        <w:rPr>
          <w:rFonts w:ascii="Times New Roman" w:hAnsi="Times New Roman" w:cs="Times New Roman"/>
        </w:rPr>
        <w:t>“</w:t>
      </w:r>
      <w:r w:rsidRPr="00187CB3">
        <w:rPr>
          <w:rFonts w:ascii="Times New Roman" w:hAnsi="Times New Roman" w:cs="Times New Roman"/>
        </w:rPr>
        <w:t>绘制＼多边形</w:t>
      </w:r>
      <w:r w:rsidRPr="00187CB3">
        <w:rPr>
          <w:rFonts w:ascii="Times New Roman" w:hAnsi="Times New Roman" w:cs="Times New Roman"/>
        </w:rPr>
        <w:t>”</w:t>
      </w:r>
      <w:r w:rsidRPr="00187CB3">
        <w:rPr>
          <w:rFonts w:ascii="Times New Roman" w:hAnsi="Times New Roman" w:cs="Times New Roman"/>
        </w:rPr>
        <w:t>相同。以当前线型、填充色和填充方式绘制一个多边形。</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66" name="图片 66" descr="p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027"/>
                    <pic:cNvPicPr>
                      <a:picLocks noChangeAspect="1" noChangeArrowheads="1"/>
                    </pic:cNvPicPr>
                  </pic:nvPicPr>
                  <pic:blipFill>
                    <a:blip r:embed="rId8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字符输入命令，与菜单命令</w:t>
      </w:r>
      <w:r w:rsidRPr="00187CB3">
        <w:rPr>
          <w:rFonts w:ascii="Times New Roman" w:hAnsi="Times New Roman" w:cs="Times New Roman"/>
        </w:rPr>
        <w:t>“</w:t>
      </w:r>
      <w:r w:rsidRPr="00187CB3">
        <w:rPr>
          <w:rFonts w:ascii="Times New Roman" w:hAnsi="Times New Roman" w:cs="Times New Roman"/>
        </w:rPr>
        <w:t>绘制＼文本</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67" name="图片 67" descr="p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028"/>
                    <pic:cNvPicPr>
                      <a:picLocks noChangeAspect="1" noChangeArrowheads="1"/>
                    </pic:cNvPicPr>
                  </pic:nvPicPr>
                  <pic:blipFill>
                    <a:blip r:embed="rId81"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绘制画面按钮命令，与菜单命令</w:t>
      </w:r>
      <w:r w:rsidRPr="00187CB3">
        <w:rPr>
          <w:rFonts w:ascii="Times New Roman" w:hAnsi="Times New Roman" w:cs="Times New Roman"/>
        </w:rPr>
        <w:t>“</w:t>
      </w:r>
      <w:r w:rsidRPr="00187CB3">
        <w:rPr>
          <w:rFonts w:ascii="Times New Roman" w:hAnsi="Times New Roman" w:cs="Times New Roman"/>
        </w:rPr>
        <w:t>绘制＼按钮</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68" name="图片 68" descr="p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029"/>
                    <pic:cNvPicPr>
                      <a:picLocks noChangeAspect="1" noChangeArrowheads="1"/>
                    </pic:cNvPicPr>
                  </pic:nvPicPr>
                  <pic:blipFill>
                    <a:blip r:embed="rId82"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插入图元命令，与菜单命令</w:t>
      </w:r>
      <w:r w:rsidRPr="00187CB3">
        <w:rPr>
          <w:rFonts w:ascii="Times New Roman" w:hAnsi="Times New Roman" w:cs="Times New Roman"/>
        </w:rPr>
        <w:t>“</w:t>
      </w:r>
      <w:r w:rsidRPr="00187CB3">
        <w:rPr>
          <w:rFonts w:ascii="Times New Roman" w:hAnsi="Times New Roman" w:cs="Times New Roman"/>
        </w:rPr>
        <w:t>绘制＼图元</w:t>
      </w:r>
      <w:r w:rsidRPr="00187CB3">
        <w:rPr>
          <w:rFonts w:ascii="Times New Roman" w:hAnsi="Times New Roman" w:cs="Times New Roman"/>
        </w:rPr>
        <w:t>”</w:t>
      </w:r>
      <w:r w:rsidRPr="00187CB3">
        <w:rPr>
          <w:rFonts w:ascii="Times New Roman" w:hAnsi="Times New Roman" w:cs="Times New Roman"/>
        </w:rPr>
        <w:t>相同。使用此命令，弹出图元选择对话框。</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69" name="图片 69" descr="p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030"/>
                    <pic:cNvPicPr>
                      <a:picLocks noChangeAspect="1" noChangeArrowheads="1"/>
                    </pic:cNvPicPr>
                  </pic:nvPicPr>
                  <pic:blipFill>
                    <a:blip r:embed="rId8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插入单元命令，与菜单命令</w:t>
      </w:r>
      <w:r w:rsidRPr="00187CB3">
        <w:rPr>
          <w:rFonts w:ascii="Times New Roman" w:hAnsi="Times New Roman" w:cs="Times New Roman"/>
        </w:rPr>
        <w:t>“</w:t>
      </w:r>
      <w:r w:rsidRPr="00187CB3">
        <w:rPr>
          <w:rFonts w:ascii="Times New Roman" w:hAnsi="Times New Roman" w:cs="Times New Roman"/>
        </w:rPr>
        <w:t>绘制＼单元</w:t>
      </w:r>
      <w:r w:rsidRPr="00187CB3">
        <w:rPr>
          <w:rFonts w:ascii="Times New Roman" w:hAnsi="Times New Roman" w:cs="Times New Roman"/>
        </w:rPr>
        <w:t>”</w:t>
      </w:r>
      <w:r w:rsidRPr="00187CB3">
        <w:rPr>
          <w:rFonts w:ascii="Times New Roman" w:hAnsi="Times New Roman" w:cs="Times New Roman"/>
        </w:rPr>
        <w:t>相同。使用此命令，弹出单元选择对话框。</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70" name="图片 70" descr="p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031"/>
                    <pic:cNvPicPr>
                      <a:picLocks noChangeAspect="1" noChangeArrowheads="1"/>
                    </pic:cNvPicPr>
                  </pic:nvPicPr>
                  <pic:blipFill>
                    <a:blip r:embed="rId8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绘制趋势曲线命令，在当前画面插入一个趋势曲线窗口，曲线的内容和属性可以修改。</w:t>
      </w:r>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sectPr w:rsidR="00575BA4" w:rsidRPr="00187CB3" w:rsidSect="00A93871">
          <w:headerReference w:type="default" r:id="rId85"/>
          <w:pgSz w:w="11907" w:h="16840" w:code="9"/>
          <w:pgMar w:top="1134" w:right="680" w:bottom="680" w:left="1134" w:header="680" w:footer="680" w:gutter="0"/>
          <w:cols w:space="425"/>
          <w:docGrid w:linePitch="312"/>
        </w:sectPr>
      </w:pPr>
      <w:bookmarkStart w:id="161" w:name="_Toc533348869"/>
      <w:bookmarkStart w:id="162" w:name="_Toc533846540"/>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pPr>
      <w:bookmarkStart w:id="163" w:name="_Toc533902659"/>
      <w:bookmarkStart w:id="164" w:name="_Toc533902812"/>
      <w:bookmarkStart w:id="165" w:name="_Toc533990384"/>
      <w:bookmarkStart w:id="166" w:name="_Toc310409489"/>
      <w:bookmarkStart w:id="167" w:name="_Toc406075023"/>
      <w:r w:rsidRPr="00187CB3">
        <w:rPr>
          <w:rFonts w:ascii="Times New Roman" w:hAnsi="Times New Roman"/>
        </w:rPr>
        <w:lastRenderedPageBreak/>
        <w:t>菜单命令</w:t>
      </w:r>
      <w:bookmarkEnd w:id="161"/>
      <w:bookmarkEnd w:id="162"/>
      <w:bookmarkEnd w:id="163"/>
      <w:bookmarkEnd w:id="164"/>
      <w:bookmarkEnd w:id="165"/>
      <w:bookmarkEnd w:id="166"/>
      <w:bookmarkEnd w:id="167"/>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168" w:name="_Toc533348870"/>
      <w:bookmarkStart w:id="169" w:name="_Toc533846541"/>
      <w:bookmarkStart w:id="170" w:name="_Toc533902660"/>
      <w:bookmarkStart w:id="171" w:name="_Toc533902813"/>
      <w:bookmarkStart w:id="172" w:name="_Toc533990385"/>
      <w:bookmarkStart w:id="173" w:name="_Toc310409490"/>
      <w:bookmarkStart w:id="174" w:name="_Toc406075024"/>
      <w:r w:rsidRPr="00187CB3">
        <w:rPr>
          <w:rFonts w:ascii="Times New Roman" w:hAnsi="Times New Roman"/>
        </w:rPr>
        <w:t>文件菜单</w:t>
      </w:r>
      <w:bookmarkEnd w:id="168"/>
      <w:bookmarkEnd w:id="169"/>
      <w:bookmarkEnd w:id="170"/>
      <w:bookmarkEnd w:id="171"/>
      <w:bookmarkEnd w:id="172"/>
      <w:bookmarkEnd w:id="173"/>
      <w:bookmarkEnd w:id="17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文件菜单命令组用于新建、打开、保存、打印以及退出组态系统等操作，若某一菜单命令条为灰色，表明此命令目前无效。用鼠标选择菜单</w:t>
      </w:r>
      <w:r w:rsidRPr="00187CB3">
        <w:rPr>
          <w:rFonts w:ascii="Times New Roman" w:hAnsi="Times New Roman" w:cs="Times New Roman"/>
        </w:rPr>
        <w:t>“</w:t>
      </w:r>
      <w:r w:rsidRPr="00187CB3">
        <w:rPr>
          <w:rFonts w:ascii="Times New Roman" w:hAnsi="Times New Roman" w:cs="Times New Roman"/>
        </w:rPr>
        <w:t>文件</w:t>
      </w:r>
      <w:r w:rsidRPr="00187CB3">
        <w:rPr>
          <w:rFonts w:ascii="Times New Roman" w:hAnsi="Times New Roman" w:cs="Times New Roman"/>
        </w:rPr>
        <w:t>”</w:t>
      </w:r>
      <w:r w:rsidRPr="00187CB3">
        <w:rPr>
          <w:rFonts w:ascii="Times New Roman" w:hAnsi="Times New Roman" w:cs="Times New Roman"/>
        </w:rPr>
        <w:t>，弹出下拉式菜单，如图</w:t>
      </w:r>
      <w:r w:rsidRPr="00187CB3">
        <w:rPr>
          <w:rFonts w:ascii="Times New Roman" w:hAnsi="Times New Roman" w:cs="Times New Roman"/>
        </w:rPr>
        <w:t>5.1</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181100" cy="1352550"/>
            <wp:effectExtent l="19050" t="0" r="0" b="0"/>
            <wp:docPr id="71" name="图片 71" descr="pic00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ic003_1"/>
                    <pic:cNvPicPr>
                      <a:picLocks noChangeAspect="1" noChangeArrowheads="1"/>
                    </pic:cNvPicPr>
                  </pic:nvPicPr>
                  <pic:blipFill>
                    <a:blip r:embed="rId86" cstate="print"/>
                    <a:srcRect/>
                    <a:stretch>
                      <a:fillRect/>
                    </a:stretch>
                  </pic:blipFill>
                  <pic:spPr bwMode="auto">
                    <a:xfrm>
                      <a:off x="0" y="0"/>
                      <a:ext cx="1181100" cy="135255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5.1  </w:t>
      </w:r>
      <w:r w:rsidRPr="00187CB3">
        <w:rPr>
          <w:rFonts w:ascii="Times New Roman" w:hAnsi="Times New Roman" w:cs="Times New Roman"/>
          <w:sz w:val="18"/>
        </w:rPr>
        <w:t>下拉式</w:t>
      </w:r>
      <w:r w:rsidRPr="00187CB3">
        <w:rPr>
          <w:rFonts w:ascii="Times New Roman" w:hAnsi="Times New Roman" w:cs="Times New Roman"/>
          <w:sz w:val="18"/>
        </w:rPr>
        <w:t>“</w:t>
      </w:r>
      <w:r w:rsidRPr="00187CB3">
        <w:rPr>
          <w:rFonts w:ascii="Times New Roman" w:hAnsi="Times New Roman" w:cs="Times New Roman"/>
          <w:sz w:val="18"/>
        </w:rPr>
        <w:t>文件</w:t>
      </w:r>
      <w:r w:rsidRPr="00187CB3">
        <w:rPr>
          <w:rFonts w:ascii="Times New Roman" w:hAnsi="Times New Roman" w:cs="Times New Roman"/>
          <w:sz w:val="18"/>
        </w:rPr>
        <w:t>”</w:t>
      </w:r>
      <w:r w:rsidRPr="00187CB3">
        <w:rPr>
          <w:rFonts w:ascii="Times New Roman" w:hAnsi="Times New Roman" w:cs="Times New Roman"/>
          <w:sz w:val="18"/>
        </w:rPr>
        <w:t>菜单</w:t>
      </w:r>
    </w:p>
    <w:p w:rsidR="00575BA4" w:rsidRPr="00187CB3" w:rsidRDefault="00575BA4" w:rsidP="00575BA4">
      <w:pPr>
        <w:pStyle w:val="3"/>
        <w:tabs>
          <w:tab w:val="num" w:pos="720"/>
        </w:tabs>
        <w:spacing w:line="416" w:lineRule="auto"/>
        <w:ind w:firstLine="0"/>
      </w:pPr>
      <w:bookmarkStart w:id="175" w:name="_Toc533348871"/>
      <w:bookmarkStart w:id="176" w:name="_Toc533846542"/>
      <w:bookmarkStart w:id="177" w:name="_Toc533902661"/>
      <w:bookmarkStart w:id="178" w:name="_Toc533902814"/>
      <w:bookmarkStart w:id="179" w:name="_Toc533990386"/>
      <w:bookmarkStart w:id="180" w:name="_Toc310409491"/>
      <w:bookmarkStart w:id="181" w:name="_Toc406075025"/>
      <w:r w:rsidRPr="00187CB3">
        <w:t>文件＼新建</w:t>
      </w:r>
      <w:bookmarkEnd w:id="175"/>
      <w:bookmarkEnd w:id="176"/>
      <w:bookmarkEnd w:id="177"/>
      <w:bookmarkEnd w:id="178"/>
      <w:bookmarkEnd w:id="179"/>
      <w:bookmarkEnd w:id="180"/>
      <w:bookmarkEnd w:id="181"/>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选择此命令或单击</w:t>
      </w:r>
      <w:r w:rsidRPr="00187CB3">
        <w:rPr>
          <w:rFonts w:ascii="Times New Roman" w:hAnsi="Times New Roman" w:cs="Times New Roman"/>
          <w:noProof/>
        </w:rPr>
        <w:drawing>
          <wp:inline distT="0" distB="0" distL="0" distR="0">
            <wp:extent cx="171450" cy="152400"/>
            <wp:effectExtent l="19050" t="0" r="0" b="0"/>
            <wp:docPr id="72" name="图片 72" descr="p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001"/>
                    <pic:cNvPicPr>
                      <a:picLocks noChangeAspect="1" noChangeArrowheads="1"/>
                    </pic:cNvPicPr>
                  </pic:nvPicPr>
                  <pic:blipFill>
                    <a:blip r:embed="rId49"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按钮，用于创建新画面。程序如果已经打开了一个已存在的画面，系统将提示是否保存该画面，如图</w:t>
      </w:r>
      <w:r w:rsidRPr="00187CB3">
        <w:rPr>
          <w:rFonts w:ascii="Times New Roman" w:hAnsi="Times New Roman" w:cs="Times New Roman"/>
        </w:rPr>
        <w:t>5.2</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000250" cy="704850"/>
            <wp:effectExtent l="19050" t="0" r="0" b="0"/>
            <wp:docPr id="73" name="图片 73" descr="pc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c001"/>
                    <pic:cNvPicPr>
                      <a:picLocks noChangeAspect="1" noChangeArrowheads="1"/>
                    </pic:cNvPicPr>
                  </pic:nvPicPr>
                  <pic:blipFill>
                    <a:blip r:embed="rId87" cstate="print"/>
                    <a:srcRect/>
                    <a:stretch>
                      <a:fillRect/>
                    </a:stretch>
                  </pic:blipFill>
                  <pic:spPr bwMode="auto">
                    <a:xfrm>
                      <a:off x="0" y="0"/>
                      <a:ext cx="2000250" cy="70485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5.2 </w:t>
      </w:r>
      <w:r w:rsidRPr="00187CB3">
        <w:rPr>
          <w:rFonts w:ascii="Times New Roman" w:hAnsi="Times New Roman" w:cs="Times New Roman"/>
          <w:sz w:val="18"/>
        </w:rPr>
        <w:t>提示</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新建画面可以通过工具菜单＼画面属性来设置画面属性和风格，参看</w:t>
      </w:r>
      <w:r w:rsidRPr="00187CB3">
        <w:rPr>
          <w:rFonts w:ascii="Times New Roman" w:hAnsi="Times New Roman" w:cs="Times New Roman"/>
        </w:rPr>
        <w:t>“</w:t>
      </w:r>
      <w:r w:rsidRPr="00187CB3">
        <w:rPr>
          <w:rFonts w:ascii="Times New Roman" w:hAnsi="Times New Roman" w:cs="Times New Roman"/>
        </w:rPr>
        <w:t>工具＼画面属性</w:t>
      </w:r>
      <w:r w:rsidRPr="00187CB3">
        <w:rPr>
          <w:rFonts w:ascii="Times New Roman" w:hAnsi="Times New Roman" w:cs="Times New Roman"/>
        </w:rPr>
        <w:t>”</w:t>
      </w:r>
      <w:r w:rsidRPr="00187CB3">
        <w:rPr>
          <w:rFonts w:ascii="Times New Roman" w:hAnsi="Times New Roman" w:cs="Times New Roman"/>
        </w:rPr>
        <w:t>命令。</w:t>
      </w:r>
    </w:p>
    <w:p w:rsidR="00575BA4" w:rsidRPr="00187CB3" w:rsidRDefault="00575BA4" w:rsidP="00575BA4">
      <w:pPr>
        <w:pStyle w:val="3"/>
        <w:tabs>
          <w:tab w:val="num" w:pos="720"/>
        </w:tabs>
        <w:spacing w:line="416" w:lineRule="auto"/>
        <w:ind w:firstLine="0"/>
      </w:pPr>
      <w:bookmarkStart w:id="182" w:name="_Toc533348872"/>
      <w:bookmarkStart w:id="183" w:name="_Toc533846543"/>
      <w:bookmarkStart w:id="184" w:name="_Toc533902662"/>
      <w:bookmarkStart w:id="185" w:name="_Toc533902815"/>
      <w:bookmarkStart w:id="186" w:name="_Toc533990387"/>
      <w:bookmarkStart w:id="187" w:name="_Toc310409492"/>
      <w:bookmarkStart w:id="188" w:name="_Toc406075026"/>
      <w:r w:rsidRPr="00187CB3">
        <w:t>文件＼打开</w:t>
      </w:r>
      <w:bookmarkEnd w:id="182"/>
      <w:bookmarkEnd w:id="183"/>
      <w:bookmarkEnd w:id="184"/>
      <w:bookmarkEnd w:id="185"/>
      <w:bookmarkEnd w:id="186"/>
      <w:bookmarkEnd w:id="187"/>
      <w:bookmarkEnd w:id="188"/>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选择此命令或单击</w:t>
      </w:r>
      <w:r w:rsidRPr="00187CB3">
        <w:rPr>
          <w:rFonts w:ascii="Times New Roman" w:hAnsi="Times New Roman" w:cs="Times New Roman"/>
          <w:noProof/>
        </w:rPr>
        <w:drawing>
          <wp:inline distT="0" distB="0" distL="0" distR="0">
            <wp:extent cx="171450" cy="152400"/>
            <wp:effectExtent l="19050" t="0" r="0" b="0"/>
            <wp:docPr id="74" name="图片 74" descr="p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002"/>
                    <pic:cNvPicPr>
                      <a:picLocks noChangeAspect="1" noChangeArrowheads="1"/>
                    </pic:cNvPicPr>
                  </pic:nvPicPr>
                  <pic:blipFill>
                    <a:blip r:embed="rId5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按钮后，弹出</w:t>
      </w:r>
      <w:r w:rsidRPr="00187CB3">
        <w:rPr>
          <w:rFonts w:ascii="Times New Roman" w:hAnsi="Times New Roman" w:cs="Times New Roman"/>
        </w:rPr>
        <w:t>“</w:t>
      </w:r>
      <w:r w:rsidRPr="00187CB3">
        <w:rPr>
          <w:rFonts w:ascii="Times New Roman" w:hAnsi="Times New Roman" w:cs="Times New Roman"/>
        </w:rPr>
        <w:t>打开</w:t>
      </w:r>
      <w:r w:rsidRPr="00187CB3">
        <w:rPr>
          <w:rFonts w:ascii="Times New Roman" w:hAnsi="Times New Roman" w:cs="Times New Roman"/>
        </w:rPr>
        <w:t>”</w:t>
      </w:r>
      <w:r w:rsidRPr="00187CB3">
        <w:rPr>
          <w:rFonts w:ascii="Times New Roman" w:hAnsi="Times New Roman" w:cs="Times New Roman"/>
        </w:rPr>
        <w:t>对话框，对话框列出了所有已经存在的画面文件名，如图</w:t>
      </w:r>
      <w:r w:rsidRPr="00187CB3">
        <w:rPr>
          <w:rFonts w:ascii="Times New Roman" w:hAnsi="Times New Roman" w:cs="Times New Roman"/>
        </w:rPr>
        <w:t>5.3</w:t>
      </w:r>
      <w:r w:rsidRPr="00187CB3">
        <w:rPr>
          <w:rFonts w:ascii="Times New Roman" w:hAnsi="Times New Roman" w:cs="Times New Roman"/>
        </w:rPr>
        <w:t>所示。用鼠标选择一个画面文件，单击</w:t>
      </w:r>
      <w:r w:rsidRPr="00187CB3">
        <w:rPr>
          <w:rFonts w:ascii="Times New Roman" w:hAnsi="Times New Roman" w:cs="Times New Roman"/>
        </w:rPr>
        <w:t>“</w:t>
      </w:r>
      <w:r w:rsidRPr="00187CB3">
        <w:rPr>
          <w:rFonts w:ascii="Times New Roman" w:hAnsi="Times New Roman" w:cs="Times New Roman"/>
        </w:rPr>
        <w:t>确定</w:t>
      </w:r>
      <w:r w:rsidRPr="00187CB3">
        <w:rPr>
          <w:rFonts w:ascii="Times New Roman" w:hAnsi="Times New Roman" w:cs="Times New Roman"/>
        </w:rPr>
        <w:t>”</w:t>
      </w:r>
      <w:r w:rsidRPr="00187CB3">
        <w:rPr>
          <w:rFonts w:ascii="Times New Roman" w:hAnsi="Times New Roman" w:cs="Times New Roman"/>
        </w:rPr>
        <w:t>打开，选择</w:t>
      </w:r>
      <w:r w:rsidRPr="00187CB3">
        <w:rPr>
          <w:rFonts w:ascii="Times New Roman" w:hAnsi="Times New Roman" w:cs="Times New Roman"/>
        </w:rPr>
        <w:t>“</w:t>
      </w:r>
      <w:r w:rsidRPr="00187CB3">
        <w:rPr>
          <w:rFonts w:ascii="Times New Roman" w:hAnsi="Times New Roman" w:cs="Times New Roman"/>
        </w:rPr>
        <w:t>取消</w:t>
      </w:r>
      <w:r w:rsidRPr="00187CB3">
        <w:rPr>
          <w:rFonts w:ascii="Times New Roman" w:hAnsi="Times New Roman" w:cs="Times New Roman"/>
        </w:rPr>
        <w:t>”</w:t>
      </w:r>
      <w:r w:rsidRPr="00187CB3">
        <w:rPr>
          <w:rFonts w:ascii="Times New Roman" w:hAnsi="Times New Roman" w:cs="Times New Roman"/>
        </w:rPr>
        <w:t>命令按钮废弃当前操作。</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466850" cy="1933575"/>
            <wp:effectExtent l="19050" t="0" r="0" b="0"/>
            <wp:docPr id="75" name="图片 75" descr="pc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c002"/>
                    <pic:cNvPicPr>
                      <a:picLocks noChangeAspect="1" noChangeArrowheads="1"/>
                    </pic:cNvPicPr>
                  </pic:nvPicPr>
                  <pic:blipFill>
                    <a:blip r:embed="rId88" cstate="print"/>
                    <a:srcRect/>
                    <a:stretch>
                      <a:fillRect/>
                    </a:stretch>
                  </pic:blipFill>
                  <pic:spPr bwMode="auto">
                    <a:xfrm>
                      <a:off x="0" y="0"/>
                      <a:ext cx="1466850" cy="19335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5.3  </w:t>
      </w:r>
      <w:r w:rsidRPr="00187CB3">
        <w:rPr>
          <w:rFonts w:ascii="Times New Roman" w:hAnsi="Times New Roman" w:cs="Times New Roman"/>
          <w:sz w:val="18"/>
        </w:rPr>
        <w:t>打开画面</w:t>
      </w:r>
    </w:p>
    <w:p w:rsidR="00575BA4" w:rsidRPr="00187CB3" w:rsidRDefault="00575BA4" w:rsidP="00575BA4">
      <w:pPr>
        <w:pStyle w:val="3"/>
        <w:tabs>
          <w:tab w:val="num" w:pos="720"/>
        </w:tabs>
        <w:spacing w:line="416" w:lineRule="auto"/>
        <w:ind w:firstLine="0"/>
      </w:pPr>
      <w:bookmarkStart w:id="189" w:name="_Toc533348873"/>
      <w:bookmarkStart w:id="190" w:name="_Toc533846544"/>
      <w:bookmarkStart w:id="191" w:name="_Toc533902663"/>
      <w:bookmarkStart w:id="192" w:name="_Toc533902816"/>
      <w:bookmarkStart w:id="193" w:name="_Toc533990388"/>
      <w:bookmarkStart w:id="194" w:name="_Toc310409493"/>
      <w:bookmarkStart w:id="195" w:name="_Toc406075027"/>
      <w:r w:rsidRPr="00187CB3">
        <w:t>文件＼保存</w:t>
      </w:r>
      <w:bookmarkEnd w:id="189"/>
      <w:bookmarkEnd w:id="190"/>
      <w:bookmarkEnd w:id="191"/>
      <w:bookmarkEnd w:id="192"/>
      <w:bookmarkEnd w:id="193"/>
      <w:bookmarkEnd w:id="194"/>
      <w:bookmarkEnd w:id="19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选择此命令或单击</w:t>
      </w:r>
      <w:r w:rsidRPr="00187CB3">
        <w:rPr>
          <w:rFonts w:ascii="Times New Roman" w:hAnsi="Times New Roman" w:cs="Times New Roman"/>
          <w:noProof/>
        </w:rPr>
        <w:drawing>
          <wp:inline distT="0" distB="0" distL="0" distR="0">
            <wp:extent cx="171450" cy="152400"/>
            <wp:effectExtent l="19050" t="0" r="0" b="0"/>
            <wp:docPr id="76" name="图片 76" descr="p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003"/>
                    <pic:cNvPicPr>
                      <a:picLocks noChangeAspect="1" noChangeArrowheads="1"/>
                    </pic:cNvPicPr>
                  </pic:nvPicPr>
                  <pic:blipFill>
                    <a:blip r:embed="rId51"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按钮后，保存当前画面内容，如果是新建画面内容的保存，系统将弹出画面保存对话框，要求您输入新画面的名称，然后保存，如图</w:t>
      </w:r>
      <w:r w:rsidRPr="00187CB3">
        <w:rPr>
          <w:rFonts w:ascii="Times New Roman" w:hAnsi="Times New Roman" w:cs="Times New Roman"/>
        </w:rPr>
        <w:t>5.4</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1457325" cy="1924050"/>
            <wp:effectExtent l="19050" t="0" r="9525" b="0"/>
            <wp:docPr id="77" name="图片 77" descr="pc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c003"/>
                    <pic:cNvPicPr>
                      <a:picLocks noChangeAspect="1" noChangeArrowheads="1"/>
                    </pic:cNvPicPr>
                  </pic:nvPicPr>
                  <pic:blipFill>
                    <a:blip r:embed="rId89" cstate="print"/>
                    <a:srcRect/>
                    <a:stretch>
                      <a:fillRect/>
                    </a:stretch>
                  </pic:blipFill>
                  <pic:spPr bwMode="auto">
                    <a:xfrm>
                      <a:off x="0" y="0"/>
                      <a:ext cx="1457325" cy="192405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5.4  </w:t>
      </w:r>
      <w:r w:rsidRPr="00187CB3">
        <w:rPr>
          <w:rFonts w:ascii="Times New Roman" w:hAnsi="Times New Roman" w:cs="Times New Roman"/>
          <w:sz w:val="18"/>
        </w:rPr>
        <w:t>保存新画面</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如果所输入的新画面的名称与已有画面的名称相同，系统会提示是否覆盖已有画面文件的内容，如图</w:t>
      </w:r>
      <w:r w:rsidRPr="00187CB3">
        <w:rPr>
          <w:rFonts w:ascii="Times New Roman" w:hAnsi="Times New Roman" w:cs="Times New Roman"/>
        </w:rPr>
        <w:t>5.5</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771650" cy="771525"/>
            <wp:effectExtent l="19050" t="0" r="0" b="0"/>
            <wp:docPr id="78" name="图片 78" descr="pc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c020"/>
                    <pic:cNvPicPr>
                      <a:picLocks noChangeAspect="1" noChangeArrowheads="1"/>
                    </pic:cNvPicPr>
                  </pic:nvPicPr>
                  <pic:blipFill>
                    <a:blip r:embed="rId90" cstate="print"/>
                    <a:srcRect/>
                    <a:stretch>
                      <a:fillRect/>
                    </a:stretch>
                  </pic:blipFill>
                  <pic:spPr bwMode="auto">
                    <a:xfrm>
                      <a:off x="0" y="0"/>
                      <a:ext cx="1771650" cy="7715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5.5  </w:t>
      </w:r>
      <w:r w:rsidRPr="00187CB3">
        <w:rPr>
          <w:rFonts w:ascii="Times New Roman" w:hAnsi="Times New Roman" w:cs="Times New Roman"/>
          <w:sz w:val="18"/>
        </w:rPr>
        <w:t>文件覆盖选择</w:t>
      </w:r>
    </w:p>
    <w:p w:rsidR="00575BA4" w:rsidRPr="00187CB3" w:rsidRDefault="00575BA4" w:rsidP="00575BA4">
      <w:pPr>
        <w:pStyle w:val="3"/>
        <w:tabs>
          <w:tab w:val="num" w:pos="720"/>
        </w:tabs>
        <w:spacing w:line="416" w:lineRule="auto"/>
        <w:ind w:firstLine="0"/>
      </w:pPr>
      <w:bookmarkStart w:id="196" w:name="_Toc533348874"/>
      <w:bookmarkStart w:id="197" w:name="_Toc533846545"/>
      <w:bookmarkStart w:id="198" w:name="_Toc533902664"/>
      <w:bookmarkStart w:id="199" w:name="_Toc533902817"/>
      <w:bookmarkStart w:id="200" w:name="_Toc533990389"/>
      <w:bookmarkStart w:id="201" w:name="_Toc310409494"/>
      <w:bookmarkStart w:id="202" w:name="_Toc406075028"/>
      <w:r w:rsidRPr="00187CB3">
        <w:t>文件＼另存为</w:t>
      </w:r>
      <w:bookmarkEnd w:id="196"/>
      <w:bookmarkEnd w:id="197"/>
      <w:bookmarkEnd w:id="198"/>
      <w:bookmarkEnd w:id="199"/>
      <w:bookmarkEnd w:id="200"/>
      <w:bookmarkEnd w:id="201"/>
      <w:bookmarkEnd w:id="20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选择此操作命令与</w:t>
      </w:r>
      <w:r w:rsidRPr="00187CB3">
        <w:rPr>
          <w:rFonts w:ascii="Times New Roman" w:hAnsi="Times New Roman" w:cs="Times New Roman"/>
        </w:rPr>
        <w:t>“</w:t>
      </w:r>
      <w:r w:rsidRPr="00187CB3">
        <w:rPr>
          <w:rFonts w:ascii="Times New Roman" w:hAnsi="Times New Roman" w:cs="Times New Roman"/>
        </w:rPr>
        <w:t>文件＼保存</w:t>
      </w:r>
      <w:r w:rsidRPr="00187CB3">
        <w:rPr>
          <w:rFonts w:ascii="Times New Roman" w:hAnsi="Times New Roman" w:cs="Times New Roman"/>
        </w:rPr>
        <w:t>”</w:t>
      </w:r>
      <w:r w:rsidRPr="00187CB3">
        <w:rPr>
          <w:rFonts w:ascii="Times New Roman" w:hAnsi="Times New Roman" w:cs="Times New Roman"/>
        </w:rPr>
        <w:t>命令相似，其主要作用在于可以将一部分静态属性内容相同的画面通过这种方式来重复制作，可以保持画面风格的一致，同时可以缩短画面组态时间。</w:t>
      </w:r>
    </w:p>
    <w:p w:rsidR="00575BA4" w:rsidRPr="00187CB3" w:rsidRDefault="00575BA4" w:rsidP="00575BA4">
      <w:pPr>
        <w:pStyle w:val="3"/>
        <w:tabs>
          <w:tab w:val="num" w:pos="720"/>
        </w:tabs>
        <w:spacing w:line="416" w:lineRule="auto"/>
        <w:ind w:firstLine="0"/>
      </w:pPr>
      <w:bookmarkStart w:id="203" w:name="_Toc533348875"/>
      <w:bookmarkStart w:id="204" w:name="_Toc533846546"/>
      <w:bookmarkStart w:id="205" w:name="_Toc533902665"/>
      <w:bookmarkStart w:id="206" w:name="_Toc533902818"/>
      <w:bookmarkStart w:id="207" w:name="_Toc533990390"/>
      <w:bookmarkStart w:id="208" w:name="_Toc310409495"/>
      <w:bookmarkStart w:id="209" w:name="_Toc406075029"/>
      <w:r w:rsidRPr="00187CB3">
        <w:t>文件＼打印</w:t>
      </w:r>
      <w:bookmarkEnd w:id="203"/>
      <w:bookmarkEnd w:id="204"/>
      <w:bookmarkEnd w:id="205"/>
      <w:bookmarkEnd w:id="206"/>
      <w:bookmarkEnd w:id="207"/>
      <w:bookmarkEnd w:id="208"/>
      <w:bookmarkEnd w:id="209"/>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选择此命令或单击</w:t>
      </w:r>
      <w:r w:rsidRPr="00187CB3">
        <w:rPr>
          <w:rFonts w:ascii="Times New Roman" w:hAnsi="Times New Roman" w:cs="Times New Roman"/>
          <w:noProof/>
        </w:rPr>
        <w:drawing>
          <wp:inline distT="0" distB="0" distL="0" distR="0">
            <wp:extent cx="171450" cy="152400"/>
            <wp:effectExtent l="19050" t="0" r="0" b="0"/>
            <wp:docPr id="79" name="图片 79" descr="p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007"/>
                    <pic:cNvPicPr>
                      <a:picLocks noChangeAspect="1" noChangeArrowheads="1"/>
                    </pic:cNvPicPr>
                  </pic:nvPicPr>
                  <pic:blipFill>
                    <a:blip r:embed="rId6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按钮，弹出打印对话框，可以打印当前组态画面，如图</w:t>
      </w:r>
      <w:r w:rsidRPr="00187CB3">
        <w:rPr>
          <w:rFonts w:ascii="Times New Roman" w:hAnsi="Times New Roman" w:cs="Times New Roman"/>
        </w:rPr>
        <w:t>5.6</w:t>
      </w:r>
      <w:r w:rsidRPr="00187CB3">
        <w:rPr>
          <w:rFonts w:ascii="Times New Roman" w:hAnsi="Times New Roman" w:cs="Times New Roman"/>
        </w:rPr>
        <w:t>所示。根据画面的大小自动分页或通过打印机属性按钮设置打印文档属性，如图</w:t>
      </w:r>
      <w:r w:rsidRPr="00187CB3">
        <w:rPr>
          <w:rFonts w:ascii="Times New Roman" w:hAnsi="Times New Roman" w:cs="Times New Roman"/>
        </w:rPr>
        <w:t>5.7</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447925" cy="1514475"/>
            <wp:effectExtent l="19050" t="0" r="9525" b="0"/>
            <wp:docPr id="80" name="图片 80" descr="pc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c004"/>
                    <pic:cNvPicPr>
                      <a:picLocks noChangeAspect="1" noChangeArrowheads="1"/>
                    </pic:cNvPicPr>
                  </pic:nvPicPr>
                  <pic:blipFill>
                    <a:blip r:embed="rId91" cstate="print"/>
                    <a:srcRect/>
                    <a:stretch>
                      <a:fillRect/>
                    </a:stretch>
                  </pic:blipFill>
                  <pic:spPr bwMode="auto">
                    <a:xfrm>
                      <a:off x="0" y="0"/>
                      <a:ext cx="2447925" cy="15144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5.6  </w:t>
      </w:r>
      <w:r w:rsidRPr="00187CB3">
        <w:rPr>
          <w:rFonts w:ascii="Times New Roman" w:hAnsi="Times New Roman" w:cs="Times New Roman"/>
          <w:sz w:val="18"/>
        </w:rPr>
        <w:t>打印对话框</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447925" cy="1704975"/>
            <wp:effectExtent l="19050" t="0" r="9525" b="0"/>
            <wp:docPr id="81" name="图片 81" descr="pc00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c004_1"/>
                    <pic:cNvPicPr>
                      <a:picLocks noChangeAspect="1" noChangeArrowheads="1"/>
                    </pic:cNvPicPr>
                  </pic:nvPicPr>
                  <pic:blipFill>
                    <a:blip r:embed="rId92" cstate="print"/>
                    <a:srcRect/>
                    <a:stretch>
                      <a:fillRect/>
                    </a:stretch>
                  </pic:blipFill>
                  <pic:spPr bwMode="auto">
                    <a:xfrm>
                      <a:off x="0" y="0"/>
                      <a:ext cx="2447925" cy="17049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5.7  </w:t>
      </w:r>
      <w:r w:rsidRPr="00187CB3">
        <w:rPr>
          <w:rFonts w:ascii="Times New Roman" w:hAnsi="Times New Roman" w:cs="Times New Roman"/>
          <w:sz w:val="18"/>
        </w:rPr>
        <w:t>打印文档属性</w:t>
      </w:r>
    </w:p>
    <w:p w:rsidR="00575BA4" w:rsidRPr="00187CB3" w:rsidRDefault="00575BA4" w:rsidP="00575BA4">
      <w:pPr>
        <w:pStyle w:val="3"/>
        <w:tabs>
          <w:tab w:val="num" w:pos="720"/>
        </w:tabs>
        <w:spacing w:line="416" w:lineRule="auto"/>
        <w:ind w:firstLine="0"/>
      </w:pPr>
      <w:bookmarkStart w:id="210" w:name="_Toc533348876"/>
      <w:bookmarkStart w:id="211" w:name="_Toc533846547"/>
      <w:bookmarkStart w:id="212" w:name="_Toc533902666"/>
      <w:bookmarkStart w:id="213" w:name="_Toc533902819"/>
      <w:bookmarkStart w:id="214" w:name="_Toc533990391"/>
      <w:bookmarkStart w:id="215" w:name="_Toc310409496"/>
      <w:bookmarkStart w:id="216" w:name="_Toc406075030"/>
      <w:r w:rsidRPr="00187CB3">
        <w:lastRenderedPageBreak/>
        <w:t>文件＼打印设置</w:t>
      </w:r>
      <w:bookmarkEnd w:id="210"/>
      <w:bookmarkEnd w:id="211"/>
      <w:bookmarkEnd w:id="212"/>
      <w:bookmarkEnd w:id="213"/>
      <w:bookmarkEnd w:id="214"/>
      <w:bookmarkEnd w:id="215"/>
      <w:bookmarkEnd w:id="216"/>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选择该命令，设置当前组态画面的页面属性及打印路径，如图</w:t>
      </w:r>
      <w:r w:rsidRPr="00187CB3">
        <w:rPr>
          <w:rFonts w:ascii="Times New Roman" w:hAnsi="Times New Roman" w:cs="Times New Roman"/>
        </w:rPr>
        <w:t>5.8</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552700" cy="1714500"/>
            <wp:effectExtent l="19050" t="0" r="0" b="0"/>
            <wp:docPr id="82" name="图片 82" descr="pc00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c004_2"/>
                    <pic:cNvPicPr>
                      <a:picLocks noChangeAspect="1" noChangeArrowheads="1"/>
                    </pic:cNvPicPr>
                  </pic:nvPicPr>
                  <pic:blipFill>
                    <a:blip r:embed="rId93" cstate="print"/>
                    <a:srcRect/>
                    <a:stretch>
                      <a:fillRect/>
                    </a:stretch>
                  </pic:blipFill>
                  <pic:spPr bwMode="auto">
                    <a:xfrm>
                      <a:off x="0" y="0"/>
                      <a:ext cx="2552700" cy="17145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5.8  </w:t>
      </w:r>
      <w:r w:rsidRPr="00187CB3">
        <w:rPr>
          <w:rFonts w:ascii="Times New Roman" w:hAnsi="Times New Roman" w:cs="Times New Roman"/>
          <w:sz w:val="18"/>
        </w:rPr>
        <w:t>打印设置</w:t>
      </w:r>
    </w:p>
    <w:p w:rsidR="00575BA4" w:rsidRPr="00187CB3" w:rsidRDefault="00575BA4" w:rsidP="00575BA4">
      <w:pPr>
        <w:pStyle w:val="3"/>
        <w:tabs>
          <w:tab w:val="num" w:pos="720"/>
        </w:tabs>
        <w:spacing w:line="416" w:lineRule="auto"/>
        <w:ind w:firstLine="0"/>
      </w:pPr>
      <w:bookmarkStart w:id="217" w:name="_Toc533348877"/>
      <w:bookmarkStart w:id="218" w:name="_Toc533846548"/>
      <w:bookmarkStart w:id="219" w:name="_Toc533902667"/>
      <w:bookmarkStart w:id="220" w:name="_Toc533902820"/>
      <w:bookmarkStart w:id="221" w:name="_Toc533990392"/>
      <w:bookmarkStart w:id="222" w:name="_Toc310409497"/>
      <w:bookmarkStart w:id="223" w:name="_Toc406075031"/>
      <w:r w:rsidRPr="00187CB3">
        <w:t>文件＼打印预览</w:t>
      </w:r>
      <w:bookmarkEnd w:id="217"/>
      <w:bookmarkEnd w:id="218"/>
      <w:bookmarkEnd w:id="219"/>
      <w:bookmarkEnd w:id="220"/>
      <w:bookmarkEnd w:id="221"/>
      <w:bookmarkEnd w:id="222"/>
      <w:bookmarkEnd w:id="223"/>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选择此命令，预览当前组态画面的打印效果。图</w:t>
      </w:r>
      <w:r w:rsidRPr="00187CB3">
        <w:rPr>
          <w:rFonts w:ascii="Times New Roman" w:hAnsi="Times New Roman" w:cs="Times New Roman"/>
        </w:rPr>
        <w:t>5.9</w:t>
      </w:r>
      <w:r w:rsidRPr="00187CB3">
        <w:rPr>
          <w:rFonts w:ascii="Times New Roman" w:hAnsi="Times New Roman" w:cs="Times New Roman"/>
        </w:rPr>
        <w:t>为某组态画面的打印预览效果。</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533650" cy="1876425"/>
            <wp:effectExtent l="19050" t="0" r="0" b="0"/>
            <wp:docPr id="83" name="图片 83" descr="pc004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c004_3"/>
                    <pic:cNvPicPr>
                      <a:picLocks noChangeAspect="1" noChangeArrowheads="1"/>
                    </pic:cNvPicPr>
                  </pic:nvPicPr>
                  <pic:blipFill>
                    <a:blip r:embed="rId94" cstate="print"/>
                    <a:srcRect/>
                    <a:stretch>
                      <a:fillRect/>
                    </a:stretch>
                  </pic:blipFill>
                  <pic:spPr bwMode="auto">
                    <a:xfrm>
                      <a:off x="0" y="0"/>
                      <a:ext cx="2533650" cy="18764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5.9  </w:t>
      </w:r>
      <w:r w:rsidRPr="00187CB3">
        <w:rPr>
          <w:rFonts w:ascii="Times New Roman" w:hAnsi="Times New Roman" w:cs="Times New Roman"/>
          <w:sz w:val="18"/>
        </w:rPr>
        <w:t>打印预览</w:t>
      </w:r>
    </w:p>
    <w:p w:rsidR="00575BA4" w:rsidRPr="00187CB3" w:rsidRDefault="00575BA4" w:rsidP="00575BA4">
      <w:pPr>
        <w:pStyle w:val="3"/>
        <w:tabs>
          <w:tab w:val="num" w:pos="720"/>
        </w:tabs>
        <w:spacing w:line="416" w:lineRule="auto"/>
        <w:ind w:firstLine="0"/>
      </w:pPr>
      <w:bookmarkStart w:id="224" w:name="_Toc533348878"/>
      <w:bookmarkStart w:id="225" w:name="_Toc533846549"/>
      <w:bookmarkStart w:id="226" w:name="_Toc533902668"/>
      <w:bookmarkStart w:id="227" w:name="_Toc533902821"/>
      <w:bookmarkStart w:id="228" w:name="_Toc533990393"/>
      <w:bookmarkStart w:id="229" w:name="_Toc310409498"/>
      <w:bookmarkStart w:id="230" w:name="_Toc406075032"/>
      <w:r w:rsidRPr="00187CB3">
        <w:t>文件＼退出</w:t>
      </w:r>
      <w:bookmarkEnd w:id="224"/>
      <w:bookmarkEnd w:id="225"/>
      <w:bookmarkEnd w:id="226"/>
      <w:bookmarkEnd w:id="227"/>
      <w:bookmarkEnd w:id="228"/>
      <w:bookmarkEnd w:id="229"/>
      <w:bookmarkEnd w:id="230"/>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选择此命令，退出图形组态程序（</w:t>
      </w:r>
      <w:r w:rsidRPr="00187CB3">
        <w:rPr>
          <w:rFonts w:ascii="Times New Roman" w:hAnsi="Times New Roman" w:cs="Times New Roman"/>
        </w:rPr>
        <w:t>MCDraw</w:t>
      </w:r>
      <w:r w:rsidRPr="00187CB3">
        <w:rPr>
          <w:rFonts w:ascii="Times New Roman" w:hAnsi="Times New Roman" w:cs="Times New Roman"/>
        </w:rPr>
        <w:t>）。</w:t>
      </w:r>
    </w:p>
    <w:p w:rsidR="00575BA4" w:rsidRPr="00187CB3" w:rsidRDefault="00575BA4" w:rsidP="00575BA4">
      <w:pPr>
        <w:pStyle w:val="3"/>
        <w:tabs>
          <w:tab w:val="num" w:pos="720"/>
        </w:tabs>
        <w:spacing w:line="416" w:lineRule="auto"/>
        <w:ind w:firstLine="0"/>
      </w:pPr>
      <w:r w:rsidRPr="00187CB3">
        <w:t xml:space="preserve"> </w:t>
      </w:r>
      <w:bookmarkStart w:id="231" w:name="_Toc533348879"/>
      <w:bookmarkStart w:id="232" w:name="_Toc533846550"/>
      <w:bookmarkStart w:id="233" w:name="_Toc533902669"/>
      <w:bookmarkStart w:id="234" w:name="_Toc533902822"/>
      <w:bookmarkStart w:id="235" w:name="_Toc533990394"/>
      <w:bookmarkStart w:id="236" w:name="_Toc310409499"/>
      <w:bookmarkStart w:id="237" w:name="_Toc406075033"/>
      <w:r w:rsidRPr="00187CB3">
        <w:t>画面删除操作</w:t>
      </w:r>
      <w:bookmarkEnd w:id="231"/>
      <w:bookmarkEnd w:id="232"/>
      <w:bookmarkEnd w:id="233"/>
      <w:bookmarkEnd w:id="234"/>
      <w:bookmarkEnd w:id="235"/>
      <w:bookmarkEnd w:id="236"/>
      <w:bookmarkEnd w:id="237"/>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w:t>
      </w:r>
      <w:r w:rsidRPr="00187CB3">
        <w:rPr>
          <w:rFonts w:ascii="Times New Roman" w:hAnsi="Times New Roman" w:cs="Times New Roman"/>
        </w:rPr>
        <w:t>&lt;</w:t>
      </w:r>
      <w:r w:rsidRPr="00187CB3">
        <w:rPr>
          <w:rFonts w:ascii="Times New Roman" w:hAnsi="Times New Roman" w:cs="Times New Roman"/>
        </w:rPr>
        <w:t>安装目录</w:t>
      </w:r>
      <w:r w:rsidRPr="00187CB3">
        <w:rPr>
          <w:rFonts w:ascii="Times New Roman" w:hAnsi="Times New Roman" w:cs="Times New Roman"/>
        </w:rPr>
        <w:t>&gt;\file</w:t>
      </w:r>
      <w:r w:rsidRPr="00187CB3">
        <w:rPr>
          <w:rFonts w:ascii="Times New Roman" w:hAnsi="Times New Roman" w:cs="Times New Roman"/>
        </w:rPr>
        <w:t>目录下，删除对应的画面文件。</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238" w:name="_Toc533348880"/>
      <w:bookmarkStart w:id="239" w:name="_Toc533846551"/>
      <w:bookmarkStart w:id="240" w:name="_Toc533902670"/>
      <w:bookmarkStart w:id="241" w:name="_Toc533902823"/>
      <w:bookmarkStart w:id="242" w:name="_Toc533990395"/>
      <w:bookmarkStart w:id="243" w:name="_Toc310409500"/>
      <w:bookmarkStart w:id="244" w:name="_Toc406075034"/>
      <w:r w:rsidRPr="00187CB3">
        <w:rPr>
          <w:rFonts w:ascii="Times New Roman" w:hAnsi="Times New Roman"/>
        </w:rPr>
        <w:t>编辑菜单</w:t>
      </w:r>
      <w:bookmarkEnd w:id="238"/>
      <w:bookmarkEnd w:id="239"/>
      <w:bookmarkEnd w:id="240"/>
      <w:bookmarkEnd w:id="241"/>
      <w:bookmarkEnd w:id="242"/>
      <w:bookmarkEnd w:id="243"/>
      <w:bookmarkEnd w:id="24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编辑菜单中包含一组用于对象操作的命令，如剪切、复制、粘贴、删除、撤消等。除</w:t>
      </w:r>
      <w:r w:rsidRPr="00187CB3">
        <w:rPr>
          <w:rFonts w:ascii="Times New Roman" w:hAnsi="Times New Roman" w:cs="Times New Roman"/>
        </w:rPr>
        <w:t>“</w:t>
      </w:r>
      <w:r w:rsidRPr="00187CB3">
        <w:rPr>
          <w:rFonts w:ascii="Times New Roman" w:hAnsi="Times New Roman" w:cs="Times New Roman"/>
        </w:rPr>
        <w:t>撤消</w:t>
      </w:r>
      <w:r w:rsidRPr="00187CB3">
        <w:rPr>
          <w:rFonts w:ascii="Times New Roman" w:hAnsi="Times New Roman" w:cs="Times New Roman"/>
        </w:rPr>
        <w:t>”</w:t>
      </w:r>
      <w:r w:rsidRPr="00187CB3">
        <w:rPr>
          <w:rFonts w:ascii="Times New Roman" w:hAnsi="Times New Roman" w:cs="Times New Roman"/>
        </w:rPr>
        <w:t>命令外，编辑菜单中的命令使用时首先要选中一个或多个图素、图元或单元对象，否则菜单条以灰色显示当前命令无效。编辑下拉式菜单如图</w:t>
      </w:r>
      <w:r w:rsidRPr="00187CB3">
        <w:rPr>
          <w:rFonts w:ascii="Times New Roman" w:hAnsi="Times New Roman" w:cs="Times New Roman"/>
        </w:rPr>
        <w:t>5.10</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123950" cy="1047750"/>
            <wp:effectExtent l="19050" t="0" r="0" b="0"/>
            <wp:docPr id="84" name="图片 84" descr="pic00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ic004_1"/>
                    <pic:cNvPicPr>
                      <a:picLocks noChangeAspect="1" noChangeArrowheads="1"/>
                    </pic:cNvPicPr>
                  </pic:nvPicPr>
                  <pic:blipFill>
                    <a:blip r:embed="rId95" cstate="print"/>
                    <a:srcRect/>
                    <a:stretch>
                      <a:fillRect/>
                    </a:stretch>
                  </pic:blipFill>
                  <pic:spPr bwMode="auto">
                    <a:xfrm>
                      <a:off x="0" y="0"/>
                      <a:ext cx="1123950" cy="104775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1133475" cy="1057275"/>
            <wp:effectExtent l="19050" t="0" r="9525" b="0"/>
            <wp:docPr id="85" name="图片 85" descr="pic004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ic004_7"/>
                    <pic:cNvPicPr>
                      <a:picLocks noChangeAspect="1" noChangeArrowheads="1"/>
                    </pic:cNvPicPr>
                  </pic:nvPicPr>
                  <pic:blipFill>
                    <a:blip r:embed="rId96" cstate="print"/>
                    <a:srcRect/>
                    <a:stretch>
                      <a:fillRect/>
                    </a:stretch>
                  </pic:blipFill>
                  <pic:spPr bwMode="auto">
                    <a:xfrm>
                      <a:off x="0" y="0"/>
                      <a:ext cx="1133475" cy="10572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5.10  </w:t>
      </w:r>
      <w:r w:rsidRPr="00187CB3">
        <w:rPr>
          <w:rFonts w:ascii="Times New Roman" w:hAnsi="Times New Roman" w:cs="Times New Roman"/>
          <w:sz w:val="18"/>
        </w:rPr>
        <w:t>下拉式</w:t>
      </w:r>
      <w:r w:rsidRPr="00187CB3">
        <w:rPr>
          <w:rFonts w:ascii="Times New Roman" w:hAnsi="Times New Roman" w:cs="Times New Roman"/>
          <w:sz w:val="18"/>
        </w:rPr>
        <w:t>“</w:t>
      </w:r>
      <w:r w:rsidRPr="00187CB3">
        <w:rPr>
          <w:rFonts w:ascii="Times New Roman" w:hAnsi="Times New Roman" w:cs="Times New Roman"/>
          <w:sz w:val="18"/>
        </w:rPr>
        <w:t>编辑</w:t>
      </w:r>
      <w:r w:rsidRPr="00187CB3">
        <w:rPr>
          <w:rFonts w:ascii="Times New Roman" w:hAnsi="Times New Roman" w:cs="Times New Roman"/>
          <w:sz w:val="18"/>
        </w:rPr>
        <w:t>”</w:t>
      </w:r>
      <w:r w:rsidRPr="00187CB3">
        <w:rPr>
          <w:rFonts w:ascii="Times New Roman" w:hAnsi="Times New Roman" w:cs="Times New Roman"/>
          <w:sz w:val="18"/>
        </w:rPr>
        <w:t>菜单</w:t>
      </w:r>
    </w:p>
    <w:p w:rsidR="00575BA4" w:rsidRPr="00187CB3" w:rsidRDefault="00575BA4" w:rsidP="00575BA4">
      <w:pPr>
        <w:pStyle w:val="3"/>
        <w:tabs>
          <w:tab w:val="num" w:pos="720"/>
        </w:tabs>
        <w:spacing w:line="416" w:lineRule="auto"/>
        <w:ind w:firstLine="0"/>
      </w:pPr>
      <w:bookmarkStart w:id="245" w:name="_Toc533348881"/>
      <w:bookmarkStart w:id="246" w:name="_Toc533846552"/>
      <w:bookmarkStart w:id="247" w:name="_Toc533902671"/>
      <w:bookmarkStart w:id="248" w:name="_Toc533902824"/>
      <w:bookmarkStart w:id="249" w:name="_Toc533990396"/>
      <w:bookmarkStart w:id="250" w:name="_Toc310409501"/>
      <w:bookmarkStart w:id="251" w:name="_Toc406075035"/>
      <w:r w:rsidRPr="00187CB3">
        <w:lastRenderedPageBreak/>
        <w:t>编辑＼撤消</w:t>
      </w:r>
      <w:bookmarkEnd w:id="245"/>
      <w:bookmarkEnd w:id="246"/>
      <w:bookmarkEnd w:id="247"/>
      <w:bookmarkEnd w:id="248"/>
      <w:bookmarkEnd w:id="249"/>
      <w:bookmarkEnd w:id="250"/>
      <w:bookmarkEnd w:id="251"/>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选择此命令用于取消以前执行过的命令，从最后一次操作开始。</w:t>
      </w:r>
    </w:p>
    <w:p w:rsidR="00575BA4" w:rsidRPr="00187CB3" w:rsidRDefault="00575BA4" w:rsidP="00575BA4">
      <w:pPr>
        <w:pStyle w:val="3"/>
        <w:tabs>
          <w:tab w:val="num" w:pos="720"/>
        </w:tabs>
        <w:spacing w:line="416" w:lineRule="auto"/>
        <w:ind w:firstLine="0"/>
      </w:pPr>
      <w:bookmarkStart w:id="252" w:name="_Toc533348882"/>
      <w:bookmarkStart w:id="253" w:name="_Toc533846553"/>
      <w:bookmarkStart w:id="254" w:name="_Toc533902672"/>
      <w:bookmarkStart w:id="255" w:name="_Toc533902825"/>
      <w:bookmarkStart w:id="256" w:name="_Toc533990397"/>
      <w:bookmarkStart w:id="257" w:name="_Toc310409502"/>
      <w:bookmarkStart w:id="258" w:name="_Toc406075036"/>
      <w:r w:rsidRPr="00187CB3">
        <w:t>编辑＼剪切</w:t>
      </w:r>
      <w:bookmarkEnd w:id="252"/>
      <w:bookmarkEnd w:id="253"/>
      <w:bookmarkEnd w:id="254"/>
      <w:bookmarkEnd w:id="255"/>
      <w:bookmarkEnd w:id="256"/>
      <w:bookmarkEnd w:id="257"/>
      <w:bookmarkEnd w:id="258"/>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选择此命令或单击</w:t>
      </w:r>
      <w:r w:rsidRPr="00187CB3">
        <w:rPr>
          <w:rFonts w:ascii="Times New Roman" w:hAnsi="Times New Roman" w:cs="Times New Roman"/>
          <w:noProof/>
        </w:rPr>
        <w:drawing>
          <wp:inline distT="0" distB="0" distL="0" distR="0">
            <wp:extent cx="171450" cy="152400"/>
            <wp:effectExtent l="19050" t="0" r="0" b="0"/>
            <wp:docPr id="86" name="图片 86" descr="p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0041"/>
                    <pic:cNvPicPr>
                      <a:picLocks noChangeAspect="1" noChangeArrowheads="1"/>
                    </pic:cNvPicPr>
                  </pic:nvPicPr>
                  <pic:blipFill>
                    <a:blip r:embed="rId5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按钮（</w:t>
      </w:r>
      <w:r w:rsidRPr="00187CB3">
        <w:rPr>
          <w:rFonts w:ascii="Times New Roman" w:hAnsi="Times New Roman" w:cs="Times New Roman"/>
          <w:noProof/>
        </w:rPr>
        <w:drawing>
          <wp:inline distT="0" distB="0" distL="0" distR="0">
            <wp:extent cx="171450" cy="152400"/>
            <wp:effectExtent l="19050" t="0" r="0" b="0"/>
            <wp:docPr id="87" name="图片 87" descr="p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004"/>
                    <pic:cNvPicPr>
                      <a:picLocks noChangeAspect="1" noChangeArrowheads="1"/>
                    </pic:cNvPicPr>
                  </pic:nvPicPr>
                  <pic:blipFill>
                    <a:blip r:embed="rId52"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表示没有选中编辑对象），将当前画面中一个或多个被选对象从画面中删除，并复制到粘贴缓冲区中，供</w:t>
      </w:r>
      <w:r w:rsidRPr="00187CB3">
        <w:rPr>
          <w:rFonts w:ascii="Times New Roman" w:hAnsi="Times New Roman" w:cs="Times New Roman"/>
        </w:rPr>
        <w:t>“</w:t>
      </w:r>
      <w:r w:rsidRPr="00187CB3">
        <w:rPr>
          <w:rFonts w:ascii="Times New Roman" w:hAnsi="Times New Roman" w:cs="Times New Roman"/>
        </w:rPr>
        <w:t>粘贴</w:t>
      </w:r>
      <w:r w:rsidRPr="00187CB3">
        <w:rPr>
          <w:rFonts w:ascii="Times New Roman" w:hAnsi="Times New Roman" w:cs="Times New Roman"/>
        </w:rPr>
        <w:t>”</w:t>
      </w:r>
      <w:r w:rsidRPr="00187CB3">
        <w:rPr>
          <w:rFonts w:ascii="Times New Roman" w:hAnsi="Times New Roman" w:cs="Times New Roman"/>
        </w:rPr>
        <w:t>命令使用。剪切命令与复制命令的相同之处在于都是把当前选中的一个或多个对象复制到粘贴缓冲区，不同之处在于剪切命令删除当前画面中被选中的对象，而复制命令则保留当前画面中被选中的对象，二者的操作方式是完全相同的。</w:t>
      </w:r>
      <w:r w:rsidRPr="00187CB3">
        <w:rPr>
          <w:rFonts w:ascii="Times New Roman" w:hAnsi="Times New Roman" w:cs="Times New Roman"/>
        </w:rPr>
        <w:t xml:space="preserve"> </w:t>
      </w:r>
    </w:p>
    <w:p w:rsidR="00575BA4" w:rsidRPr="00187CB3" w:rsidRDefault="00575BA4" w:rsidP="00575BA4">
      <w:pPr>
        <w:ind w:firstLine="420"/>
        <w:rPr>
          <w:rFonts w:ascii="Times New Roman" w:eastAsia="楷体_GB2312" w:hAnsi="Times New Roman" w:cs="Times New Roman"/>
        </w:rPr>
      </w:pPr>
      <w:r w:rsidRPr="00187CB3">
        <w:rPr>
          <w:rFonts w:ascii="Times New Roman" w:eastAsia="楷体_GB2312" w:hAnsi="Times New Roman" w:cs="Times New Roman"/>
        </w:rPr>
        <w:t>注意：本组态开发系统所使用的粘贴缓冲区不同于</w:t>
      </w:r>
      <w:r w:rsidRPr="00187CB3">
        <w:rPr>
          <w:rFonts w:ascii="Times New Roman" w:eastAsia="楷体_GB2312" w:hAnsi="Times New Roman" w:cs="Times New Roman"/>
        </w:rPr>
        <w:t>Windows</w:t>
      </w:r>
      <w:r w:rsidRPr="00187CB3">
        <w:rPr>
          <w:rFonts w:ascii="Times New Roman" w:eastAsia="楷体_GB2312" w:hAnsi="Times New Roman" w:cs="Times New Roman"/>
        </w:rPr>
        <w:t>系统的剪贴板，剪切命令所剪切的对象只能在本组态开发系统中使用，复制命令也是如此。</w:t>
      </w:r>
    </w:p>
    <w:p w:rsidR="00575BA4" w:rsidRPr="00187CB3" w:rsidRDefault="00575BA4" w:rsidP="00575BA4">
      <w:pPr>
        <w:pStyle w:val="3"/>
        <w:tabs>
          <w:tab w:val="num" w:pos="720"/>
        </w:tabs>
        <w:spacing w:line="416" w:lineRule="auto"/>
        <w:ind w:firstLine="0"/>
      </w:pPr>
      <w:bookmarkStart w:id="259" w:name="_Toc533348883"/>
      <w:bookmarkStart w:id="260" w:name="_Toc533846554"/>
      <w:bookmarkStart w:id="261" w:name="_Toc533902673"/>
      <w:bookmarkStart w:id="262" w:name="_Toc533902826"/>
      <w:bookmarkStart w:id="263" w:name="_Toc533990398"/>
      <w:bookmarkStart w:id="264" w:name="_Toc310409503"/>
      <w:bookmarkStart w:id="265" w:name="_Toc406075037"/>
      <w:r w:rsidRPr="00187CB3">
        <w:t>编辑＼</w:t>
      </w:r>
      <w:bookmarkEnd w:id="259"/>
      <w:bookmarkEnd w:id="260"/>
      <w:bookmarkEnd w:id="261"/>
      <w:bookmarkEnd w:id="262"/>
      <w:bookmarkEnd w:id="263"/>
      <w:r w:rsidRPr="00187CB3">
        <w:t>复制</w:t>
      </w:r>
      <w:bookmarkEnd w:id="264"/>
      <w:bookmarkEnd w:id="26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选择此命令或单击</w:t>
      </w:r>
      <w:r w:rsidRPr="00187CB3">
        <w:rPr>
          <w:rFonts w:ascii="Times New Roman" w:hAnsi="Times New Roman" w:cs="Times New Roman"/>
          <w:noProof/>
        </w:rPr>
        <w:drawing>
          <wp:inline distT="0" distB="0" distL="0" distR="0">
            <wp:extent cx="171450" cy="152400"/>
            <wp:effectExtent l="19050" t="0" r="0" b="0"/>
            <wp:docPr id="88" name="图片 88" descr="p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0051"/>
                    <pic:cNvPicPr>
                      <a:picLocks noChangeAspect="1" noChangeArrowheads="1"/>
                    </pic:cNvPicPr>
                  </pic:nvPicPr>
                  <pic:blipFill>
                    <a:blip r:embed="rId55"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按钮（</w:t>
      </w:r>
      <w:r w:rsidRPr="00187CB3">
        <w:rPr>
          <w:rFonts w:ascii="Times New Roman" w:hAnsi="Times New Roman" w:cs="Times New Roman"/>
          <w:noProof/>
        </w:rPr>
        <w:drawing>
          <wp:inline distT="0" distB="0" distL="0" distR="0">
            <wp:extent cx="171450" cy="152400"/>
            <wp:effectExtent l="19050" t="0" r="0" b="0"/>
            <wp:docPr id="89" name="图片 89" descr="p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005"/>
                    <pic:cNvPicPr>
                      <a:picLocks noChangeAspect="1" noChangeArrowheads="1"/>
                    </pic:cNvPicPr>
                  </pic:nvPicPr>
                  <pic:blipFill>
                    <a:blip r:embed="rId5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表示没有选中编辑对象），将当前画面中一个或多个被选对象复制到粘贴缓冲区中，供</w:t>
      </w:r>
      <w:r w:rsidRPr="00187CB3">
        <w:rPr>
          <w:rFonts w:ascii="Times New Roman" w:hAnsi="Times New Roman" w:cs="Times New Roman"/>
        </w:rPr>
        <w:t>“</w:t>
      </w:r>
      <w:r w:rsidRPr="00187CB3">
        <w:rPr>
          <w:rFonts w:ascii="Times New Roman" w:hAnsi="Times New Roman" w:cs="Times New Roman"/>
        </w:rPr>
        <w:t>粘贴</w:t>
      </w:r>
      <w:r w:rsidRPr="00187CB3">
        <w:rPr>
          <w:rFonts w:ascii="Times New Roman" w:hAnsi="Times New Roman" w:cs="Times New Roman"/>
        </w:rPr>
        <w:t>”</w:t>
      </w:r>
      <w:r w:rsidRPr="00187CB3">
        <w:rPr>
          <w:rFonts w:ascii="Times New Roman" w:hAnsi="Times New Roman" w:cs="Times New Roman"/>
        </w:rPr>
        <w:t>命令使用。复制命令与剪切命令的相同之处在于都是把当前选中的一个或多个对象复制到粘贴缓冲区，不同之处在于复制命令则保留当前画面中被选中的对象，而剪切命令删除当前画面中被选中的对象，二者的操作方式是完全相同的。</w:t>
      </w:r>
      <w:r w:rsidRPr="00187CB3">
        <w:rPr>
          <w:rFonts w:ascii="Times New Roman" w:hAnsi="Times New Roman" w:cs="Times New Roman"/>
        </w:rPr>
        <w:t xml:space="preserve"> </w:t>
      </w:r>
    </w:p>
    <w:p w:rsidR="00575BA4" w:rsidRPr="00187CB3" w:rsidRDefault="00575BA4" w:rsidP="00575BA4">
      <w:pPr>
        <w:pStyle w:val="3"/>
        <w:tabs>
          <w:tab w:val="num" w:pos="720"/>
        </w:tabs>
        <w:spacing w:line="416" w:lineRule="auto"/>
        <w:ind w:firstLine="0"/>
      </w:pPr>
      <w:bookmarkStart w:id="266" w:name="_Toc533348884"/>
      <w:bookmarkStart w:id="267" w:name="_Toc533846555"/>
      <w:bookmarkStart w:id="268" w:name="_Toc533902674"/>
      <w:bookmarkStart w:id="269" w:name="_Toc533902827"/>
      <w:bookmarkStart w:id="270" w:name="_Toc533990399"/>
      <w:bookmarkStart w:id="271" w:name="_Toc310409504"/>
      <w:bookmarkStart w:id="272" w:name="_Toc406075038"/>
      <w:r w:rsidRPr="00187CB3">
        <w:t>编辑＼粘贴</w:t>
      </w:r>
      <w:bookmarkEnd w:id="266"/>
      <w:bookmarkEnd w:id="267"/>
      <w:bookmarkEnd w:id="268"/>
      <w:bookmarkEnd w:id="269"/>
      <w:bookmarkEnd w:id="270"/>
      <w:bookmarkEnd w:id="271"/>
      <w:bookmarkEnd w:id="27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选择此命令将粘贴缓冲区中剪切或复制的对象复制到当前组态画面。该命令的工具栏按钮为</w:t>
      </w:r>
      <w:r w:rsidRPr="00187CB3">
        <w:rPr>
          <w:rFonts w:ascii="Times New Roman" w:hAnsi="Times New Roman" w:cs="Times New Roman"/>
          <w:noProof/>
        </w:rPr>
        <w:drawing>
          <wp:inline distT="0" distB="0" distL="0" distR="0">
            <wp:extent cx="171450" cy="152400"/>
            <wp:effectExtent l="19050" t="0" r="0" b="0"/>
            <wp:docPr id="90" name="图片 90" descr="p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0061"/>
                    <pic:cNvPicPr>
                      <a:picLocks noChangeAspect="1" noChangeArrowheads="1"/>
                    </pic:cNvPicPr>
                  </pic:nvPicPr>
                  <pic:blipFill>
                    <a:blip r:embed="rId57"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，当粘贴缓冲区中无粘贴对象时，下拉菜单命令灰色显示，工具栏按钮显示</w:t>
      </w:r>
      <w:r w:rsidRPr="00187CB3">
        <w:rPr>
          <w:rFonts w:ascii="Times New Roman" w:hAnsi="Times New Roman" w:cs="Times New Roman"/>
          <w:noProof/>
        </w:rPr>
        <w:drawing>
          <wp:inline distT="0" distB="0" distL="0" distR="0">
            <wp:extent cx="171450" cy="152400"/>
            <wp:effectExtent l="19050" t="0" r="0" b="0"/>
            <wp:docPr id="91" name="图片 91" descr="p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006"/>
                    <pic:cNvPicPr>
                      <a:picLocks noChangeAspect="1" noChangeArrowheads="1"/>
                    </pic:cNvPicPr>
                  </pic:nvPicPr>
                  <pic:blipFill>
                    <a:blip r:embed="rId56"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粘贴缓冲区中的对象可以重复使用，直到下一个</w:t>
      </w:r>
      <w:r w:rsidRPr="00187CB3">
        <w:rPr>
          <w:rFonts w:ascii="Times New Roman" w:hAnsi="Times New Roman" w:cs="Times New Roman"/>
        </w:rPr>
        <w:t>“</w:t>
      </w:r>
      <w:r w:rsidRPr="00187CB3">
        <w:rPr>
          <w:rFonts w:ascii="Times New Roman" w:hAnsi="Times New Roman" w:cs="Times New Roman"/>
        </w:rPr>
        <w:t>剪切</w:t>
      </w:r>
      <w:r w:rsidRPr="00187CB3">
        <w:rPr>
          <w:rFonts w:ascii="Times New Roman" w:hAnsi="Times New Roman" w:cs="Times New Roman"/>
        </w:rPr>
        <w:t>”</w:t>
      </w:r>
      <w:r w:rsidRPr="00187CB3">
        <w:rPr>
          <w:rFonts w:ascii="Times New Roman" w:hAnsi="Times New Roman" w:cs="Times New Roman"/>
        </w:rPr>
        <w:t>或</w:t>
      </w:r>
      <w:r w:rsidRPr="00187CB3">
        <w:rPr>
          <w:rFonts w:ascii="Times New Roman" w:hAnsi="Times New Roman" w:cs="Times New Roman"/>
        </w:rPr>
        <w:t>“</w:t>
      </w:r>
      <w:r w:rsidRPr="00187CB3">
        <w:rPr>
          <w:rFonts w:ascii="Times New Roman" w:hAnsi="Times New Roman" w:cs="Times New Roman"/>
        </w:rPr>
        <w:t>拷贝</w:t>
      </w:r>
      <w:r w:rsidRPr="00187CB3">
        <w:rPr>
          <w:rFonts w:ascii="Times New Roman" w:hAnsi="Times New Roman" w:cs="Times New Roman"/>
        </w:rPr>
        <w:t>”</w:t>
      </w:r>
      <w:r w:rsidRPr="00187CB3">
        <w:rPr>
          <w:rFonts w:ascii="Times New Roman" w:hAnsi="Times New Roman" w:cs="Times New Roman"/>
        </w:rPr>
        <w:t>命令时清除该对象。该命令与</w:t>
      </w:r>
      <w:r w:rsidRPr="00187CB3">
        <w:rPr>
          <w:rFonts w:ascii="Times New Roman" w:hAnsi="Times New Roman" w:cs="Times New Roman"/>
        </w:rPr>
        <w:t>“shift”</w:t>
      </w:r>
      <w:r w:rsidRPr="00187CB3">
        <w:rPr>
          <w:rFonts w:ascii="Times New Roman" w:hAnsi="Times New Roman" w:cs="Times New Roman"/>
        </w:rPr>
        <w:t>键配合使用：按住</w:t>
      </w:r>
      <w:r w:rsidRPr="00187CB3">
        <w:rPr>
          <w:rFonts w:ascii="Times New Roman" w:hAnsi="Times New Roman" w:cs="Times New Roman"/>
        </w:rPr>
        <w:t>“shift”</w:t>
      </w:r>
      <w:r w:rsidRPr="00187CB3">
        <w:rPr>
          <w:rFonts w:ascii="Times New Roman" w:hAnsi="Times New Roman" w:cs="Times New Roman"/>
        </w:rPr>
        <w:t>，选择</w:t>
      </w:r>
      <w:r w:rsidRPr="00187CB3">
        <w:rPr>
          <w:rFonts w:ascii="Times New Roman" w:hAnsi="Times New Roman" w:cs="Times New Roman"/>
        </w:rPr>
        <w:t>“</w:t>
      </w:r>
      <w:r w:rsidRPr="00187CB3">
        <w:rPr>
          <w:rFonts w:ascii="Times New Roman" w:hAnsi="Times New Roman" w:cs="Times New Roman"/>
        </w:rPr>
        <w:t>粘贴</w:t>
      </w:r>
      <w:r w:rsidRPr="00187CB3">
        <w:rPr>
          <w:rFonts w:ascii="Times New Roman" w:hAnsi="Times New Roman" w:cs="Times New Roman"/>
        </w:rPr>
        <w:t>”</w:t>
      </w:r>
      <w:r w:rsidRPr="00187CB3">
        <w:rPr>
          <w:rFonts w:ascii="Times New Roman" w:hAnsi="Times New Roman" w:cs="Times New Roman"/>
        </w:rPr>
        <w:t>命令，可以在当前画面连续粘贴缓冲区中的对象。</w:t>
      </w:r>
    </w:p>
    <w:p w:rsidR="00575BA4" w:rsidRPr="00187CB3" w:rsidRDefault="00575BA4" w:rsidP="00575BA4">
      <w:pPr>
        <w:pStyle w:val="3"/>
        <w:tabs>
          <w:tab w:val="num" w:pos="720"/>
        </w:tabs>
        <w:spacing w:line="416" w:lineRule="auto"/>
        <w:ind w:firstLine="0"/>
      </w:pPr>
      <w:bookmarkStart w:id="273" w:name="_Toc310409505"/>
      <w:bookmarkStart w:id="274" w:name="_Toc406075039"/>
      <w:r w:rsidRPr="00187CB3">
        <w:t>编辑＼删除</w:t>
      </w:r>
      <w:bookmarkEnd w:id="273"/>
      <w:bookmarkEnd w:id="27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选择此命令后，可以将被选中的对象从当前画面中删除。被删除的对象可以用编辑</w:t>
      </w:r>
      <w:r w:rsidRPr="00187CB3">
        <w:rPr>
          <w:rFonts w:ascii="Times New Roman" w:hAnsi="Times New Roman" w:cs="Times New Roman"/>
        </w:rPr>
        <w:t>\</w:t>
      </w:r>
      <w:r w:rsidRPr="00187CB3">
        <w:rPr>
          <w:rFonts w:ascii="Times New Roman" w:hAnsi="Times New Roman" w:cs="Times New Roman"/>
        </w:rPr>
        <w:t>撤销命令恢复。</w:t>
      </w:r>
    </w:p>
    <w:p w:rsidR="00575BA4" w:rsidRPr="00187CB3" w:rsidRDefault="00575BA4" w:rsidP="00575BA4">
      <w:pPr>
        <w:pStyle w:val="3"/>
        <w:tabs>
          <w:tab w:val="num" w:pos="720"/>
        </w:tabs>
        <w:spacing w:line="416" w:lineRule="auto"/>
        <w:ind w:firstLine="0"/>
      </w:pPr>
      <w:bookmarkStart w:id="275" w:name="_Toc533348885"/>
      <w:bookmarkStart w:id="276" w:name="_Toc533846556"/>
      <w:bookmarkStart w:id="277" w:name="_Toc533902675"/>
      <w:bookmarkStart w:id="278" w:name="_Toc533902828"/>
      <w:bookmarkStart w:id="279" w:name="_Toc533990400"/>
      <w:bookmarkStart w:id="280" w:name="_Toc310409506"/>
      <w:bookmarkStart w:id="281" w:name="_Toc406075040"/>
      <w:r w:rsidRPr="00187CB3">
        <w:t>编辑＼字符串替换</w:t>
      </w:r>
      <w:bookmarkEnd w:id="275"/>
      <w:bookmarkEnd w:id="276"/>
      <w:bookmarkEnd w:id="277"/>
      <w:bookmarkEnd w:id="278"/>
      <w:bookmarkEnd w:id="279"/>
      <w:bookmarkEnd w:id="280"/>
      <w:bookmarkEnd w:id="281"/>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选择此命令后，可以将当前画面中被选中的字符串元素替换为新内容。如将画面中的</w:t>
      </w:r>
      <w:r w:rsidRPr="00187CB3">
        <w:rPr>
          <w:rFonts w:ascii="Times New Roman" w:hAnsi="Times New Roman" w:cs="Times New Roman"/>
        </w:rPr>
        <w:t>“CNCS”</w:t>
      </w:r>
      <w:r w:rsidRPr="00187CB3">
        <w:rPr>
          <w:rFonts w:ascii="Times New Roman" w:hAnsi="Times New Roman" w:cs="Times New Roman"/>
        </w:rPr>
        <w:t>字符替换为</w:t>
      </w:r>
      <w:r w:rsidRPr="00187CB3">
        <w:rPr>
          <w:rFonts w:ascii="Times New Roman" w:hAnsi="Times New Roman" w:cs="Times New Roman"/>
        </w:rPr>
        <w:t>“</w:t>
      </w:r>
      <w:r w:rsidRPr="00187CB3">
        <w:rPr>
          <w:rFonts w:ascii="Times New Roman" w:hAnsi="Times New Roman" w:cs="Times New Roman"/>
        </w:rPr>
        <w:t>中核控制</w:t>
      </w:r>
      <w:r w:rsidRPr="00187CB3">
        <w:rPr>
          <w:rFonts w:ascii="Times New Roman" w:hAnsi="Times New Roman" w:cs="Times New Roman"/>
        </w:rPr>
        <w:t>”</w:t>
      </w:r>
      <w:r w:rsidRPr="00187CB3">
        <w:rPr>
          <w:rFonts w:ascii="Times New Roman" w:hAnsi="Times New Roman" w:cs="Times New Roman"/>
        </w:rPr>
        <w:t>，该命令的执行过程如图</w:t>
      </w:r>
      <w:r w:rsidRPr="00187CB3">
        <w:rPr>
          <w:rFonts w:ascii="Times New Roman" w:hAnsi="Times New Roman" w:cs="Times New Roman"/>
        </w:rPr>
        <w:t>5.11</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514350" cy="342900"/>
            <wp:effectExtent l="1905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7" cstate="print"/>
                    <a:srcRect/>
                    <a:stretch>
                      <a:fillRect/>
                    </a:stretch>
                  </pic:blipFill>
                  <pic:spPr bwMode="auto">
                    <a:xfrm>
                      <a:off x="0" y="0"/>
                      <a:ext cx="514350" cy="3429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2457450" cy="981075"/>
            <wp:effectExtent l="1905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8" cstate="print"/>
                    <a:srcRect/>
                    <a:stretch>
                      <a:fillRect/>
                    </a:stretch>
                  </pic:blipFill>
                  <pic:spPr bwMode="auto">
                    <a:xfrm>
                      <a:off x="0" y="0"/>
                      <a:ext cx="2457450" cy="981075"/>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857250" cy="314325"/>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cstate="print"/>
                    <a:srcRect/>
                    <a:stretch>
                      <a:fillRect/>
                    </a:stretch>
                  </pic:blipFill>
                  <pic:spPr bwMode="auto">
                    <a:xfrm>
                      <a:off x="0" y="0"/>
                      <a:ext cx="857250" cy="314325"/>
                    </a:xfrm>
                    <a:prstGeom prst="rect">
                      <a:avLst/>
                    </a:prstGeom>
                    <a:noFill/>
                    <a:ln w="9525">
                      <a:noFill/>
                      <a:miter lim="800000"/>
                      <a:headEnd/>
                      <a:tailEnd/>
                    </a:ln>
                  </pic:spPr>
                </pic:pic>
              </a:graphicData>
            </a:graphic>
          </wp:inline>
        </w:drawing>
      </w:r>
    </w:p>
    <w:p w:rsidR="00575BA4" w:rsidRPr="00187CB3" w:rsidRDefault="00F1334C" w:rsidP="00575BA4">
      <w:pPr>
        <w:ind w:firstLine="400"/>
        <w:rPr>
          <w:rFonts w:ascii="Times New Roman" w:hAnsi="Times New Roman" w:cs="Times New Roman"/>
          <w:sz w:val="18"/>
        </w:rPr>
      </w:pPr>
      <w:r w:rsidRPr="00F1334C">
        <w:rPr>
          <w:rFonts w:ascii="Times New Roman" w:hAnsi="Times New Roman" w:cs="Times New Roman"/>
          <w:noProof/>
          <w:sz w:val="20"/>
        </w:rPr>
        <w:pict>
          <v:line id="_x0000_s2211" style="position:absolute;left:0;text-align:left;z-index:251660288" from="151.8pt,7.8pt" to="196.5pt,7.8pt" o:allowincell="f">
            <v:stroke endarrow="block"/>
          </v:line>
        </w:pict>
      </w:r>
      <w:r w:rsidRPr="00F1334C">
        <w:rPr>
          <w:rFonts w:ascii="Times New Roman" w:hAnsi="Times New Roman" w:cs="Times New Roman"/>
          <w:noProof/>
          <w:sz w:val="20"/>
        </w:rPr>
        <w:pict>
          <v:line id="_x0000_s2212" style="position:absolute;left:0;text-align:left;z-index:251661312" from="312.3pt,7.8pt" to="354.25pt,7.8pt" o:allowincell="f">
            <v:stroke endarrow="block"/>
          </v:line>
        </w:pict>
      </w:r>
      <w:r w:rsidR="00575BA4" w:rsidRPr="00187CB3">
        <w:rPr>
          <w:rFonts w:ascii="Times New Roman" w:hAnsi="Times New Roman" w:cs="Times New Roman"/>
          <w:sz w:val="18"/>
        </w:rPr>
        <w:t xml:space="preserve">                  </w:t>
      </w:r>
      <w:r w:rsidR="00575BA4" w:rsidRPr="00187CB3">
        <w:rPr>
          <w:rFonts w:ascii="Times New Roman" w:hAnsi="Times New Roman" w:cs="Times New Roman"/>
          <w:sz w:val="18"/>
        </w:rPr>
        <w:t>原字符</w:t>
      </w:r>
      <w:r w:rsidR="00575BA4" w:rsidRPr="00187CB3">
        <w:rPr>
          <w:rFonts w:ascii="Times New Roman" w:hAnsi="Times New Roman" w:cs="Times New Roman"/>
          <w:sz w:val="18"/>
        </w:rPr>
        <w:t xml:space="preserve">               </w:t>
      </w:r>
      <w:r w:rsidR="00575BA4" w:rsidRPr="00187CB3">
        <w:rPr>
          <w:rFonts w:ascii="Times New Roman" w:hAnsi="Times New Roman" w:cs="Times New Roman"/>
          <w:sz w:val="18"/>
        </w:rPr>
        <w:tab/>
        <w:t xml:space="preserve"> </w:t>
      </w:r>
      <w:r w:rsidR="00575BA4" w:rsidRPr="00187CB3">
        <w:rPr>
          <w:rFonts w:ascii="Times New Roman" w:hAnsi="Times New Roman" w:cs="Times New Roman"/>
          <w:sz w:val="18"/>
        </w:rPr>
        <w:t>替换字符串对话框</w:t>
      </w:r>
      <w:r w:rsidR="00575BA4" w:rsidRPr="00187CB3">
        <w:rPr>
          <w:rFonts w:ascii="Times New Roman" w:hAnsi="Times New Roman" w:cs="Times New Roman"/>
          <w:sz w:val="18"/>
        </w:rPr>
        <w:t xml:space="preserve">             </w:t>
      </w:r>
      <w:r w:rsidR="00575BA4" w:rsidRPr="00187CB3">
        <w:rPr>
          <w:rFonts w:ascii="Times New Roman" w:hAnsi="Times New Roman" w:cs="Times New Roman"/>
          <w:sz w:val="18"/>
        </w:rPr>
        <w:tab/>
        <w:t xml:space="preserve">   </w:t>
      </w:r>
      <w:r w:rsidR="00575BA4" w:rsidRPr="00187CB3">
        <w:rPr>
          <w:rFonts w:ascii="Times New Roman" w:hAnsi="Times New Roman" w:cs="Times New Roman"/>
          <w:sz w:val="18"/>
        </w:rPr>
        <w:t>替换后的字符</w:t>
      </w:r>
    </w:p>
    <w:p w:rsidR="00575BA4" w:rsidRPr="00187CB3" w:rsidRDefault="00575BA4" w:rsidP="00575BA4">
      <w:pPr>
        <w:ind w:firstLine="360"/>
        <w:rPr>
          <w:rFonts w:ascii="Times New Roman" w:hAnsi="Times New Roman" w:cs="Times New Roman"/>
          <w:sz w:val="18"/>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5.11  </w:t>
      </w:r>
      <w:r w:rsidRPr="00187CB3">
        <w:rPr>
          <w:rFonts w:ascii="Times New Roman" w:hAnsi="Times New Roman" w:cs="Times New Roman"/>
          <w:sz w:val="18"/>
        </w:rPr>
        <w:t>字符串替换过程</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字符串替换命令也可以通过鼠标右键操作，选中要替换的字符串元素，单击鼠标右键，弹出命令菜单，选择</w:t>
      </w:r>
      <w:r w:rsidRPr="00187CB3">
        <w:rPr>
          <w:rFonts w:ascii="Times New Roman" w:hAnsi="Times New Roman" w:cs="Times New Roman"/>
        </w:rPr>
        <w:t>“</w:t>
      </w:r>
      <w:r w:rsidRPr="00187CB3">
        <w:rPr>
          <w:rFonts w:ascii="Times New Roman" w:hAnsi="Times New Roman" w:cs="Times New Roman"/>
        </w:rPr>
        <w:t>字符串替换</w:t>
      </w:r>
      <w:r w:rsidRPr="00187CB3">
        <w:rPr>
          <w:rFonts w:ascii="Times New Roman" w:hAnsi="Times New Roman" w:cs="Times New Roman"/>
        </w:rPr>
        <w:t>”</w:t>
      </w:r>
      <w:r w:rsidRPr="00187CB3">
        <w:rPr>
          <w:rFonts w:ascii="Times New Roman" w:hAnsi="Times New Roman" w:cs="Times New Roman"/>
        </w:rPr>
        <w:t>命令，如图</w:t>
      </w:r>
      <w:r w:rsidRPr="00187CB3">
        <w:rPr>
          <w:rFonts w:ascii="Times New Roman" w:hAnsi="Times New Roman" w:cs="Times New Roman"/>
        </w:rPr>
        <w:t>5.12</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914400" cy="771525"/>
            <wp:effectExtent l="19050" t="0" r="0" b="0"/>
            <wp:docPr id="95" name="图片 95" descr="pc022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c022_5"/>
                    <pic:cNvPicPr>
                      <a:picLocks noChangeAspect="1" noChangeArrowheads="1"/>
                    </pic:cNvPicPr>
                  </pic:nvPicPr>
                  <pic:blipFill>
                    <a:blip r:embed="rId100" cstate="print"/>
                    <a:srcRect/>
                    <a:stretch>
                      <a:fillRect/>
                    </a:stretch>
                  </pic:blipFill>
                  <pic:spPr bwMode="auto">
                    <a:xfrm>
                      <a:off x="0" y="0"/>
                      <a:ext cx="914400" cy="7715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5.12  </w:t>
      </w:r>
      <w:r w:rsidRPr="00187CB3">
        <w:rPr>
          <w:rFonts w:ascii="Times New Roman" w:hAnsi="Times New Roman" w:cs="Times New Roman"/>
          <w:sz w:val="18"/>
        </w:rPr>
        <w:t>鼠标右键字符串替换命令</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pStyle w:val="afb"/>
        <w:rPr>
          <w:rFonts w:eastAsia="楷体_GB2312"/>
        </w:rPr>
      </w:pPr>
      <w:r w:rsidRPr="00187CB3">
        <w:rPr>
          <w:rFonts w:eastAsia="楷体_GB2312"/>
        </w:rPr>
        <w:t>注意：一旦字符串元素转换成图元或单元后，该字符串元素将在组态画面中作为图形来处理，该字符串元素的内容将不能通过字符串替换命令来改变。</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282" w:name="_Toc533348886"/>
      <w:bookmarkStart w:id="283" w:name="_Toc533846557"/>
      <w:bookmarkStart w:id="284" w:name="_Toc533902676"/>
      <w:bookmarkStart w:id="285" w:name="_Toc533902829"/>
      <w:bookmarkStart w:id="286" w:name="_Toc533990401"/>
      <w:bookmarkStart w:id="287" w:name="_Toc310409507"/>
      <w:bookmarkStart w:id="288" w:name="_Toc406075041"/>
      <w:r w:rsidRPr="00187CB3">
        <w:rPr>
          <w:rFonts w:ascii="Times New Roman" w:hAnsi="Times New Roman"/>
        </w:rPr>
        <w:t>显示菜单</w:t>
      </w:r>
      <w:bookmarkEnd w:id="282"/>
      <w:bookmarkEnd w:id="283"/>
      <w:bookmarkEnd w:id="284"/>
      <w:bookmarkEnd w:id="285"/>
      <w:bookmarkEnd w:id="286"/>
      <w:bookmarkEnd w:id="287"/>
      <w:bookmarkEnd w:id="288"/>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显示菜单包含一组用于控制人机界面组态画面常用工具栏及画面状态栏的显示或隐藏的控制命令。常用工具栏包括通用工具栏、属性工具栏和绘图工具栏。显示下拉式菜单如图</w:t>
      </w:r>
      <w:r w:rsidRPr="00187CB3">
        <w:rPr>
          <w:rFonts w:ascii="Times New Roman" w:hAnsi="Times New Roman" w:cs="Times New Roman"/>
        </w:rPr>
        <w:t>5.13</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923925" cy="800100"/>
            <wp:effectExtent l="19050" t="0" r="9525" b="0"/>
            <wp:docPr id="96" name="图片 96" descr="pic00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ic005_1"/>
                    <pic:cNvPicPr>
                      <a:picLocks noChangeAspect="1" noChangeArrowheads="1"/>
                    </pic:cNvPicPr>
                  </pic:nvPicPr>
                  <pic:blipFill>
                    <a:blip r:embed="rId101" cstate="print"/>
                    <a:srcRect/>
                    <a:stretch>
                      <a:fillRect/>
                    </a:stretch>
                  </pic:blipFill>
                  <pic:spPr bwMode="auto">
                    <a:xfrm>
                      <a:off x="0" y="0"/>
                      <a:ext cx="923925" cy="8001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5.13  </w:t>
      </w:r>
      <w:r w:rsidRPr="00187CB3">
        <w:rPr>
          <w:rFonts w:ascii="Times New Roman" w:hAnsi="Times New Roman" w:cs="Times New Roman"/>
          <w:sz w:val="18"/>
        </w:rPr>
        <w:t>下拉式</w:t>
      </w:r>
      <w:r w:rsidRPr="00187CB3">
        <w:rPr>
          <w:rFonts w:ascii="Times New Roman" w:hAnsi="Times New Roman" w:cs="Times New Roman"/>
          <w:sz w:val="18"/>
        </w:rPr>
        <w:t>“</w:t>
      </w:r>
      <w:r w:rsidRPr="00187CB3">
        <w:rPr>
          <w:rFonts w:ascii="Times New Roman" w:hAnsi="Times New Roman" w:cs="Times New Roman"/>
          <w:sz w:val="18"/>
        </w:rPr>
        <w:t>显示</w:t>
      </w:r>
      <w:r w:rsidRPr="00187CB3">
        <w:rPr>
          <w:rFonts w:ascii="Times New Roman" w:hAnsi="Times New Roman" w:cs="Times New Roman"/>
          <w:sz w:val="18"/>
        </w:rPr>
        <w:t>”</w:t>
      </w:r>
      <w:r w:rsidRPr="00187CB3">
        <w:rPr>
          <w:rFonts w:ascii="Times New Roman" w:hAnsi="Times New Roman" w:cs="Times New Roman"/>
          <w:sz w:val="18"/>
        </w:rPr>
        <w:t>菜单</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当工具栏或状态栏处于显示状态时，该命令行前以</w:t>
      </w:r>
      <w:r w:rsidRPr="00187CB3">
        <w:rPr>
          <w:rFonts w:ascii="Times New Roman" w:hAnsi="Times New Roman" w:cs="Times New Roman"/>
        </w:rPr>
        <w:t>“√”</w:t>
      </w:r>
      <w:r w:rsidRPr="00187CB3">
        <w:rPr>
          <w:rFonts w:ascii="Times New Roman" w:hAnsi="Times New Roman" w:cs="Times New Roman"/>
        </w:rPr>
        <w:t>标记，否则处于隐藏状态。</w:t>
      </w:r>
    </w:p>
    <w:p w:rsidR="00575BA4" w:rsidRPr="00187CB3" w:rsidRDefault="00575BA4" w:rsidP="00575BA4">
      <w:pPr>
        <w:pStyle w:val="3"/>
        <w:tabs>
          <w:tab w:val="num" w:pos="720"/>
        </w:tabs>
        <w:spacing w:line="416" w:lineRule="auto"/>
        <w:ind w:firstLine="0"/>
      </w:pPr>
      <w:bookmarkStart w:id="289" w:name="_Toc533348887"/>
      <w:bookmarkStart w:id="290" w:name="_Toc533846558"/>
      <w:bookmarkStart w:id="291" w:name="_Toc533902677"/>
      <w:bookmarkStart w:id="292" w:name="_Toc533902830"/>
      <w:bookmarkStart w:id="293" w:name="_Toc533990402"/>
      <w:bookmarkStart w:id="294" w:name="_Toc310409508"/>
      <w:bookmarkStart w:id="295" w:name="_Toc406075042"/>
      <w:r w:rsidRPr="00187CB3">
        <w:t>显示＼通用工具栏</w:t>
      </w:r>
      <w:bookmarkEnd w:id="289"/>
      <w:bookmarkEnd w:id="290"/>
      <w:bookmarkEnd w:id="291"/>
      <w:bookmarkEnd w:id="292"/>
      <w:bookmarkEnd w:id="293"/>
      <w:bookmarkEnd w:id="294"/>
      <w:bookmarkEnd w:id="29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通用工具栏处于隐藏状态时，执行该命令，弹出通用工具栏如图</w:t>
      </w:r>
      <w:r w:rsidRPr="00187CB3">
        <w:rPr>
          <w:rFonts w:ascii="Times New Roman" w:hAnsi="Times New Roman" w:cs="Times New Roman"/>
        </w:rPr>
        <w:t>5.14</w:t>
      </w:r>
      <w:r w:rsidRPr="00187CB3">
        <w:rPr>
          <w:rFonts w:ascii="Times New Roman" w:hAnsi="Times New Roman" w:cs="Times New Roman"/>
        </w:rPr>
        <w:t>所示。</w:t>
      </w:r>
    </w:p>
    <w:p w:rsidR="00D766D7" w:rsidRPr="00187CB3" w:rsidRDefault="00D766D7"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820670" cy="647065"/>
            <wp:effectExtent l="19050" t="0" r="0" b="0"/>
            <wp:docPr id="10" name="图片 41" descr="C:\Users\Administrator.WJ-20140718QMIH\AppData\Roaming\feiq\RichOle\326890175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WJ-20140718QMIH\AppData\Roaming\feiq\RichOle\3268901755.bmp"/>
                    <pic:cNvPicPr>
                      <a:picLocks noChangeAspect="1" noChangeArrowheads="1"/>
                    </pic:cNvPicPr>
                  </pic:nvPicPr>
                  <pic:blipFill>
                    <a:blip r:embed="rId102" cstate="print"/>
                    <a:srcRect/>
                    <a:stretch>
                      <a:fillRect/>
                    </a:stretch>
                  </pic:blipFill>
                  <pic:spPr bwMode="auto">
                    <a:xfrm>
                      <a:off x="0" y="0"/>
                      <a:ext cx="2820670" cy="647065"/>
                    </a:xfrm>
                    <a:prstGeom prst="rect">
                      <a:avLst/>
                    </a:prstGeom>
                    <a:noFill/>
                    <a:ln w="9525">
                      <a:noFill/>
                      <a:miter lim="800000"/>
                      <a:headEnd/>
                      <a:tailEnd/>
                    </a:ln>
                  </pic:spPr>
                </pic:pic>
              </a:graphicData>
            </a:graphic>
          </wp:inline>
        </w:drawing>
      </w:r>
    </w:p>
    <w:p w:rsidR="00D766D7" w:rsidRPr="00187CB3" w:rsidRDefault="00D766D7" w:rsidP="00D766D7">
      <w:pPr>
        <w:ind w:firstLine="420"/>
        <w:jc w:val="center"/>
        <w:rPr>
          <w:rFonts w:ascii="Times New Roman" w:hAnsi="Times New Roman" w:cs="Times New Roman"/>
          <w:sz w:val="18"/>
        </w:rPr>
      </w:pPr>
      <w:r w:rsidRPr="00187CB3">
        <w:rPr>
          <w:rFonts w:ascii="Times New Roman" w:hAnsi="Times New Roman" w:cs="Times New Roman"/>
          <w:sz w:val="18"/>
        </w:rPr>
        <w:t>浮动窗口方式</w:t>
      </w:r>
      <w:r w:rsidRPr="00187CB3">
        <w:rPr>
          <w:rFonts w:ascii="Times New Roman" w:hAnsi="Times New Roman" w:cs="Times New Roman"/>
          <w:sz w:val="18"/>
        </w:rPr>
        <w:t xml:space="preserve">   </w:t>
      </w:r>
    </w:p>
    <w:p w:rsidR="00D766D7" w:rsidRPr="00187CB3" w:rsidRDefault="00D766D7" w:rsidP="00D766D7">
      <w:pPr>
        <w:ind w:firstLine="420"/>
        <w:jc w:val="center"/>
        <w:rPr>
          <w:rFonts w:ascii="Times New Roman" w:hAnsi="Times New Roman" w:cs="Times New Roman"/>
        </w:rPr>
      </w:pPr>
    </w:p>
    <w:p w:rsidR="00575BA4" w:rsidRPr="00187CB3" w:rsidRDefault="00575BA4" w:rsidP="00D766D7">
      <w:pPr>
        <w:ind w:firstLine="420"/>
        <w:jc w:val="center"/>
        <w:rPr>
          <w:rFonts w:ascii="Times New Roman" w:hAnsi="Times New Roman" w:cs="Times New Roman"/>
        </w:rPr>
      </w:pPr>
      <w:r w:rsidRPr="00187CB3">
        <w:rPr>
          <w:rFonts w:ascii="Times New Roman" w:hAnsi="Times New Roman" w:cs="Times New Roman"/>
        </w:rPr>
        <w:t xml:space="preserve"> </w:t>
      </w:r>
      <w:r w:rsidR="00D766D7" w:rsidRPr="00187CB3">
        <w:rPr>
          <w:rFonts w:ascii="Times New Roman" w:hAnsi="Times New Roman" w:cs="Times New Roman"/>
          <w:noProof/>
        </w:rPr>
        <w:drawing>
          <wp:inline distT="0" distB="0" distL="0" distR="0">
            <wp:extent cx="2717165" cy="215900"/>
            <wp:effectExtent l="19050" t="0" r="6985" b="0"/>
            <wp:docPr id="9" name="图片 38" descr="C:\Users\Administrator.WJ-20140718QMIH\AppData\Roaming\feiq\RichOle\32886329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WJ-20140718QMIH\AppData\Roaming\feiq\RichOle\328863296.bmp"/>
                    <pic:cNvPicPr>
                      <a:picLocks noChangeAspect="1" noChangeArrowheads="1"/>
                    </pic:cNvPicPr>
                  </pic:nvPicPr>
                  <pic:blipFill>
                    <a:blip r:embed="rId103" cstate="print"/>
                    <a:srcRect/>
                    <a:stretch>
                      <a:fillRect/>
                    </a:stretch>
                  </pic:blipFill>
                  <pic:spPr bwMode="auto">
                    <a:xfrm>
                      <a:off x="0" y="0"/>
                      <a:ext cx="2717165" cy="215900"/>
                    </a:xfrm>
                    <a:prstGeom prst="rect">
                      <a:avLst/>
                    </a:prstGeom>
                    <a:noFill/>
                    <a:ln w="9525">
                      <a:noFill/>
                      <a:miter lim="800000"/>
                      <a:headEnd/>
                      <a:tailEnd/>
                    </a:ln>
                  </pic:spPr>
                </pic:pic>
              </a:graphicData>
            </a:graphic>
          </wp:inline>
        </w:drawing>
      </w:r>
    </w:p>
    <w:p w:rsidR="00575BA4" w:rsidRPr="00187CB3" w:rsidRDefault="00575BA4" w:rsidP="00D766D7">
      <w:pPr>
        <w:ind w:firstLineChars="1200" w:firstLine="2160"/>
        <w:rPr>
          <w:rFonts w:ascii="Times New Roman" w:hAnsi="Times New Roman" w:cs="Times New Roman"/>
          <w:sz w:val="18"/>
        </w:rPr>
      </w:pPr>
      <w:r w:rsidRPr="00187CB3">
        <w:rPr>
          <w:rFonts w:ascii="Times New Roman" w:hAnsi="Times New Roman" w:cs="Times New Roman"/>
          <w:sz w:val="18"/>
        </w:rPr>
        <w:t xml:space="preserve">               </w:t>
      </w:r>
      <w:r w:rsidR="00D766D7" w:rsidRPr="00187CB3">
        <w:rPr>
          <w:rFonts w:ascii="Times New Roman" w:hAnsi="Times New Roman" w:cs="Times New Roman"/>
          <w:sz w:val="18"/>
        </w:rPr>
        <w:t xml:space="preserve">            </w:t>
      </w:r>
      <w:r w:rsidRPr="00187CB3">
        <w:rPr>
          <w:rFonts w:ascii="Times New Roman" w:hAnsi="Times New Roman" w:cs="Times New Roman"/>
          <w:sz w:val="18"/>
        </w:rPr>
        <w:t>固定于菜单栏下</w:t>
      </w:r>
    </w:p>
    <w:p w:rsidR="00D766D7" w:rsidRPr="00187CB3" w:rsidRDefault="00D766D7" w:rsidP="00D766D7">
      <w:pPr>
        <w:ind w:firstLineChars="1200" w:firstLine="2160"/>
        <w:rPr>
          <w:rFonts w:ascii="Times New Roman" w:hAnsi="Times New Roman" w:cs="Times New Roman"/>
          <w:sz w:val="18"/>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5.14  </w:t>
      </w:r>
      <w:r w:rsidRPr="00187CB3">
        <w:rPr>
          <w:rFonts w:ascii="Times New Roman" w:hAnsi="Times New Roman" w:cs="Times New Roman"/>
          <w:sz w:val="18"/>
        </w:rPr>
        <w:t>通用工具栏</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99" name="图片 99" descr="p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001"/>
                    <pic:cNvPicPr>
                      <a:picLocks noChangeAspect="1" noChangeArrowheads="1"/>
                    </pic:cNvPicPr>
                  </pic:nvPicPr>
                  <pic:blipFill>
                    <a:blip r:embed="rId49"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新建画面，与</w:t>
      </w:r>
      <w:r w:rsidRPr="00187CB3">
        <w:rPr>
          <w:rFonts w:ascii="Times New Roman" w:hAnsi="Times New Roman" w:cs="Times New Roman"/>
        </w:rPr>
        <w:t xml:space="preserve"> “</w:t>
      </w:r>
      <w:r w:rsidRPr="00187CB3">
        <w:rPr>
          <w:rFonts w:ascii="Times New Roman" w:hAnsi="Times New Roman" w:cs="Times New Roman"/>
        </w:rPr>
        <w:t>文件＼新建＂功能相同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00" name="图片 100" descr="p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002"/>
                    <pic:cNvPicPr>
                      <a:picLocks noChangeAspect="1" noChangeArrowheads="1"/>
                    </pic:cNvPicPr>
                  </pic:nvPicPr>
                  <pic:blipFill>
                    <a:blip r:embed="rId5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打开已有画面，与</w:t>
      </w:r>
      <w:r w:rsidRPr="00187CB3">
        <w:rPr>
          <w:rFonts w:ascii="Times New Roman" w:hAnsi="Times New Roman" w:cs="Times New Roman"/>
        </w:rPr>
        <w:t xml:space="preserve"> “</w:t>
      </w:r>
      <w:r w:rsidRPr="00187CB3">
        <w:rPr>
          <w:rFonts w:ascii="Times New Roman" w:hAnsi="Times New Roman" w:cs="Times New Roman"/>
        </w:rPr>
        <w:t>文件＼打开＂功能相同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01" name="图片 101" descr="p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003"/>
                    <pic:cNvPicPr>
                      <a:picLocks noChangeAspect="1" noChangeArrowheads="1"/>
                    </pic:cNvPicPr>
                  </pic:nvPicPr>
                  <pic:blipFill>
                    <a:blip r:embed="rId51"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保存画面，与</w:t>
      </w:r>
      <w:r w:rsidRPr="00187CB3">
        <w:rPr>
          <w:rFonts w:ascii="Times New Roman" w:hAnsi="Times New Roman" w:cs="Times New Roman"/>
        </w:rPr>
        <w:t xml:space="preserve"> “</w:t>
      </w:r>
      <w:r w:rsidRPr="00187CB3">
        <w:rPr>
          <w:rFonts w:ascii="Times New Roman" w:hAnsi="Times New Roman" w:cs="Times New Roman"/>
        </w:rPr>
        <w:t>文件＼保存＂功能相同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02" name="图片 102" descr="p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0041"/>
                    <pic:cNvPicPr>
                      <a:picLocks noChangeAspect="1" noChangeArrowheads="1"/>
                    </pic:cNvPicPr>
                  </pic:nvPicPr>
                  <pic:blipFill>
                    <a:blip r:embed="rId5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剪切，与</w:t>
      </w:r>
      <w:r w:rsidRPr="00187CB3">
        <w:rPr>
          <w:rFonts w:ascii="Times New Roman" w:hAnsi="Times New Roman" w:cs="Times New Roman"/>
        </w:rPr>
        <w:t xml:space="preserve"> “</w:t>
      </w:r>
      <w:r w:rsidRPr="00187CB3">
        <w:rPr>
          <w:rFonts w:ascii="Times New Roman" w:hAnsi="Times New Roman" w:cs="Times New Roman"/>
        </w:rPr>
        <w:t>编辑＼剪切＂功能相同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03" name="图片 103" descr="p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0051"/>
                    <pic:cNvPicPr>
                      <a:picLocks noChangeAspect="1" noChangeArrowheads="1"/>
                    </pic:cNvPicPr>
                  </pic:nvPicPr>
                  <pic:blipFill>
                    <a:blip r:embed="rId55"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复制，与</w:t>
      </w:r>
      <w:r w:rsidRPr="00187CB3">
        <w:rPr>
          <w:rFonts w:ascii="Times New Roman" w:hAnsi="Times New Roman" w:cs="Times New Roman"/>
        </w:rPr>
        <w:t xml:space="preserve"> “</w:t>
      </w:r>
      <w:r w:rsidRPr="00187CB3">
        <w:rPr>
          <w:rFonts w:ascii="Times New Roman" w:hAnsi="Times New Roman" w:cs="Times New Roman"/>
        </w:rPr>
        <w:t>编辑＼复制＂功能相同</w:t>
      </w:r>
    </w:p>
    <w:p w:rsidR="00575BA4" w:rsidRPr="00187CB3" w:rsidRDefault="00892886" w:rsidP="00575BA4">
      <w:pPr>
        <w:ind w:left="420" w:firstLine="420"/>
        <w:rPr>
          <w:rFonts w:ascii="Times New Roman" w:hAnsi="Times New Roman" w:cs="Times New Roman"/>
        </w:rPr>
      </w:pPr>
      <w:r w:rsidRPr="00F1334C">
        <w:rPr>
          <w:rFonts w:ascii="Times New Roman" w:hAnsi="Times New Roman" w:cs="Times New Roman"/>
          <w:noProof/>
        </w:rPr>
        <w:pict>
          <v:shape id="图片 104" o:spid="_x0000_i1027" type="#_x0000_t75" alt="p0061" style="width:14.05pt;height:12.15pt;visibility:visible;mso-wrap-style:square" o:bullet="t">
            <v:imagedata r:id="rId104" o:title="p0061"/>
          </v:shape>
        </w:pict>
      </w:r>
      <w:r w:rsidR="00575BA4" w:rsidRPr="00187CB3">
        <w:rPr>
          <w:rFonts w:ascii="Times New Roman" w:hAnsi="Times New Roman" w:cs="Times New Roman"/>
        </w:rPr>
        <w:tab/>
      </w:r>
      <w:r w:rsidR="00575BA4" w:rsidRPr="00187CB3">
        <w:rPr>
          <w:rFonts w:ascii="Times New Roman" w:hAnsi="Times New Roman" w:cs="Times New Roman"/>
        </w:rPr>
        <w:tab/>
      </w:r>
      <w:r w:rsidR="00575BA4" w:rsidRPr="00187CB3">
        <w:rPr>
          <w:rFonts w:ascii="Times New Roman" w:hAnsi="Times New Roman" w:cs="Times New Roman"/>
        </w:rPr>
        <w:t>粘贴，与</w:t>
      </w:r>
      <w:r w:rsidR="00575BA4" w:rsidRPr="00187CB3">
        <w:rPr>
          <w:rFonts w:ascii="Times New Roman" w:hAnsi="Times New Roman" w:cs="Times New Roman"/>
        </w:rPr>
        <w:t xml:space="preserve"> “</w:t>
      </w:r>
      <w:r w:rsidR="00575BA4" w:rsidRPr="00187CB3">
        <w:rPr>
          <w:rFonts w:ascii="Times New Roman" w:hAnsi="Times New Roman" w:cs="Times New Roman"/>
        </w:rPr>
        <w:t>编辑＼粘贴＂功能相同</w:t>
      </w:r>
    </w:p>
    <w:p w:rsidR="00D766D7" w:rsidRPr="00187CB3" w:rsidRDefault="00D766D7" w:rsidP="00D766D7">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0731" cy="152964"/>
            <wp:effectExtent l="19050" t="0" r="719" b="0"/>
            <wp:docPr id="59" name="图片 31" descr="C:\Users\Administrator.WJ-20140718QMIH\AppData\Roaming\feiq\RichOle\303462978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WJ-20140718QMIH\AppData\Roaming\feiq\RichOle\3034629785.bmp"/>
                    <pic:cNvPicPr>
                      <a:picLocks noChangeAspect="1" noChangeArrowheads="1"/>
                    </pic:cNvPicPr>
                  </pic:nvPicPr>
                  <pic:blipFill>
                    <a:blip r:embed="rId58" cstate="print"/>
                    <a:srcRect/>
                    <a:stretch>
                      <a:fillRect/>
                    </a:stretch>
                  </pic:blipFill>
                  <pic:spPr bwMode="auto">
                    <a:xfrm>
                      <a:off x="0" y="0"/>
                      <a:ext cx="176157" cy="157825"/>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锁定选定的元素。</w:t>
      </w:r>
    </w:p>
    <w:p w:rsidR="00D766D7" w:rsidRPr="00187CB3" w:rsidRDefault="00D766D7" w:rsidP="00D766D7">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0096" cy="152191"/>
            <wp:effectExtent l="19050" t="0" r="1354" b="0"/>
            <wp:docPr id="60" name="图片 34" descr="C:\Users\Administrator.WJ-20140718QMIH\AppData\Roaming\feiq\RichOle\1486765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WJ-20140718QMIH\AppData\Roaming\feiq\RichOle\148676533.bmp"/>
                    <pic:cNvPicPr>
                      <a:picLocks noChangeAspect="1" noChangeArrowheads="1"/>
                    </pic:cNvPicPr>
                  </pic:nvPicPr>
                  <pic:blipFill>
                    <a:blip r:embed="rId59" cstate="print"/>
                    <a:srcRect/>
                    <a:stretch>
                      <a:fillRect/>
                    </a:stretch>
                  </pic:blipFill>
                  <pic:spPr bwMode="auto">
                    <a:xfrm>
                      <a:off x="0" y="0"/>
                      <a:ext cx="170285" cy="15236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解锁选定的元素。</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05" name="图片 105" descr="p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007"/>
                    <pic:cNvPicPr>
                      <a:picLocks noChangeAspect="1" noChangeArrowheads="1"/>
                    </pic:cNvPicPr>
                  </pic:nvPicPr>
                  <pic:blipFill>
                    <a:blip r:embed="rId6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打印，与</w:t>
      </w:r>
      <w:r w:rsidRPr="00187CB3">
        <w:rPr>
          <w:rFonts w:ascii="Times New Roman" w:hAnsi="Times New Roman" w:cs="Times New Roman"/>
        </w:rPr>
        <w:t xml:space="preserve"> “</w:t>
      </w:r>
      <w:r w:rsidRPr="00187CB3">
        <w:rPr>
          <w:rFonts w:ascii="Times New Roman" w:hAnsi="Times New Roman" w:cs="Times New Roman"/>
        </w:rPr>
        <w:t>文件＼打印＂功能相同</w:t>
      </w:r>
    </w:p>
    <w:p w:rsidR="00575BA4" w:rsidRPr="00187CB3" w:rsidRDefault="00575BA4" w:rsidP="00575BA4">
      <w:pPr>
        <w:ind w:left="420" w:firstLine="420"/>
        <w:rPr>
          <w:rFonts w:ascii="Times New Roman" w:eastAsia="楷体_GB2312" w:hAnsi="Times New Roman" w:cs="Times New Roman"/>
          <w:b/>
        </w:rPr>
      </w:pPr>
      <w:r w:rsidRPr="00187CB3">
        <w:rPr>
          <w:rFonts w:ascii="Times New Roman" w:hAnsi="Times New Roman" w:cs="Times New Roman"/>
          <w:noProof/>
        </w:rPr>
        <w:drawing>
          <wp:inline distT="0" distB="0" distL="0" distR="0">
            <wp:extent cx="171450" cy="152400"/>
            <wp:effectExtent l="19050" t="0" r="0" b="0"/>
            <wp:docPr id="106" name="图片 106" descr="p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008"/>
                    <pic:cNvPicPr>
                      <a:picLocks noChangeAspect="1" noChangeArrowheads="1"/>
                    </pic:cNvPicPr>
                  </pic:nvPicPr>
                  <pic:blipFill>
                    <a:blip r:embed="rId61"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帮助命令，与</w:t>
      </w:r>
      <w:r w:rsidRPr="00187CB3">
        <w:rPr>
          <w:rFonts w:ascii="Times New Roman" w:hAnsi="Times New Roman" w:cs="Times New Roman"/>
        </w:rPr>
        <w:t xml:space="preserve"> “</w:t>
      </w:r>
      <w:r w:rsidRPr="00187CB3">
        <w:rPr>
          <w:rFonts w:ascii="Times New Roman" w:hAnsi="Times New Roman" w:cs="Times New Roman"/>
        </w:rPr>
        <w:t>帮助＂功能相同</w:t>
      </w:r>
    </w:p>
    <w:p w:rsidR="00575BA4" w:rsidRPr="00187CB3" w:rsidRDefault="00575BA4" w:rsidP="00575BA4">
      <w:pPr>
        <w:tabs>
          <w:tab w:val="left" w:pos="720"/>
        </w:tabs>
        <w:ind w:firstLine="420"/>
        <w:rPr>
          <w:rFonts w:ascii="Times New Roman" w:eastAsia="楷体_GB2312" w:hAnsi="Times New Roman" w:cs="Times New Roman"/>
          <w:b/>
        </w:rPr>
      </w:pPr>
      <w:r w:rsidRPr="00187CB3">
        <w:rPr>
          <w:rFonts w:ascii="Times New Roman" w:eastAsia="楷体_GB2312" w:hAnsi="Times New Roman" w:cs="Times New Roman"/>
          <w:b/>
        </w:rPr>
        <w:t>工具栏可浮动于组态窗口的任何位置或固定在组态窗口上方或左侧。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显示状态时执行该命令，将隐藏通用工具栏。</w:t>
      </w:r>
    </w:p>
    <w:p w:rsidR="00575BA4" w:rsidRPr="00187CB3" w:rsidRDefault="00575BA4" w:rsidP="00575BA4">
      <w:pPr>
        <w:pStyle w:val="3"/>
        <w:tabs>
          <w:tab w:val="num" w:pos="720"/>
        </w:tabs>
        <w:spacing w:line="416" w:lineRule="auto"/>
        <w:ind w:firstLine="0"/>
      </w:pPr>
      <w:bookmarkStart w:id="296" w:name="_Toc533348888"/>
      <w:bookmarkStart w:id="297" w:name="_Toc533846559"/>
      <w:bookmarkStart w:id="298" w:name="_Toc533902678"/>
      <w:bookmarkStart w:id="299" w:name="_Toc533902831"/>
      <w:bookmarkStart w:id="300" w:name="_Toc533990403"/>
      <w:bookmarkStart w:id="301" w:name="_Toc310409509"/>
      <w:bookmarkStart w:id="302" w:name="_Toc406075043"/>
      <w:r w:rsidRPr="00187CB3">
        <w:t>显示＼属性工具栏</w:t>
      </w:r>
      <w:bookmarkEnd w:id="296"/>
      <w:bookmarkEnd w:id="297"/>
      <w:bookmarkEnd w:id="298"/>
      <w:bookmarkEnd w:id="299"/>
      <w:bookmarkEnd w:id="300"/>
      <w:bookmarkEnd w:id="301"/>
      <w:bookmarkEnd w:id="30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属性工具栏处于隐藏状态时，执行该命令，弹出属性工具栏如图</w:t>
      </w:r>
      <w:r w:rsidRPr="00187CB3">
        <w:rPr>
          <w:rFonts w:ascii="Times New Roman" w:hAnsi="Times New Roman" w:cs="Times New Roman"/>
        </w:rPr>
        <w:t>5.15</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447800" cy="333375"/>
            <wp:effectExtent l="19050" t="0" r="0" b="0"/>
            <wp:docPr id="107" name="图片 107" descr="pic00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ic005_3"/>
                    <pic:cNvPicPr>
                      <a:picLocks noChangeAspect="1" noChangeArrowheads="1"/>
                    </pic:cNvPicPr>
                  </pic:nvPicPr>
                  <pic:blipFill>
                    <a:blip r:embed="rId62" cstate="print"/>
                    <a:srcRect/>
                    <a:stretch>
                      <a:fillRect/>
                    </a:stretch>
                  </pic:blipFill>
                  <pic:spPr bwMode="auto">
                    <a:xfrm>
                      <a:off x="0" y="0"/>
                      <a:ext cx="1447800" cy="333375"/>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object w:dxaOrig="3015" w:dyaOrig="390">
          <v:shape id="_x0000_i1028" type="#_x0000_t75" style="width:121.55pt;height:15.9pt" o:ole="" fillcolor="window">
            <v:imagedata r:id="rId105" o:title=""/>
          </v:shape>
          <o:OLEObject Type="Embed" ProgID="PBrush" ShapeID="_x0000_i1028" DrawAspect="Content" ObjectID="_1479818966" r:id="rId106"/>
        </w:object>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lastRenderedPageBreak/>
        <w:t>浮动窗口方式</w:t>
      </w:r>
      <w:r w:rsidRPr="00187CB3">
        <w:rPr>
          <w:rFonts w:ascii="Times New Roman" w:hAnsi="Times New Roman" w:cs="Times New Roman"/>
          <w:sz w:val="18"/>
        </w:rPr>
        <w:t xml:space="preserve">                 </w:t>
      </w:r>
      <w:r w:rsidRPr="00187CB3">
        <w:rPr>
          <w:rFonts w:ascii="Times New Roman" w:hAnsi="Times New Roman" w:cs="Times New Roman"/>
          <w:sz w:val="18"/>
        </w:rPr>
        <w:t>固定于菜单栏下</w:t>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5.15  </w:t>
      </w:r>
      <w:r w:rsidRPr="00187CB3">
        <w:rPr>
          <w:rFonts w:ascii="Times New Roman" w:hAnsi="Times New Roman" w:cs="Times New Roman"/>
          <w:sz w:val="18"/>
        </w:rPr>
        <w:t>属性工具栏</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09" name="图片 109" descr="p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009"/>
                    <pic:cNvPicPr>
                      <a:picLocks noChangeAspect="1" noChangeArrowheads="1"/>
                    </pic:cNvPicPr>
                  </pic:nvPicPr>
                  <pic:blipFill>
                    <a:blip r:embed="rId6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线颜色调色板按钮，选择或修改图素或图元线颜色。</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10" name="图片 110" descr="p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010"/>
                    <pic:cNvPicPr>
                      <a:picLocks noChangeAspect="1" noChangeArrowheads="1"/>
                    </pic:cNvPicPr>
                  </pic:nvPicPr>
                  <pic:blipFill>
                    <a:blip r:embed="rId6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填充色调色板按钮，选择或修改封闭图形的填充颜色。</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11" name="图片 111" descr="p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011"/>
                    <pic:cNvPicPr>
                      <a:picLocks noChangeAspect="1" noChangeArrowheads="1"/>
                    </pic:cNvPicPr>
                  </pic:nvPicPr>
                  <pic:blipFill>
                    <a:blip r:embed="rId65"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文本色调色板按钮，选择或修改文本颜色。</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12" name="图片 112" descr="p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012"/>
                    <pic:cNvPicPr>
                      <a:picLocks noChangeAspect="1" noChangeArrowheads="1"/>
                    </pic:cNvPicPr>
                  </pic:nvPicPr>
                  <pic:blipFill>
                    <a:blip r:embed="rId66" cstate="print"/>
                    <a:srcRect/>
                    <a:stretch>
                      <a:fillRect/>
                    </a:stretch>
                  </pic:blipFill>
                  <pic:spPr bwMode="auto">
                    <a:xfrm>
                      <a:off x="0" y="0"/>
                      <a:ext cx="171450" cy="152400"/>
                    </a:xfrm>
                    <a:prstGeom prst="rect">
                      <a:avLst/>
                    </a:prstGeom>
                    <a:solidFill>
                      <a:srgbClr val="FFFFFF"/>
                    </a:solid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画面背景色调色板按钮，选择或修改画面背景颜色。</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13" name="图片 113" descr="p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013"/>
                    <pic:cNvPicPr>
                      <a:picLocks noChangeAspect="1" noChangeArrowheads="1"/>
                    </pic:cNvPicPr>
                  </pic:nvPicPr>
                  <pic:blipFill>
                    <a:blip r:embed="rId67" cstate="print"/>
                    <a:srcRect/>
                    <a:stretch>
                      <a:fillRect/>
                    </a:stretch>
                  </pic:blipFill>
                  <pic:spPr bwMode="auto">
                    <a:xfrm>
                      <a:off x="0" y="0"/>
                      <a:ext cx="171450" cy="152400"/>
                    </a:xfrm>
                    <a:prstGeom prst="rect">
                      <a:avLst/>
                    </a:prstGeom>
                    <a:solidFill>
                      <a:srgbClr val="FFFFFF"/>
                    </a:solid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字体属性按钮，用于改变字体的缺省设置。</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14" name="图片 114" descr="p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014"/>
                    <pic:cNvPicPr>
                      <a:picLocks noChangeAspect="1" noChangeArrowheads="1"/>
                    </pic:cNvPicPr>
                  </pic:nvPicPr>
                  <pic:blipFill>
                    <a:blip r:embed="rId68" cstate="print"/>
                    <a:srcRect/>
                    <a:stretch>
                      <a:fillRect/>
                    </a:stretch>
                  </pic:blipFill>
                  <pic:spPr bwMode="auto">
                    <a:xfrm>
                      <a:off x="0" y="0"/>
                      <a:ext cx="171450" cy="152400"/>
                    </a:xfrm>
                    <a:prstGeom prst="rect">
                      <a:avLst/>
                    </a:prstGeom>
                    <a:solidFill>
                      <a:srgbClr val="FFFFFF"/>
                    </a:solid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字符加粗按钮</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15" name="图片 115" descr="p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015"/>
                    <pic:cNvPicPr>
                      <a:picLocks noChangeAspect="1" noChangeArrowheads="1"/>
                    </pic:cNvPicPr>
                  </pic:nvPicPr>
                  <pic:blipFill>
                    <a:blip r:embed="rId69"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字符向右倾斜按钮</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16" name="图片 116" descr="p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016"/>
                    <pic:cNvPicPr>
                      <a:picLocks noChangeAspect="1" noChangeArrowheads="1"/>
                    </pic:cNvPicPr>
                  </pic:nvPicPr>
                  <pic:blipFill>
                    <a:blip r:embed="rId7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字符加下划线按钮</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显示状态时执行该命令，将隐藏属性工具栏。</w:t>
      </w:r>
    </w:p>
    <w:p w:rsidR="00575BA4" w:rsidRPr="00187CB3" w:rsidRDefault="00575BA4" w:rsidP="00575BA4">
      <w:pPr>
        <w:pStyle w:val="3"/>
        <w:tabs>
          <w:tab w:val="num" w:pos="720"/>
        </w:tabs>
        <w:spacing w:line="416" w:lineRule="auto"/>
        <w:ind w:firstLine="0"/>
      </w:pPr>
      <w:bookmarkStart w:id="303" w:name="_Toc533348889"/>
      <w:bookmarkStart w:id="304" w:name="_Toc533846560"/>
      <w:bookmarkStart w:id="305" w:name="_Toc533902679"/>
      <w:bookmarkStart w:id="306" w:name="_Toc533902832"/>
      <w:bookmarkStart w:id="307" w:name="_Toc533990404"/>
      <w:bookmarkStart w:id="308" w:name="_Toc310409510"/>
      <w:bookmarkStart w:id="309" w:name="_Toc406075044"/>
      <w:r w:rsidRPr="00187CB3">
        <w:t>显示＼绘图工具栏</w:t>
      </w:r>
      <w:bookmarkEnd w:id="303"/>
      <w:bookmarkEnd w:id="304"/>
      <w:bookmarkEnd w:id="305"/>
      <w:bookmarkEnd w:id="306"/>
      <w:bookmarkEnd w:id="307"/>
      <w:bookmarkEnd w:id="308"/>
      <w:bookmarkEnd w:id="309"/>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绘图工具栏处于隐藏状态时，执行该命令，弹出绘图工具栏如图</w:t>
      </w:r>
      <w:r w:rsidRPr="00187CB3">
        <w:rPr>
          <w:rFonts w:ascii="Times New Roman" w:hAnsi="Times New Roman" w:cs="Times New Roman"/>
        </w:rPr>
        <w:t>5.16</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943100" cy="266700"/>
            <wp:effectExtent l="19050" t="0" r="0" b="0"/>
            <wp:docPr id="117" name="图片 117" descr="pic00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ic005_2"/>
                    <pic:cNvPicPr>
                      <a:picLocks noChangeAspect="1" noChangeArrowheads="1"/>
                    </pic:cNvPicPr>
                  </pic:nvPicPr>
                  <pic:blipFill>
                    <a:blip r:embed="rId71" cstate="print"/>
                    <a:srcRect/>
                    <a:stretch>
                      <a:fillRect/>
                    </a:stretch>
                  </pic:blipFill>
                  <pic:spPr bwMode="auto">
                    <a:xfrm>
                      <a:off x="0" y="0"/>
                      <a:ext cx="1943100" cy="2667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object w:dxaOrig="4979" w:dyaOrig="375">
          <v:shape id="_x0000_i1029" type="#_x0000_t75" style="width:171.1pt;height:12.15pt" o:ole="" fillcolor="window">
            <v:imagedata r:id="rId107" o:title=""/>
          </v:shape>
          <o:OLEObject Type="Embed" ProgID="PBrush" ShapeID="_x0000_i1029" DrawAspect="Content" ObjectID="_1479818967" r:id="rId108"/>
        </w:object>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浮动窗口方式</w:t>
      </w:r>
      <w:r w:rsidRPr="00187CB3">
        <w:rPr>
          <w:rFonts w:ascii="Times New Roman" w:hAnsi="Times New Roman" w:cs="Times New Roman"/>
          <w:sz w:val="18"/>
        </w:rPr>
        <w:t xml:space="preserve">                     </w:t>
      </w:r>
      <w:r w:rsidRPr="00187CB3">
        <w:rPr>
          <w:rFonts w:ascii="Times New Roman" w:hAnsi="Times New Roman" w:cs="Times New Roman"/>
          <w:sz w:val="18"/>
        </w:rPr>
        <w:t>固定于菜单栏下</w:t>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5.16  </w:t>
      </w:r>
      <w:r w:rsidRPr="00187CB3">
        <w:rPr>
          <w:rFonts w:ascii="Times New Roman" w:hAnsi="Times New Roman" w:cs="Times New Roman"/>
          <w:sz w:val="18"/>
        </w:rPr>
        <w:t>绘图工具栏</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19" name="图片 119" descr="p03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032_1"/>
                    <pic:cNvPicPr>
                      <a:picLocks noChangeAspect="1" noChangeArrowheads="1"/>
                    </pic:cNvPicPr>
                  </pic:nvPicPr>
                  <pic:blipFill>
                    <a:blip r:embed="rId72"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选择命令，与菜单命令</w:t>
      </w:r>
      <w:r w:rsidRPr="00187CB3">
        <w:rPr>
          <w:rFonts w:ascii="Times New Roman" w:hAnsi="Times New Roman" w:cs="Times New Roman"/>
        </w:rPr>
        <w:t>“</w:t>
      </w:r>
      <w:r w:rsidRPr="00187CB3">
        <w:rPr>
          <w:rFonts w:ascii="Times New Roman" w:hAnsi="Times New Roman" w:cs="Times New Roman"/>
        </w:rPr>
        <w:t>绘制＼选择</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20" name="图片 120" descr="p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020"/>
                    <pic:cNvPicPr>
                      <a:picLocks noChangeAspect="1" noChangeArrowheads="1"/>
                    </pic:cNvPicPr>
                  </pic:nvPicPr>
                  <pic:blipFill>
                    <a:blip r:embed="rId7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画直线命令，与菜单命令</w:t>
      </w:r>
      <w:r w:rsidRPr="00187CB3">
        <w:rPr>
          <w:rFonts w:ascii="Times New Roman" w:hAnsi="Times New Roman" w:cs="Times New Roman"/>
        </w:rPr>
        <w:t>“</w:t>
      </w:r>
      <w:r w:rsidRPr="00187CB3">
        <w:rPr>
          <w:rFonts w:ascii="Times New Roman" w:hAnsi="Times New Roman" w:cs="Times New Roman"/>
        </w:rPr>
        <w:t>绘制＼直线</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21" name="图片 121" descr="p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021"/>
                    <pic:cNvPicPr>
                      <a:picLocks noChangeAspect="1" noChangeArrowheads="1"/>
                    </pic:cNvPicPr>
                  </pic:nvPicPr>
                  <pic:blipFill>
                    <a:blip r:embed="rId7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画弧线命令，与菜单命令</w:t>
      </w:r>
      <w:r w:rsidRPr="00187CB3">
        <w:rPr>
          <w:rFonts w:ascii="Times New Roman" w:hAnsi="Times New Roman" w:cs="Times New Roman"/>
        </w:rPr>
        <w:t>“</w:t>
      </w:r>
      <w:r w:rsidRPr="00187CB3">
        <w:rPr>
          <w:rFonts w:ascii="Times New Roman" w:hAnsi="Times New Roman" w:cs="Times New Roman"/>
        </w:rPr>
        <w:t>绘制＼弧线</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22" name="图片 122" descr="p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022"/>
                    <pic:cNvPicPr>
                      <a:picLocks noChangeAspect="1" noChangeArrowheads="1"/>
                    </pic:cNvPicPr>
                  </pic:nvPicPr>
                  <pic:blipFill>
                    <a:blip r:embed="rId75"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画多折线命令，与菜单命令</w:t>
      </w:r>
      <w:r w:rsidRPr="00187CB3">
        <w:rPr>
          <w:rFonts w:ascii="Times New Roman" w:hAnsi="Times New Roman" w:cs="Times New Roman"/>
        </w:rPr>
        <w:t>“</w:t>
      </w:r>
      <w:r w:rsidRPr="00187CB3">
        <w:rPr>
          <w:rFonts w:ascii="Times New Roman" w:hAnsi="Times New Roman" w:cs="Times New Roman"/>
        </w:rPr>
        <w:t>绘制＼多折线</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23" name="图片 123" descr="p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023"/>
                    <pic:cNvPicPr>
                      <a:picLocks noChangeAspect="1" noChangeArrowheads="1"/>
                    </pic:cNvPicPr>
                  </pic:nvPicPr>
                  <pic:blipFill>
                    <a:blip r:embed="rId76"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绘制矩形命令，与菜单命令</w:t>
      </w:r>
      <w:r w:rsidRPr="00187CB3">
        <w:rPr>
          <w:rFonts w:ascii="Times New Roman" w:hAnsi="Times New Roman" w:cs="Times New Roman"/>
        </w:rPr>
        <w:t>“</w:t>
      </w:r>
      <w:r w:rsidRPr="00187CB3">
        <w:rPr>
          <w:rFonts w:ascii="Times New Roman" w:hAnsi="Times New Roman" w:cs="Times New Roman"/>
        </w:rPr>
        <w:t>绘制＼矩形</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24" name="图片 124" descr="p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024"/>
                    <pic:cNvPicPr>
                      <a:picLocks noChangeAspect="1" noChangeArrowheads="1"/>
                    </pic:cNvPicPr>
                  </pic:nvPicPr>
                  <pic:blipFill>
                    <a:blip r:embed="rId77"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绘制圆角矩形命令，与菜单命令</w:t>
      </w:r>
      <w:r w:rsidRPr="00187CB3">
        <w:rPr>
          <w:rFonts w:ascii="Times New Roman" w:hAnsi="Times New Roman" w:cs="Times New Roman"/>
        </w:rPr>
        <w:t>“</w:t>
      </w:r>
      <w:r w:rsidRPr="00187CB3">
        <w:rPr>
          <w:rFonts w:ascii="Times New Roman" w:hAnsi="Times New Roman" w:cs="Times New Roman"/>
        </w:rPr>
        <w:t>绘制＼圆角矩形</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25" name="图片 125" descr="p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025"/>
                    <pic:cNvPicPr>
                      <a:picLocks noChangeAspect="1" noChangeArrowheads="1"/>
                    </pic:cNvPicPr>
                  </pic:nvPicPr>
                  <pic:blipFill>
                    <a:blip r:embed="rId78"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绘制椭圆命令，与菜单命令</w:t>
      </w:r>
      <w:r w:rsidRPr="00187CB3">
        <w:rPr>
          <w:rFonts w:ascii="Times New Roman" w:hAnsi="Times New Roman" w:cs="Times New Roman"/>
        </w:rPr>
        <w:t>“</w:t>
      </w:r>
      <w:r w:rsidRPr="00187CB3">
        <w:rPr>
          <w:rFonts w:ascii="Times New Roman" w:hAnsi="Times New Roman" w:cs="Times New Roman"/>
        </w:rPr>
        <w:t>绘制＼椭圆</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26" name="图片 126" descr="p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026"/>
                    <pic:cNvPicPr>
                      <a:picLocks noChangeAspect="1" noChangeArrowheads="1"/>
                    </pic:cNvPicPr>
                  </pic:nvPicPr>
                  <pic:blipFill>
                    <a:blip r:embed="rId79"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绘制多边形命令，与菜单命令</w:t>
      </w:r>
      <w:r w:rsidRPr="00187CB3">
        <w:rPr>
          <w:rFonts w:ascii="Times New Roman" w:hAnsi="Times New Roman" w:cs="Times New Roman"/>
        </w:rPr>
        <w:t>“</w:t>
      </w:r>
      <w:r w:rsidRPr="00187CB3">
        <w:rPr>
          <w:rFonts w:ascii="Times New Roman" w:hAnsi="Times New Roman" w:cs="Times New Roman"/>
        </w:rPr>
        <w:t>绘制＼多边形</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27" name="图片 127" descr="p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p027"/>
                    <pic:cNvPicPr>
                      <a:picLocks noChangeAspect="1" noChangeArrowheads="1"/>
                    </pic:cNvPicPr>
                  </pic:nvPicPr>
                  <pic:blipFill>
                    <a:blip r:embed="rId8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字符输入命令，与菜单命令</w:t>
      </w:r>
      <w:r w:rsidRPr="00187CB3">
        <w:rPr>
          <w:rFonts w:ascii="Times New Roman" w:hAnsi="Times New Roman" w:cs="Times New Roman"/>
        </w:rPr>
        <w:t>“</w:t>
      </w:r>
      <w:r w:rsidRPr="00187CB3">
        <w:rPr>
          <w:rFonts w:ascii="Times New Roman" w:hAnsi="Times New Roman" w:cs="Times New Roman"/>
        </w:rPr>
        <w:t>绘制＼文本</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28" name="图片 128" descr="p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028"/>
                    <pic:cNvPicPr>
                      <a:picLocks noChangeAspect="1" noChangeArrowheads="1"/>
                    </pic:cNvPicPr>
                  </pic:nvPicPr>
                  <pic:blipFill>
                    <a:blip r:embed="rId81"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绘制画面按钮命令，与菜单命令</w:t>
      </w:r>
      <w:r w:rsidRPr="00187CB3">
        <w:rPr>
          <w:rFonts w:ascii="Times New Roman" w:hAnsi="Times New Roman" w:cs="Times New Roman"/>
        </w:rPr>
        <w:t>“</w:t>
      </w:r>
      <w:r w:rsidRPr="00187CB3">
        <w:rPr>
          <w:rFonts w:ascii="Times New Roman" w:hAnsi="Times New Roman" w:cs="Times New Roman"/>
        </w:rPr>
        <w:t>绘制＼按钮</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29" name="图片 129" descr="p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029"/>
                    <pic:cNvPicPr>
                      <a:picLocks noChangeAspect="1" noChangeArrowheads="1"/>
                    </pic:cNvPicPr>
                  </pic:nvPicPr>
                  <pic:blipFill>
                    <a:blip r:embed="rId82"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插入图元命令，与菜单命令</w:t>
      </w:r>
      <w:r w:rsidRPr="00187CB3">
        <w:rPr>
          <w:rFonts w:ascii="Times New Roman" w:hAnsi="Times New Roman" w:cs="Times New Roman"/>
        </w:rPr>
        <w:t>“</w:t>
      </w:r>
      <w:r w:rsidRPr="00187CB3">
        <w:rPr>
          <w:rFonts w:ascii="Times New Roman" w:hAnsi="Times New Roman" w:cs="Times New Roman"/>
        </w:rPr>
        <w:t>绘制＼图元</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30" name="图片 130" descr="p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030"/>
                    <pic:cNvPicPr>
                      <a:picLocks noChangeAspect="1" noChangeArrowheads="1"/>
                    </pic:cNvPicPr>
                  </pic:nvPicPr>
                  <pic:blipFill>
                    <a:blip r:embed="rId8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插入单元命令，与菜单命令</w:t>
      </w:r>
      <w:r w:rsidRPr="00187CB3">
        <w:rPr>
          <w:rFonts w:ascii="Times New Roman" w:hAnsi="Times New Roman" w:cs="Times New Roman"/>
        </w:rPr>
        <w:t>“</w:t>
      </w:r>
      <w:r w:rsidRPr="00187CB3">
        <w:rPr>
          <w:rFonts w:ascii="Times New Roman" w:hAnsi="Times New Roman" w:cs="Times New Roman"/>
        </w:rPr>
        <w:t>绘制＼单元</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31" name="图片 131" descr="p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031"/>
                    <pic:cNvPicPr>
                      <a:picLocks noChangeAspect="1" noChangeArrowheads="1"/>
                    </pic:cNvPicPr>
                  </pic:nvPicPr>
                  <pic:blipFill>
                    <a:blip r:embed="rId8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绘制趋势曲线命令，与菜单命令</w:t>
      </w:r>
      <w:r w:rsidRPr="00187CB3">
        <w:rPr>
          <w:rFonts w:ascii="Times New Roman" w:hAnsi="Times New Roman" w:cs="Times New Roman"/>
        </w:rPr>
        <w:t>“</w:t>
      </w:r>
      <w:r w:rsidRPr="00187CB3">
        <w:rPr>
          <w:rFonts w:ascii="Times New Roman" w:hAnsi="Times New Roman" w:cs="Times New Roman"/>
        </w:rPr>
        <w:t>绘制＼趋势曲线</w:t>
      </w:r>
      <w:r w:rsidRPr="00187CB3">
        <w:rPr>
          <w:rFonts w:ascii="Times New Roman" w:hAnsi="Times New Roman" w:cs="Times New Roman"/>
        </w:rPr>
        <w:t>”</w:t>
      </w:r>
      <w:r w:rsidRPr="00187CB3">
        <w:rPr>
          <w:rFonts w:ascii="Times New Roman" w:hAnsi="Times New Roman" w:cs="Times New Roman"/>
        </w:rPr>
        <w:t>相同</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显示状态时执行该命令，将隐藏绘图工具栏。</w:t>
      </w:r>
    </w:p>
    <w:p w:rsidR="00575BA4" w:rsidRPr="00187CB3" w:rsidRDefault="00575BA4" w:rsidP="00575BA4">
      <w:pPr>
        <w:pStyle w:val="3"/>
        <w:tabs>
          <w:tab w:val="num" w:pos="720"/>
        </w:tabs>
        <w:spacing w:line="416" w:lineRule="auto"/>
        <w:ind w:firstLine="0"/>
      </w:pPr>
      <w:bookmarkStart w:id="310" w:name="_Toc533348890"/>
      <w:bookmarkStart w:id="311" w:name="_Toc533846561"/>
      <w:bookmarkStart w:id="312" w:name="_Toc533902680"/>
      <w:bookmarkStart w:id="313" w:name="_Toc533902833"/>
      <w:bookmarkStart w:id="314" w:name="_Toc533990405"/>
      <w:bookmarkStart w:id="315" w:name="_Toc310409511"/>
      <w:bookmarkStart w:id="316" w:name="_Toc406075045"/>
      <w:r w:rsidRPr="00187CB3">
        <w:t>显示＼状态栏</w:t>
      </w:r>
      <w:bookmarkEnd w:id="310"/>
      <w:bookmarkEnd w:id="311"/>
      <w:bookmarkEnd w:id="312"/>
      <w:bookmarkEnd w:id="313"/>
      <w:bookmarkEnd w:id="314"/>
      <w:bookmarkEnd w:id="315"/>
      <w:bookmarkEnd w:id="316"/>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执行该命令，将在画面组态窗口的最下方显示组态画面的状态栏，如图</w:t>
      </w:r>
      <w:r w:rsidRPr="00187CB3">
        <w:rPr>
          <w:rFonts w:ascii="Times New Roman" w:hAnsi="Times New Roman" w:cs="Times New Roman"/>
        </w:rPr>
        <w:t>5.17</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848100" cy="114300"/>
            <wp:effectExtent l="19050" t="0" r="0" b="0"/>
            <wp:docPr id="132" name="图片 132" descr="pic005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ic005_5"/>
                    <pic:cNvPicPr>
                      <a:picLocks noChangeAspect="1" noChangeArrowheads="1"/>
                    </pic:cNvPicPr>
                  </pic:nvPicPr>
                  <pic:blipFill>
                    <a:blip r:embed="rId109" cstate="print"/>
                    <a:srcRect/>
                    <a:stretch>
                      <a:fillRect/>
                    </a:stretch>
                  </pic:blipFill>
                  <pic:spPr bwMode="auto">
                    <a:xfrm>
                      <a:off x="0" y="0"/>
                      <a:ext cx="3848100" cy="1143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5.17  </w:t>
      </w:r>
      <w:r w:rsidRPr="00187CB3">
        <w:rPr>
          <w:rFonts w:ascii="Times New Roman" w:hAnsi="Times New Roman" w:cs="Times New Roman"/>
          <w:sz w:val="18"/>
        </w:rPr>
        <w:t>状态栏</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在状态栏中显示：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w:t>
      </w:r>
      <w:r w:rsidRPr="00187CB3">
        <w:rPr>
          <w:rFonts w:ascii="Times New Roman" w:hAnsi="Times New Roman" w:cs="Times New Roman"/>
        </w:rPr>
        <w:t>当前鼠标所在的位置：横向变化范围，</w:t>
      </w:r>
      <w:r w:rsidRPr="00187CB3">
        <w:rPr>
          <w:rFonts w:ascii="Times New Roman" w:hAnsi="Times New Roman" w:cs="Times New Roman"/>
        </w:rPr>
        <w:t>0~6400</w:t>
      </w:r>
    </w:p>
    <w:p w:rsidR="00575BA4" w:rsidRPr="00187CB3" w:rsidRDefault="00575BA4" w:rsidP="00C53E53">
      <w:pPr>
        <w:ind w:firstLineChars="1350" w:firstLine="2835"/>
        <w:rPr>
          <w:rFonts w:ascii="Times New Roman" w:hAnsi="Times New Roman" w:cs="Times New Roman"/>
        </w:rPr>
      </w:pPr>
      <w:r w:rsidRPr="00187CB3">
        <w:rPr>
          <w:rFonts w:ascii="Times New Roman" w:hAnsi="Times New Roman" w:cs="Times New Roman"/>
        </w:rPr>
        <w:t>纵向变化范围，</w:t>
      </w:r>
      <w:r w:rsidRPr="00187CB3">
        <w:rPr>
          <w:rFonts w:ascii="Times New Roman" w:hAnsi="Times New Roman" w:cs="Times New Roman"/>
        </w:rPr>
        <w:t>0~4600</w:t>
      </w:r>
    </w:p>
    <w:p w:rsidR="00575BA4" w:rsidRPr="00187CB3" w:rsidRDefault="00575BA4" w:rsidP="00575BA4">
      <w:pPr>
        <w:ind w:firstLine="420"/>
        <w:rPr>
          <w:rFonts w:ascii="Times New Roman" w:eastAsia="楷体_GB2312" w:hAnsi="Times New Roman" w:cs="Times New Roman"/>
        </w:rPr>
      </w:pPr>
      <w:r w:rsidRPr="00187CB3">
        <w:rPr>
          <w:rFonts w:ascii="Times New Roman" w:eastAsia="楷体_GB2312" w:hAnsi="Times New Roman" w:cs="Times New Roman"/>
        </w:rPr>
        <w:t>由于本系统采用的是矢量绘图方式，显示窗口的大小是按</w:t>
      </w:r>
      <w:r w:rsidRPr="00187CB3">
        <w:rPr>
          <w:rFonts w:ascii="Times New Roman" w:eastAsia="楷体_GB2312" w:hAnsi="Times New Roman" w:cs="Times New Roman"/>
        </w:rPr>
        <w:t>6400×4600</w:t>
      </w:r>
      <w:r w:rsidRPr="00187CB3">
        <w:rPr>
          <w:rFonts w:ascii="Times New Roman" w:eastAsia="楷体_GB2312" w:hAnsi="Times New Roman" w:cs="Times New Roman"/>
        </w:rPr>
        <w:t>的比例设定的，窗口缩放按</w:t>
      </w:r>
      <w:r w:rsidRPr="00187CB3">
        <w:rPr>
          <w:rFonts w:ascii="Times New Roman" w:eastAsia="楷体_GB2312" w:hAnsi="Times New Roman" w:cs="Times New Roman"/>
        </w:rPr>
        <w:t>6400×4600</w:t>
      </w:r>
      <w:r w:rsidRPr="00187CB3">
        <w:rPr>
          <w:rFonts w:ascii="Times New Roman" w:eastAsia="楷体_GB2312" w:hAnsi="Times New Roman" w:cs="Times New Roman"/>
        </w:rPr>
        <w:t>的比例变化，因此，当组态窗口的大小变化时，鼠标的位置仍然是以</w:t>
      </w:r>
      <w:r w:rsidRPr="00187CB3">
        <w:rPr>
          <w:rFonts w:ascii="Times New Roman" w:eastAsia="楷体_GB2312" w:hAnsi="Times New Roman" w:cs="Times New Roman"/>
        </w:rPr>
        <w:t>6400×4600</w:t>
      </w:r>
      <w:r w:rsidRPr="00187CB3">
        <w:rPr>
          <w:rFonts w:ascii="Times New Roman" w:eastAsia="楷体_GB2312" w:hAnsi="Times New Roman" w:cs="Times New Roman"/>
        </w:rPr>
        <w:t>的量值来显示。图形对象的位置和大小在组态窗口缩放时也是按此规律变化。有关此方面的详细介绍，请参考</w:t>
      </w:r>
      <w:r w:rsidRPr="00187CB3">
        <w:rPr>
          <w:rFonts w:ascii="Times New Roman" w:eastAsia="楷体_GB2312" w:hAnsi="Times New Roman" w:cs="Times New Roman"/>
        </w:rPr>
        <w:t>5.4.3</w:t>
      </w:r>
      <w:r w:rsidRPr="00187CB3">
        <w:rPr>
          <w:rFonts w:ascii="Times New Roman" w:eastAsia="楷体_GB2312" w:hAnsi="Times New Roman" w:cs="Times New Roman"/>
        </w:rPr>
        <w:t>节</w:t>
      </w:r>
      <w:r w:rsidRPr="00187CB3">
        <w:rPr>
          <w:rFonts w:ascii="Times New Roman" w:eastAsia="楷体_GB2312" w:hAnsi="Times New Roman" w:cs="Times New Roman"/>
        </w:rPr>
        <w:t>“</w:t>
      </w:r>
      <w:r w:rsidRPr="00187CB3">
        <w:rPr>
          <w:rFonts w:ascii="Times New Roman" w:eastAsia="楷体_GB2312" w:hAnsi="Times New Roman" w:cs="Times New Roman"/>
        </w:rPr>
        <w:t>工具＼画面属性</w:t>
      </w:r>
      <w:r w:rsidRPr="00187CB3">
        <w:rPr>
          <w:rFonts w:ascii="Times New Roman" w:eastAsia="楷体_GB2312" w:hAnsi="Times New Roman" w:cs="Times New Roman"/>
        </w:rPr>
        <w:t>”</w:t>
      </w:r>
      <w:r w:rsidRPr="00187CB3">
        <w:rPr>
          <w:rFonts w:ascii="Times New Roman" w:eastAsia="楷体_GB2312" w:hAnsi="Times New Roman" w:cs="Times New Roman"/>
        </w:rPr>
        <w:t>部分。</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w:t>
      </w:r>
      <w:r w:rsidRPr="00187CB3">
        <w:rPr>
          <w:rFonts w:ascii="Times New Roman" w:hAnsi="Times New Roman" w:cs="Times New Roman"/>
        </w:rPr>
        <w:t>当前窗口被选中的图形对象的位置：横向</w:t>
      </w:r>
      <w:r w:rsidRPr="00187CB3">
        <w:rPr>
          <w:rFonts w:ascii="Times New Roman" w:hAnsi="Times New Roman" w:cs="Times New Roman"/>
        </w:rPr>
        <w:t>×</w:t>
      </w:r>
      <w:r w:rsidRPr="00187CB3">
        <w:rPr>
          <w:rFonts w:ascii="Times New Roman" w:hAnsi="Times New Roman" w:cs="Times New Roman"/>
        </w:rPr>
        <w:t>纵向</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以图形对象的所有顶点或端点横坐标和纵坐标的最小值表示对象位置</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w:t>
      </w:r>
      <w:r w:rsidRPr="00187CB3">
        <w:rPr>
          <w:rFonts w:ascii="Times New Roman" w:hAnsi="Times New Roman" w:cs="Times New Roman"/>
        </w:rPr>
        <w:t>当前窗口被选中的图形对象的大小：宽度</w:t>
      </w:r>
      <w:r w:rsidRPr="00187CB3">
        <w:rPr>
          <w:rFonts w:ascii="Times New Roman" w:hAnsi="Times New Roman" w:cs="Times New Roman"/>
        </w:rPr>
        <w:t>×</w:t>
      </w:r>
      <w:r w:rsidRPr="00187CB3">
        <w:rPr>
          <w:rFonts w:ascii="Times New Roman" w:hAnsi="Times New Roman" w:cs="Times New Roman"/>
        </w:rPr>
        <w:t>高度</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lastRenderedPageBreak/>
        <w:t>以图形对象的所有顶点或端点横坐标最大差值和纵坐标最大差值表示对象大小</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显示状态时执行该命令，将隐藏状态栏。</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317" w:name="_Toc533348891"/>
      <w:bookmarkStart w:id="318" w:name="_Toc533846562"/>
      <w:bookmarkStart w:id="319" w:name="_Toc533902681"/>
      <w:bookmarkStart w:id="320" w:name="_Toc533902834"/>
      <w:bookmarkStart w:id="321" w:name="_Toc533990406"/>
      <w:bookmarkStart w:id="322" w:name="_Toc310409512"/>
      <w:bookmarkStart w:id="323" w:name="_Toc406075046"/>
      <w:r w:rsidRPr="00187CB3">
        <w:rPr>
          <w:rFonts w:ascii="Times New Roman" w:hAnsi="Times New Roman"/>
        </w:rPr>
        <w:t>工具菜单</w:t>
      </w:r>
      <w:bookmarkEnd w:id="317"/>
      <w:bookmarkEnd w:id="318"/>
      <w:bookmarkEnd w:id="319"/>
      <w:bookmarkEnd w:id="320"/>
      <w:bookmarkEnd w:id="321"/>
      <w:bookmarkEnd w:id="322"/>
      <w:bookmarkEnd w:id="323"/>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NicBuilder</w:t>
      </w:r>
      <w:r w:rsidRPr="00187CB3">
        <w:rPr>
          <w:rFonts w:ascii="Times New Roman" w:hAnsi="Times New Roman" w:cs="Times New Roman"/>
        </w:rPr>
        <w:t>系统的图形组态程序中，基本图形对象包括直线、多折线、弧线、矩形、圆角矩形、椭圆、文本、按钮、多边形等，多个相同或不同的基本图形对象可以通过组合，制作成各种图元或单元对象，并能以图库的方式保存起来，以供画面组态时使用，这就是本节将要介绍的图元和单元制作工具。</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另外，在工具菜单中还有一项非常重要的常用工具</w:t>
      </w:r>
      <w:r w:rsidRPr="00187CB3">
        <w:rPr>
          <w:rFonts w:ascii="Times New Roman" w:hAnsi="Times New Roman" w:cs="Times New Roman"/>
        </w:rPr>
        <w:t>——“</w:t>
      </w:r>
      <w:r w:rsidRPr="00187CB3">
        <w:rPr>
          <w:rFonts w:ascii="Times New Roman" w:hAnsi="Times New Roman" w:cs="Times New Roman"/>
        </w:rPr>
        <w:t>画面属性</w:t>
      </w:r>
      <w:r w:rsidRPr="00187CB3">
        <w:rPr>
          <w:rFonts w:ascii="Times New Roman" w:hAnsi="Times New Roman" w:cs="Times New Roman"/>
        </w:rPr>
        <w:t>”</w:t>
      </w:r>
      <w:r w:rsidRPr="00187CB3">
        <w:rPr>
          <w:rFonts w:ascii="Times New Roman" w:hAnsi="Times New Roman" w:cs="Times New Roman"/>
        </w:rPr>
        <w:t>菜单。</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单击组态窗口菜单栏</w:t>
      </w:r>
      <w:r w:rsidRPr="00187CB3">
        <w:rPr>
          <w:rFonts w:ascii="Times New Roman" w:hAnsi="Times New Roman" w:cs="Times New Roman"/>
        </w:rPr>
        <w:t>“</w:t>
      </w:r>
      <w:r w:rsidRPr="00187CB3">
        <w:rPr>
          <w:rFonts w:ascii="Times New Roman" w:hAnsi="Times New Roman" w:cs="Times New Roman"/>
        </w:rPr>
        <w:t>工具</w:t>
      </w:r>
      <w:r w:rsidRPr="00187CB3">
        <w:rPr>
          <w:rFonts w:ascii="Times New Roman" w:hAnsi="Times New Roman" w:cs="Times New Roman"/>
        </w:rPr>
        <w:t>”</w:t>
      </w:r>
      <w:r w:rsidRPr="00187CB3">
        <w:rPr>
          <w:rFonts w:ascii="Times New Roman" w:hAnsi="Times New Roman" w:cs="Times New Roman"/>
        </w:rPr>
        <w:t>项，弹出下拉式工具菜单如下图</w:t>
      </w:r>
      <w:r w:rsidRPr="00187CB3">
        <w:rPr>
          <w:rFonts w:ascii="Times New Roman" w:hAnsi="Times New Roman" w:cs="Times New Roman"/>
        </w:rPr>
        <w:t>5.18</w:t>
      </w:r>
      <w:r w:rsidRPr="00187CB3">
        <w:rPr>
          <w:rFonts w:ascii="Times New Roman" w:hAnsi="Times New Roman" w:cs="Times New Roman"/>
        </w:rPr>
        <w:t>所示。</w:t>
      </w:r>
    </w:p>
    <w:p w:rsidR="00575BA4" w:rsidRPr="00187CB3" w:rsidRDefault="0071199D"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714859" cy="1627672"/>
            <wp:effectExtent l="19050" t="0" r="0" b="0"/>
            <wp:docPr id="18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cstate="print"/>
                    <a:srcRect/>
                    <a:stretch>
                      <a:fillRect/>
                    </a:stretch>
                  </pic:blipFill>
                  <pic:spPr bwMode="auto">
                    <a:xfrm>
                      <a:off x="0" y="0"/>
                      <a:ext cx="1714848" cy="1627662"/>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5.18  </w:t>
      </w:r>
      <w:r w:rsidRPr="00187CB3">
        <w:rPr>
          <w:rFonts w:ascii="Times New Roman" w:hAnsi="Times New Roman" w:cs="Times New Roman"/>
          <w:sz w:val="18"/>
        </w:rPr>
        <w:t>下拉式</w:t>
      </w:r>
      <w:r w:rsidRPr="00187CB3">
        <w:rPr>
          <w:rFonts w:ascii="Times New Roman" w:hAnsi="Times New Roman" w:cs="Times New Roman"/>
          <w:sz w:val="18"/>
        </w:rPr>
        <w:t>“</w:t>
      </w:r>
      <w:r w:rsidRPr="00187CB3">
        <w:rPr>
          <w:rFonts w:ascii="Times New Roman" w:hAnsi="Times New Roman" w:cs="Times New Roman"/>
          <w:sz w:val="18"/>
        </w:rPr>
        <w:t>工具</w:t>
      </w:r>
      <w:r w:rsidRPr="00187CB3">
        <w:rPr>
          <w:rFonts w:ascii="Times New Roman" w:hAnsi="Times New Roman" w:cs="Times New Roman"/>
          <w:sz w:val="18"/>
        </w:rPr>
        <w:t>”</w:t>
      </w:r>
      <w:r w:rsidRPr="00187CB3">
        <w:rPr>
          <w:rFonts w:ascii="Times New Roman" w:hAnsi="Times New Roman" w:cs="Times New Roman"/>
          <w:sz w:val="18"/>
        </w:rPr>
        <w:t>菜单</w:t>
      </w:r>
    </w:p>
    <w:p w:rsidR="00575BA4" w:rsidRPr="00187CB3" w:rsidRDefault="00575BA4" w:rsidP="00575BA4">
      <w:pPr>
        <w:pStyle w:val="3"/>
        <w:tabs>
          <w:tab w:val="num" w:pos="720"/>
        </w:tabs>
        <w:spacing w:line="416" w:lineRule="auto"/>
        <w:ind w:firstLine="0"/>
      </w:pPr>
      <w:bookmarkStart w:id="324" w:name="_Toc533348892"/>
      <w:bookmarkStart w:id="325" w:name="_Toc533846563"/>
      <w:bookmarkStart w:id="326" w:name="_Toc533902682"/>
      <w:bookmarkStart w:id="327" w:name="_Toc533902835"/>
      <w:bookmarkStart w:id="328" w:name="_Toc533990407"/>
      <w:bookmarkStart w:id="329" w:name="_Toc310409513"/>
      <w:bookmarkStart w:id="330" w:name="_Toc406075047"/>
      <w:r w:rsidRPr="00187CB3">
        <w:t>工具＼制作图元</w:t>
      </w:r>
      <w:bookmarkEnd w:id="324"/>
      <w:bookmarkEnd w:id="325"/>
      <w:bookmarkEnd w:id="326"/>
      <w:bookmarkEnd w:id="327"/>
      <w:bookmarkEnd w:id="328"/>
      <w:bookmarkEnd w:id="329"/>
      <w:bookmarkEnd w:id="330"/>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制作图元是画面组态程序中一项比较特殊、重要的功能，它是把一个或多个基本图素（如线、矩形、圆、文本等）组合起来，转换成具有某些具有特殊的外观结构的绘图元素。利用图元制作工具，可以制作诸如三维管道、立体按钮、复杂图象等。</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转换成图元后的基本图素都已失去其原有的静态属性，如文本被转换成图元后，原来文本的字体属性、替换属性都已失去，矩形转换成图元后，原矩形的边框线属性和填充属性等也已不符存在。但转换后的图元仍然保留了部分基本图素所具有的静态属性（如基本图素的外观结构、尺寸等）和动态连接属性（如用户输入、显示、有效性等）。</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基本图素被制作成图元后，就不能够再被分解为原有的基本图素，而是以图库文件的形式保存在系统安装目录的</w:t>
      </w:r>
      <w:r w:rsidRPr="00187CB3">
        <w:rPr>
          <w:rFonts w:ascii="Times New Roman" w:hAnsi="Times New Roman" w:cs="Times New Roman"/>
        </w:rPr>
        <w:t>pic</w:t>
      </w:r>
      <w:r w:rsidRPr="00187CB3">
        <w:rPr>
          <w:rFonts w:ascii="Times New Roman" w:hAnsi="Times New Roman" w:cs="Times New Roman"/>
        </w:rPr>
        <w:t>目录下（如</w:t>
      </w:r>
      <w:r w:rsidRPr="00187CB3">
        <w:rPr>
          <w:rFonts w:ascii="Times New Roman" w:hAnsi="Times New Roman" w:cs="Times New Roman"/>
        </w:rPr>
        <w:t>c:\CNCS\Nic</w:t>
      </w:r>
      <w:r w:rsidR="004B05E5" w:rsidRPr="00187CB3">
        <w:rPr>
          <w:rFonts w:ascii="Times New Roman" w:hAnsi="Times New Roman" w:cs="Times New Roman"/>
        </w:rPr>
        <w:t>S</w:t>
      </w:r>
      <w:r w:rsidRPr="00187CB3">
        <w:rPr>
          <w:rFonts w:ascii="Times New Roman" w:hAnsi="Times New Roman" w:cs="Times New Roman"/>
        </w:rPr>
        <w:t>ys\pic</w:t>
      </w:r>
      <w:r w:rsidRPr="00187CB3">
        <w:rPr>
          <w:rFonts w:ascii="Times New Roman" w:hAnsi="Times New Roman" w:cs="Times New Roman"/>
        </w:rPr>
        <w:t>），以供画面组态时使用，也可被移植到其它工程设计中去。</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制作图元的步骤：</w:t>
      </w:r>
    </w:p>
    <w:p w:rsidR="00575BA4" w:rsidRPr="00187CB3" w:rsidRDefault="00575BA4" w:rsidP="006F78FF">
      <w:pPr>
        <w:numPr>
          <w:ilvl w:val="0"/>
          <w:numId w:val="24"/>
        </w:numPr>
        <w:ind w:firstLineChars="200" w:firstLine="420"/>
        <w:rPr>
          <w:rFonts w:ascii="Times New Roman" w:hAnsi="Times New Roman" w:cs="Times New Roman"/>
        </w:rPr>
      </w:pPr>
      <w:r w:rsidRPr="00187CB3">
        <w:rPr>
          <w:rFonts w:ascii="Times New Roman" w:hAnsi="Times New Roman" w:cs="Times New Roman"/>
        </w:rPr>
        <w:t>选择要转换成图元的基本图素；</w:t>
      </w:r>
    </w:p>
    <w:p w:rsidR="00575BA4" w:rsidRPr="00187CB3" w:rsidRDefault="00575BA4" w:rsidP="006F78FF">
      <w:pPr>
        <w:numPr>
          <w:ilvl w:val="0"/>
          <w:numId w:val="24"/>
        </w:numPr>
        <w:ind w:firstLineChars="200"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工具＼制作图元</w:t>
      </w:r>
      <w:r w:rsidRPr="00187CB3">
        <w:rPr>
          <w:rFonts w:ascii="Times New Roman" w:hAnsi="Times New Roman" w:cs="Times New Roman"/>
        </w:rPr>
        <w:t>”</w:t>
      </w:r>
      <w:r w:rsidRPr="00187CB3">
        <w:rPr>
          <w:rFonts w:ascii="Times New Roman" w:hAnsi="Times New Roman" w:cs="Times New Roman"/>
        </w:rPr>
        <w:t>项；</w:t>
      </w:r>
    </w:p>
    <w:p w:rsidR="00575BA4" w:rsidRPr="00187CB3" w:rsidRDefault="00575BA4" w:rsidP="006F78FF">
      <w:pPr>
        <w:numPr>
          <w:ilvl w:val="0"/>
          <w:numId w:val="24"/>
        </w:numPr>
        <w:ind w:firstLineChars="200" w:firstLine="420"/>
        <w:rPr>
          <w:rFonts w:ascii="Times New Roman" w:hAnsi="Times New Roman" w:cs="Times New Roman"/>
        </w:rPr>
      </w:pPr>
      <w:r w:rsidRPr="00187CB3">
        <w:rPr>
          <w:rFonts w:ascii="Times New Roman" w:hAnsi="Times New Roman" w:cs="Times New Roman"/>
        </w:rPr>
        <w:t>弹出保存图元对话框，输入将要生成的图元文件名称；</w:t>
      </w:r>
    </w:p>
    <w:p w:rsidR="00575BA4" w:rsidRPr="00187CB3" w:rsidRDefault="00575BA4" w:rsidP="006F78FF">
      <w:pPr>
        <w:numPr>
          <w:ilvl w:val="0"/>
          <w:numId w:val="24"/>
        </w:numPr>
        <w:ind w:firstLineChars="200" w:firstLine="420"/>
        <w:rPr>
          <w:rFonts w:ascii="Times New Roman" w:hAnsi="Times New Roman" w:cs="Times New Roman"/>
        </w:rPr>
      </w:pPr>
      <w:r w:rsidRPr="00187CB3">
        <w:rPr>
          <w:rFonts w:ascii="Times New Roman" w:hAnsi="Times New Roman" w:cs="Times New Roman"/>
        </w:rPr>
        <w:t>选择</w:t>
      </w:r>
      <w:r w:rsidRPr="00187CB3">
        <w:rPr>
          <w:rFonts w:ascii="Times New Roman" w:hAnsi="Times New Roman" w:cs="Times New Roman"/>
        </w:rPr>
        <w:t>“</w:t>
      </w:r>
      <w:r w:rsidRPr="00187CB3">
        <w:rPr>
          <w:rFonts w:ascii="Times New Roman" w:hAnsi="Times New Roman" w:cs="Times New Roman"/>
        </w:rPr>
        <w:t>确认</w:t>
      </w:r>
      <w:r w:rsidRPr="00187CB3">
        <w:rPr>
          <w:rFonts w:ascii="Times New Roman" w:hAnsi="Times New Roman" w:cs="Times New Roman"/>
        </w:rPr>
        <w:t>”</w:t>
      </w:r>
      <w:r w:rsidRPr="00187CB3">
        <w:rPr>
          <w:rFonts w:ascii="Times New Roman" w:hAnsi="Times New Roman" w:cs="Times New Roman"/>
        </w:rPr>
        <w:t>按钮完成图元制作。</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图</w:t>
      </w:r>
      <w:r w:rsidRPr="00187CB3">
        <w:rPr>
          <w:rFonts w:ascii="Times New Roman" w:hAnsi="Times New Roman" w:cs="Times New Roman"/>
        </w:rPr>
        <w:t>5.19</w:t>
      </w:r>
      <w:r w:rsidRPr="00187CB3">
        <w:rPr>
          <w:rFonts w:ascii="Times New Roman" w:hAnsi="Times New Roman" w:cs="Times New Roman"/>
        </w:rPr>
        <w:t>表达了制作图元的一般过程。</w:t>
      </w:r>
    </w:p>
    <w:p w:rsidR="00575BA4" w:rsidRPr="00187CB3" w:rsidRDefault="00F1334C" w:rsidP="00575BA4">
      <w:pPr>
        <w:ind w:firstLine="400"/>
        <w:jc w:val="center"/>
        <w:rPr>
          <w:rFonts w:ascii="Times New Roman" w:hAnsi="Times New Roman" w:cs="Times New Roman"/>
        </w:rPr>
      </w:pPr>
      <w:r w:rsidRPr="00F1334C">
        <w:rPr>
          <w:rFonts w:ascii="Times New Roman" w:hAnsi="Times New Roman" w:cs="Times New Roman"/>
          <w:noProof/>
          <w:sz w:val="20"/>
        </w:rPr>
        <w:pict>
          <v:line id="_x0000_s2214" style="position:absolute;left:0;text-align:left;z-index:251663360" from="272pt,53.85pt" to="299pt,53.85pt" o:allowincell="f" strokecolor="#930" strokeweight="2.25pt">
            <v:stroke endarrow="block"/>
          </v:line>
        </w:pict>
      </w:r>
      <w:r w:rsidRPr="00F1334C">
        <w:rPr>
          <w:rFonts w:ascii="Times New Roman" w:hAnsi="Times New Roman" w:cs="Times New Roman"/>
          <w:noProof/>
          <w:sz w:val="20"/>
        </w:rPr>
        <w:pict>
          <v:line id="_x0000_s2213" style="position:absolute;left:0;text-align:left;z-index:251662336" from="153.1pt,53.4pt" to="180.1pt,53.4pt" o:allowincell="f" strokecolor="#930" strokeweight="2.25pt">
            <v:stroke endarrow="block"/>
          </v:line>
        </w:pict>
      </w:r>
      <w:r w:rsidR="00575BA4" w:rsidRPr="00187CB3">
        <w:rPr>
          <w:rFonts w:ascii="Times New Roman" w:hAnsi="Times New Roman" w:cs="Times New Roman"/>
          <w:noProof/>
        </w:rPr>
        <w:drawing>
          <wp:inline distT="0" distB="0" distL="0" distR="0">
            <wp:extent cx="1028700" cy="904875"/>
            <wp:effectExtent l="19050" t="0" r="0" b="0"/>
            <wp:docPr id="134" name="图片 134" descr="pc01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c013_1"/>
                    <pic:cNvPicPr>
                      <a:picLocks noChangeAspect="1" noChangeArrowheads="1"/>
                    </pic:cNvPicPr>
                  </pic:nvPicPr>
                  <pic:blipFill>
                    <a:blip r:embed="rId111" cstate="print"/>
                    <a:srcRect/>
                    <a:stretch>
                      <a:fillRect/>
                    </a:stretch>
                  </pic:blipFill>
                  <pic:spPr bwMode="auto">
                    <a:xfrm>
                      <a:off x="0" y="0"/>
                      <a:ext cx="1028700" cy="904875"/>
                    </a:xfrm>
                    <a:prstGeom prst="rect">
                      <a:avLst/>
                    </a:prstGeom>
                    <a:noFill/>
                    <a:ln w="9525">
                      <a:noFill/>
                      <a:miter lim="800000"/>
                      <a:headEnd/>
                      <a:tailEnd/>
                    </a:ln>
                  </pic:spPr>
                </pic:pic>
              </a:graphicData>
            </a:graphic>
          </wp:inline>
        </w:drawing>
      </w:r>
      <w:r w:rsidR="00575BA4" w:rsidRPr="00187CB3">
        <w:rPr>
          <w:rFonts w:ascii="Times New Roman" w:hAnsi="Times New Roman" w:cs="Times New Roman"/>
        </w:rPr>
        <w:t xml:space="preserve">       </w:t>
      </w:r>
      <w:r w:rsidR="00575BA4" w:rsidRPr="00187CB3">
        <w:rPr>
          <w:rFonts w:ascii="Times New Roman" w:hAnsi="Times New Roman" w:cs="Times New Roman"/>
          <w:noProof/>
        </w:rPr>
        <w:drawing>
          <wp:inline distT="0" distB="0" distL="0" distR="0">
            <wp:extent cx="1028700" cy="904875"/>
            <wp:effectExtent l="19050" t="0" r="0" b="0"/>
            <wp:docPr id="135" name="图片 135" descr="pc014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c014_3"/>
                    <pic:cNvPicPr>
                      <a:picLocks noChangeAspect="1" noChangeArrowheads="1"/>
                    </pic:cNvPicPr>
                  </pic:nvPicPr>
                  <pic:blipFill>
                    <a:blip r:embed="rId112" cstate="print"/>
                    <a:srcRect/>
                    <a:stretch>
                      <a:fillRect/>
                    </a:stretch>
                  </pic:blipFill>
                  <pic:spPr bwMode="auto">
                    <a:xfrm>
                      <a:off x="0" y="0"/>
                      <a:ext cx="1028700" cy="904875"/>
                    </a:xfrm>
                    <a:prstGeom prst="rect">
                      <a:avLst/>
                    </a:prstGeom>
                    <a:noFill/>
                    <a:ln w="9525">
                      <a:noFill/>
                      <a:miter lim="800000"/>
                      <a:headEnd/>
                      <a:tailEnd/>
                    </a:ln>
                  </pic:spPr>
                </pic:pic>
              </a:graphicData>
            </a:graphic>
          </wp:inline>
        </w:drawing>
      </w:r>
      <w:r w:rsidR="00575BA4" w:rsidRPr="00187CB3">
        <w:rPr>
          <w:rFonts w:ascii="Times New Roman" w:hAnsi="Times New Roman" w:cs="Times New Roman"/>
        </w:rPr>
        <w:t xml:space="preserve">         </w:t>
      </w:r>
      <w:r w:rsidR="00575BA4" w:rsidRPr="00187CB3">
        <w:rPr>
          <w:rFonts w:ascii="Times New Roman" w:hAnsi="Times New Roman" w:cs="Times New Roman"/>
          <w:noProof/>
        </w:rPr>
        <w:drawing>
          <wp:inline distT="0" distB="0" distL="0" distR="0">
            <wp:extent cx="752475" cy="666750"/>
            <wp:effectExtent l="19050" t="0" r="9525" b="0"/>
            <wp:docPr id="136" name="图片 136" descr="pc014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c014_3"/>
                    <pic:cNvPicPr>
                      <a:picLocks noChangeAspect="1" noChangeArrowheads="1"/>
                    </pic:cNvPicPr>
                  </pic:nvPicPr>
                  <pic:blipFill>
                    <a:blip r:embed="rId113" cstate="print"/>
                    <a:srcRect/>
                    <a:stretch>
                      <a:fillRect/>
                    </a:stretch>
                  </pic:blipFill>
                  <pic:spPr bwMode="auto">
                    <a:xfrm>
                      <a:off x="0" y="0"/>
                      <a:ext cx="752475" cy="66675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1.</w:t>
      </w:r>
      <w:r w:rsidRPr="00187CB3">
        <w:rPr>
          <w:rFonts w:ascii="Times New Roman" w:hAnsi="Times New Roman" w:cs="Times New Roman"/>
          <w:sz w:val="18"/>
        </w:rPr>
        <w:t>将被转换的基本图素</w:t>
      </w:r>
      <w:r w:rsidRPr="00187CB3">
        <w:rPr>
          <w:rFonts w:ascii="Times New Roman" w:hAnsi="Times New Roman" w:cs="Times New Roman"/>
          <w:sz w:val="18"/>
        </w:rPr>
        <w:t xml:space="preserve">           2.</w:t>
      </w:r>
      <w:r w:rsidRPr="00187CB3">
        <w:rPr>
          <w:rFonts w:ascii="Times New Roman" w:hAnsi="Times New Roman" w:cs="Times New Roman"/>
          <w:sz w:val="18"/>
        </w:rPr>
        <w:t>转换后的图元</w:t>
      </w:r>
      <w:r w:rsidRPr="00187CB3">
        <w:rPr>
          <w:rFonts w:ascii="Times New Roman" w:hAnsi="Times New Roman" w:cs="Times New Roman"/>
          <w:sz w:val="18"/>
        </w:rPr>
        <w:t xml:space="preserve">              3.</w:t>
      </w:r>
      <w:r w:rsidRPr="00187CB3">
        <w:rPr>
          <w:rFonts w:ascii="Times New Roman" w:hAnsi="Times New Roman" w:cs="Times New Roman"/>
          <w:sz w:val="18"/>
        </w:rPr>
        <w:t>改变图元尺寸</w:t>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5.19  </w:t>
      </w:r>
      <w:r w:rsidRPr="00187CB3">
        <w:rPr>
          <w:rFonts w:ascii="Times New Roman" w:hAnsi="Times New Roman" w:cs="Times New Roman"/>
          <w:sz w:val="18"/>
        </w:rPr>
        <w:t>图元制作过程</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图元具有与基本图素类似的外框轨迹，由</w:t>
      </w:r>
      <w:r w:rsidRPr="00187CB3">
        <w:rPr>
          <w:rFonts w:ascii="Times New Roman" w:hAnsi="Times New Roman" w:cs="Times New Roman"/>
        </w:rPr>
        <w:t>8</w:t>
      </w:r>
      <w:r w:rsidRPr="00187CB3">
        <w:rPr>
          <w:rFonts w:ascii="Times New Roman" w:hAnsi="Times New Roman" w:cs="Times New Roman"/>
        </w:rPr>
        <w:t>个黑色小方块构成，可以用鼠标拖动它随意改变图元的外观尺寸而不影响图元的整体结构，如图</w:t>
      </w:r>
      <w:r w:rsidRPr="00187CB3">
        <w:rPr>
          <w:rFonts w:ascii="Times New Roman" w:hAnsi="Times New Roman" w:cs="Times New Roman"/>
          <w:szCs w:val="21"/>
        </w:rPr>
        <w:t>5.19</w:t>
      </w:r>
      <w:r w:rsidRPr="00187CB3">
        <w:rPr>
          <w:rFonts w:ascii="Times New Roman" w:hAnsi="Times New Roman" w:cs="Times New Roman"/>
        </w:rPr>
        <w:t>中</w:t>
      </w:r>
      <w:r w:rsidRPr="00187CB3">
        <w:rPr>
          <w:rFonts w:ascii="Times New Roman" w:hAnsi="Times New Roman" w:cs="Times New Roman"/>
        </w:rPr>
        <w:t>2</w:t>
      </w:r>
      <w:r w:rsidRPr="00187CB3">
        <w:rPr>
          <w:rFonts w:ascii="Times New Roman" w:hAnsi="Times New Roman" w:cs="Times New Roman"/>
        </w:rPr>
        <w:t>、</w:t>
      </w:r>
      <w:r w:rsidRPr="00187CB3">
        <w:rPr>
          <w:rFonts w:ascii="Times New Roman" w:hAnsi="Times New Roman" w:cs="Times New Roman"/>
        </w:rPr>
        <w:t>3</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在转换图元的过程中，系统将提示用户保存图元，如图</w:t>
      </w:r>
      <w:r w:rsidRPr="00187CB3">
        <w:rPr>
          <w:rFonts w:ascii="Times New Roman" w:hAnsi="Times New Roman" w:cs="Times New Roman"/>
        </w:rPr>
        <w:t>5.20</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1276350" cy="1476375"/>
            <wp:effectExtent l="19050" t="0" r="0" b="0"/>
            <wp:docPr id="137" name="图片 137" descr="pc01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c014_2"/>
                    <pic:cNvPicPr>
                      <a:picLocks noChangeAspect="1" noChangeArrowheads="1"/>
                    </pic:cNvPicPr>
                  </pic:nvPicPr>
                  <pic:blipFill>
                    <a:blip r:embed="rId114" cstate="print"/>
                    <a:srcRect/>
                    <a:stretch>
                      <a:fillRect/>
                    </a:stretch>
                  </pic:blipFill>
                  <pic:spPr bwMode="auto">
                    <a:xfrm>
                      <a:off x="0" y="0"/>
                      <a:ext cx="1276350" cy="14763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5.20  </w:t>
      </w:r>
      <w:r w:rsidRPr="00187CB3">
        <w:rPr>
          <w:rFonts w:ascii="Times New Roman" w:hAnsi="Times New Roman" w:cs="Times New Roman"/>
          <w:sz w:val="18"/>
        </w:rPr>
        <w:t>保存图元</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图元以</w:t>
      </w:r>
      <w:r w:rsidRPr="00187CB3">
        <w:rPr>
          <w:rFonts w:ascii="Times New Roman" w:hAnsi="Times New Roman" w:cs="Times New Roman"/>
        </w:rPr>
        <w:t>.EMF</w:t>
      </w:r>
      <w:r w:rsidRPr="00187CB3">
        <w:rPr>
          <w:rFonts w:ascii="Times New Roman" w:hAnsi="Times New Roman" w:cs="Times New Roman"/>
        </w:rPr>
        <w:t>为后缀名的格式保存到安装目录下</w:t>
      </w:r>
      <w:r w:rsidRPr="00187CB3">
        <w:rPr>
          <w:rFonts w:ascii="Times New Roman" w:hAnsi="Times New Roman" w:cs="Times New Roman"/>
        </w:rPr>
        <w:t>pic</w:t>
      </w:r>
      <w:r w:rsidRPr="00187CB3">
        <w:rPr>
          <w:rFonts w:ascii="Times New Roman" w:hAnsi="Times New Roman" w:cs="Times New Roman"/>
        </w:rPr>
        <w:t>文件夹中，如图</w:t>
      </w:r>
      <w:r w:rsidRPr="00187CB3">
        <w:rPr>
          <w:rFonts w:ascii="Times New Roman" w:hAnsi="Times New Roman" w:cs="Times New Roman"/>
        </w:rPr>
        <w:t>5.21</w:t>
      </w:r>
      <w:r w:rsidRPr="00187CB3">
        <w:rPr>
          <w:rFonts w:ascii="Times New Roman" w:hAnsi="Times New Roman" w:cs="Times New Roman"/>
        </w:rPr>
        <w:t>、图</w:t>
      </w:r>
      <w:r w:rsidRPr="00187CB3">
        <w:rPr>
          <w:rFonts w:ascii="Times New Roman" w:hAnsi="Times New Roman" w:cs="Times New Roman"/>
        </w:rPr>
        <w:t>5.22</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705100" cy="2133600"/>
            <wp:effectExtent l="1905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5" cstate="print"/>
                    <a:srcRect/>
                    <a:stretch>
                      <a:fillRect/>
                    </a:stretch>
                  </pic:blipFill>
                  <pic:spPr bwMode="auto">
                    <a:xfrm>
                      <a:off x="0" y="0"/>
                      <a:ext cx="2705100" cy="21336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5.21   </w:t>
      </w:r>
      <w:r w:rsidRPr="00187CB3">
        <w:rPr>
          <w:rFonts w:ascii="Times New Roman" w:hAnsi="Times New Roman" w:cs="Times New Roman"/>
          <w:sz w:val="18"/>
        </w:rPr>
        <w:t>图元文件夹位置</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609975" cy="2705100"/>
            <wp:effectExtent l="1905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6" cstate="print"/>
                    <a:srcRect/>
                    <a:stretch>
                      <a:fillRect/>
                    </a:stretch>
                  </pic:blipFill>
                  <pic:spPr bwMode="auto">
                    <a:xfrm>
                      <a:off x="0" y="0"/>
                      <a:ext cx="3609975" cy="27051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5.22  </w:t>
      </w:r>
      <w:r w:rsidRPr="00187CB3">
        <w:rPr>
          <w:rFonts w:ascii="Times New Roman" w:hAnsi="Times New Roman" w:cs="Times New Roman"/>
          <w:sz w:val="18"/>
        </w:rPr>
        <w:t>图元文件夹内容</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图元库图元的引用</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鼠标单击工具按钮</w:t>
      </w:r>
      <w:r w:rsidRPr="00187CB3">
        <w:rPr>
          <w:rFonts w:ascii="Times New Roman" w:hAnsi="Times New Roman" w:cs="Times New Roman"/>
          <w:noProof/>
        </w:rPr>
        <w:drawing>
          <wp:inline distT="0" distB="0" distL="0" distR="0">
            <wp:extent cx="238125" cy="219075"/>
            <wp:effectExtent l="19050" t="0" r="9525" b="0"/>
            <wp:docPr id="140" name="图片 140" descr="p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029"/>
                    <pic:cNvPicPr>
                      <a:picLocks noChangeAspect="1" noChangeArrowheads="1"/>
                    </pic:cNvPicPr>
                  </pic:nvPicPr>
                  <pic:blipFill>
                    <a:blip r:embed="rId82"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，弹出图元对话框（如图</w:t>
      </w:r>
      <w:r w:rsidRPr="00187CB3">
        <w:rPr>
          <w:rFonts w:ascii="Times New Roman" w:hAnsi="Times New Roman" w:cs="Times New Roman"/>
        </w:rPr>
        <w:t>5.23</w:t>
      </w:r>
      <w:r w:rsidRPr="00187CB3">
        <w:rPr>
          <w:rFonts w:ascii="Times New Roman" w:hAnsi="Times New Roman" w:cs="Times New Roman"/>
        </w:rPr>
        <w:t>），选择要引用的图元文件名，单击右侧的</w:t>
      </w:r>
      <w:r w:rsidRPr="00187CB3">
        <w:rPr>
          <w:rFonts w:ascii="Times New Roman" w:hAnsi="Times New Roman" w:cs="Times New Roman"/>
        </w:rPr>
        <w:t>“</w:t>
      </w:r>
      <w:r w:rsidRPr="00187CB3">
        <w:rPr>
          <w:rFonts w:ascii="Times New Roman" w:hAnsi="Times New Roman" w:cs="Times New Roman"/>
        </w:rPr>
        <w:t>确认</w:t>
      </w:r>
      <w:r w:rsidRPr="00187CB3">
        <w:rPr>
          <w:rFonts w:ascii="Times New Roman" w:hAnsi="Times New Roman" w:cs="Times New Roman"/>
        </w:rPr>
        <w:t>”</w:t>
      </w:r>
      <w:r w:rsidRPr="00187CB3">
        <w:rPr>
          <w:rFonts w:ascii="Times New Roman" w:hAnsi="Times New Roman" w:cs="Times New Roman"/>
        </w:rPr>
        <w:t>按钮后，此时，鼠标光标成</w:t>
      </w:r>
      <w:r w:rsidRPr="00187CB3">
        <w:rPr>
          <w:rFonts w:ascii="Times New Roman" w:hAnsi="Times New Roman" w:cs="Times New Roman"/>
        </w:rPr>
        <w:t>“+”</w:t>
      </w:r>
      <w:r w:rsidRPr="00187CB3">
        <w:rPr>
          <w:rFonts w:ascii="Times New Roman" w:hAnsi="Times New Roman" w:cs="Times New Roman"/>
        </w:rPr>
        <w:t>字型，再组态画面选择合适的放置位置，拖动鼠标，将图元放下，然后拖动轨迹方块，调整图元的大小。也可以先将图元放置再组态窗口的任意位置，然后选择该图元按住鼠标左键调整图元位置。</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2505075" cy="2514600"/>
            <wp:effectExtent l="19050" t="0" r="952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7" cstate="print"/>
                    <a:srcRect/>
                    <a:stretch>
                      <a:fillRect/>
                    </a:stretch>
                  </pic:blipFill>
                  <pic:spPr bwMode="auto">
                    <a:xfrm>
                      <a:off x="0" y="0"/>
                      <a:ext cx="2505075" cy="25146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5.23  </w:t>
      </w:r>
      <w:r w:rsidRPr="00187CB3">
        <w:rPr>
          <w:rFonts w:ascii="Times New Roman" w:hAnsi="Times New Roman" w:cs="Times New Roman"/>
          <w:sz w:val="18"/>
        </w:rPr>
        <w:t>打开图元文件库</w:t>
      </w:r>
    </w:p>
    <w:p w:rsidR="00575BA4" w:rsidRPr="00187CB3" w:rsidRDefault="00575BA4" w:rsidP="00575BA4">
      <w:pPr>
        <w:pStyle w:val="3"/>
        <w:tabs>
          <w:tab w:val="num" w:pos="720"/>
        </w:tabs>
        <w:spacing w:line="416" w:lineRule="auto"/>
        <w:ind w:firstLine="0"/>
      </w:pPr>
      <w:bookmarkStart w:id="331" w:name="_Toc533348893"/>
      <w:bookmarkStart w:id="332" w:name="_Toc533846564"/>
      <w:bookmarkStart w:id="333" w:name="_Toc533902683"/>
      <w:bookmarkStart w:id="334" w:name="_Toc533902836"/>
      <w:bookmarkStart w:id="335" w:name="_Toc533990408"/>
      <w:bookmarkStart w:id="336" w:name="_Toc310409514"/>
      <w:bookmarkStart w:id="337" w:name="_Toc406075048"/>
      <w:r w:rsidRPr="00187CB3">
        <w:t>工具</w:t>
      </w:r>
      <w:r w:rsidRPr="00187CB3">
        <w:t>\</w:t>
      </w:r>
      <w:r w:rsidRPr="00187CB3">
        <w:t>单元</w:t>
      </w:r>
      <w:bookmarkEnd w:id="331"/>
      <w:bookmarkEnd w:id="332"/>
      <w:bookmarkEnd w:id="333"/>
      <w:bookmarkEnd w:id="334"/>
      <w:bookmarkEnd w:id="335"/>
      <w:bookmarkEnd w:id="336"/>
      <w:bookmarkEnd w:id="337"/>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单元是</w:t>
      </w:r>
      <w:r w:rsidRPr="00187CB3">
        <w:rPr>
          <w:rFonts w:ascii="Times New Roman" w:hAnsi="Times New Roman" w:cs="Times New Roman"/>
        </w:rPr>
        <w:t>NicBuilder</w:t>
      </w:r>
      <w:r w:rsidRPr="00187CB3">
        <w:rPr>
          <w:rFonts w:ascii="Times New Roman" w:hAnsi="Times New Roman" w:cs="Times New Roman"/>
        </w:rPr>
        <w:t>图形组态程序中另一项重要的应用工具，利用单元制作工具，将各个组态窗口具有相同动态连接属性的图素组合在一起，构成一个特殊的组态元素，可以大大简化组态窗口的画面制作以及动态属性连接等，以节约时间，提高工作效率。</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所有制图元素（包括单元），都可以被用来组合成一个新的单元，所有图素一旦被组合成单元后，其原有的各种静态属性将全部散失，单元的外观结构、尺寸也是不可改变的。但图素在被合成为单元前已填写过的动态连接属性项将被保留到单元的动态连接属性中，并已属性名等形式列入单元动态属性的属性名栏，经过再次连接后，仍具有图素动态连接属性的特征和运行效果。</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和图元类似，单元也具有可保存性和可移植性。单元可以以库文件（</w:t>
      </w:r>
      <w:r w:rsidRPr="00187CB3">
        <w:rPr>
          <w:rFonts w:ascii="Times New Roman" w:hAnsi="Times New Roman" w:cs="Times New Roman"/>
        </w:rPr>
        <w:t>.GCF</w:t>
      </w:r>
      <w:r w:rsidRPr="00187CB3">
        <w:rPr>
          <w:rFonts w:ascii="Times New Roman" w:hAnsi="Times New Roman" w:cs="Times New Roman"/>
        </w:rPr>
        <w:t>）的形式被保存到系统安装目录下</w:t>
      </w:r>
      <w:r w:rsidRPr="00187CB3">
        <w:rPr>
          <w:rFonts w:ascii="Times New Roman" w:hAnsi="Times New Roman" w:cs="Times New Roman"/>
        </w:rPr>
        <w:t>LIB</w:t>
      </w:r>
      <w:r w:rsidRPr="00187CB3">
        <w:rPr>
          <w:rFonts w:ascii="Times New Roman" w:hAnsi="Times New Roman" w:cs="Times New Roman"/>
        </w:rPr>
        <w:t>文件夹中（如</w:t>
      </w:r>
      <w:r w:rsidRPr="00187CB3">
        <w:rPr>
          <w:rFonts w:ascii="Times New Roman" w:hAnsi="Times New Roman" w:cs="Times New Roman"/>
        </w:rPr>
        <w:t>E:\SEC\NicBuilder\lib</w:t>
      </w:r>
      <w:r w:rsidRPr="00187CB3">
        <w:rPr>
          <w:rFonts w:ascii="Times New Roman" w:hAnsi="Times New Roman" w:cs="Times New Roman"/>
        </w:rPr>
        <w:t>，图</w:t>
      </w:r>
      <w:r w:rsidRPr="00187CB3">
        <w:rPr>
          <w:rFonts w:ascii="Times New Roman" w:hAnsi="Times New Roman" w:cs="Times New Roman"/>
        </w:rPr>
        <w:t>5.21</w:t>
      </w:r>
      <w:r w:rsidRPr="00187CB3">
        <w:rPr>
          <w:rFonts w:ascii="Times New Roman" w:hAnsi="Times New Roman" w:cs="Times New Roman"/>
        </w:rPr>
        <w:t>、</w:t>
      </w:r>
      <w:r w:rsidRPr="00187CB3">
        <w:rPr>
          <w:rFonts w:ascii="Times New Roman" w:hAnsi="Times New Roman" w:cs="Times New Roman"/>
        </w:rPr>
        <w:t>5.24</w:t>
      </w:r>
      <w:r w:rsidRPr="00187CB3">
        <w:rPr>
          <w:rFonts w:ascii="Times New Roman" w:hAnsi="Times New Roman" w:cs="Times New Roman"/>
        </w:rPr>
        <w:t>所示），以供画面组态时使用，也可被移植到其它工程组态中。</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857625" cy="2695575"/>
            <wp:effectExtent l="1905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8" cstate="print"/>
                    <a:srcRect/>
                    <a:stretch>
                      <a:fillRect/>
                    </a:stretch>
                  </pic:blipFill>
                  <pic:spPr bwMode="auto">
                    <a:xfrm>
                      <a:off x="0" y="0"/>
                      <a:ext cx="3857625" cy="26955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5.24  </w:t>
      </w:r>
      <w:r w:rsidRPr="00187CB3">
        <w:rPr>
          <w:rFonts w:ascii="Times New Roman" w:hAnsi="Times New Roman" w:cs="Times New Roman"/>
          <w:sz w:val="18"/>
        </w:rPr>
        <w:t>单元文件夹内容</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单元还具有可分解性，单元被分解后，所有参与组合的图素都将恢复了其原有的静态属性和动态连接属性。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单元的可重复性，一个单元中可包含一个或多个基本图素，也可包含一个或多个单元，而原单元的动态连接属性不会发生变化。</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单元的制作、保存和分解过程：</w:t>
      </w:r>
    </w:p>
    <w:p w:rsidR="00575BA4" w:rsidRPr="00187CB3" w:rsidRDefault="00575BA4" w:rsidP="006F78FF">
      <w:pPr>
        <w:numPr>
          <w:ilvl w:val="0"/>
          <w:numId w:val="24"/>
        </w:numPr>
        <w:ind w:firstLineChars="200" w:firstLine="420"/>
        <w:rPr>
          <w:rFonts w:ascii="Times New Roman" w:hAnsi="Times New Roman" w:cs="Times New Roman"/>
        </w:rPr>
      </w:pPr>
      <w:r w:rsidRPr="00187CB3">
        <w:rPr>
          <w:rFonts w:ascii="Times New Roman" w:hAnsi="Times New Roman" w:cs="Times New Roman"/>
        </w:rPr>
        <w:t>选择要合成为单元的基本图素或单元，单元的外框轨迹为虚线框；</w:t>
      </w:r>
    </w:p>
    <w:p w:rsidR="00575BA4" w:rsidRPr="00187CB3" w:rsidRDefault="00575BA4" w:rsidP="006F78FF">
      <w:pPr>
        <w:numPr>
          <w:ilvl w:val="0"/>
          <w:numId w:val="24"/>
        </w:numPr>
        <w:ind w:firstLineChars="200"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工具＼制作单元</w:t>
      </w:r>
      <w:r w:rsidRPr="00187CB3">
        <w:rPr>
          <w:rFonts w:ascii="Times New Roman" w:hAnsi="Times New Roman" w:cs="Times New Roman"/>
        </w:rPr>
        <w:t>”</w:t>
      </w:r>
      <w:r w:rsidRPr="00187CB3">
        <w:rPr>
          <w:rFonts w:ascii="Times New Roman" w:hAnsi="Times New Roman" w:cs="Times New Roman"/>
        </w:rPr>
        <w:t>项，完成单元制作。</w:t>
      </w:r>
    </w:p>
    <w:p w:rsidR="00575BA4" w:rsidRPr="00187CB3" w:rsidRDefault="00575BA4" w:rsidP="006F78FF">
      <w:pPr>
        <w:numPr>
          <w:ilvl w:val="0"/>
          <w:numId w:val="24"/>
        </w:numPr>
        <w:ind w:firstLineChars="200"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工具＼保存单元</w:t>
      </w:r>
      <w:r w:rsidRPr="00187CB3">
        <w:rPr>
          <w:rFonts w:ascii="Times New Roman" w:hAnsi="Times New Roman" w:cs="Times New Roman"/>
        </w:rPr>
        <w:t>”</w:t>
      </w:r>
      <w:r w:rsidRPr="00187CB3">
        <w:rPr>
          <w:rFonts w:ascii="Times New Roman" w:hAnsi="Times New Roman" w:cs="Times New Roman"/>
        </w:rPr>
        <w:t>项，弹出保存单元对话框，输入将要合成的单元文件名称，保存单元。</w:t>
      </w:r>
    </w:p>
    <w:p w:rsidR="00575BA4" w:rsidRPr="00187CB3" w:rsidRDefault="00575BA4" w:rsidP="006F78FF">
      <w:pPr>
        <w:numPr>
          <w:ilvl w:val="0"/>
          <w:numId w:val="24"/>
        </w:numPr>
        <w:ind w:firstLineChars="200" w:firstLine="420"/>
        <w:rPr>
          <w:rFonts w:ascii="Times New Roman" w:hAnsi="Times New Roman" w:cs="Times New Roman"/>
        </w:rPr>
      </w:pPr>
      <w:r w:rsidRPr="00187CB3">
        <w:rPr>
          <w:rFonts w:ascii="Times New Roman" w:hAnsi="Times New Roman" w:cs="Times New Roman"/>
        </w:rPr>
        <w:lastRenderedPageBreak/>
        <w:t>选择要分解的单元；</w:t>
      </w:r>
    </w:p>
    <w:p w:rsidR="00575BA4" w:rsidRPr="00187CB3" w:rsidRDefault="00575BA4" w:rsidP="006F78FF">
      <w:pPr>
        <w:numPr>
          <w:ilvl w:val="0"/>
          <w:numId w:val="24"/>
        </w:numPr>
        <w:ind w:firstLineChars="200"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工具＼分解单元</w:t>
      </w:r>
      <w:r w:rsidRPr="00187CB3">
        <w:rPr>
          <w:rFonts w:ascii="Times New Roman" w:hAnsi="Times New Roman" w:cs="Times New Roman"/>
        </w:rPr>
        <w:t>”</w:t>
      </w:r>
      <w:r w:rsidRPr="00187CB3">
        <w:rPr>
          <w:rFonts w:ascii="Times New Roman" w:hAnsi="Times New Roman" w:cs="Times New Roman"/>
        </w:rPr>
        <w:t>项，即完成单元分解。</w:t>
      </w: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工具＼制作单元</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如图</w:t>
      </w:r>
      <w:r w:rsidRPr="00187CB3">
        <w:rPr>
          <w:rFonts w:ascii="Times New Roman" w:hAnsi="Times New Roman" w:cs="Times New Roman"/>
        </w:rPr>
        <w:t>5.25</w:t>
      </w:r>
      <w:r w:rsidRPr="00187CB3">
        <w:rPr>
          <w:rFonts w:ascii="Times New Roman" w:hAnsi="Times New Roman" w:cs="Times New Roman"/>
        </w:rPr>
        <w:t>所示，为一单元的制作过程：</w:t>
      </w:r>
    </w:p>
    <w:p w:rsidR="00575BA4" w:rsidRPr="00187CB3" w:rsidRDefault="00F1334C" w:rsidP="00575BA4">
      <w:pPr>
        <w:ind w:firstLine="400"/>
        <w:jc w:val="center"/>
        <w:rPr>
          <w:rFonts w:ascii="Times New Roman" w:hAnsi="Times New Roman" w:cs="Times New Roman"/>
        </w:rPr>
      </w:pPr>
      <w:r w:rsidRPr="00F1334C">
        <w:rPr>
          <w:rFonts w:ascii="Times New Roman" w:hAnsi="Times New Roman" w:cs="Times New Roman"/>
          <w:noProof/>
          <w:sz w:val="20"/>
        </w:rPr>
        <w:pict>
          <v:line id="_x0000_s2215" style="position:absolute;left:0;text-align:left;z-index:251664384" from="199.6pt,68.7pt" to="227.5pt,68.7pt" o:allowincell="f" strokecolor="#930" strokeweight="2.25pt">
            <v:stroke endarrow="block"/>
          </v:line>
        </w:pict>
      </w:r>
      <w:r w:rsidR="00575BA4" w:rsidRPr="00187CB3">
        <w:rPr>
          <w:rFonts w:ascii="Times New Roman" w:hAnsi="Times New Roman" w:cs="Times New Roman"/>
          <w:noProof/>
        </w:rPr>
        <w:drawing>
          <wp:inline distT="0" distB="0" distL="0" distR="0">
            <wp:extent cx="1200150" cy="1057275"/>
            <wp:effectExtent l="19050" t="0" r="0" b="0"/>
            <wp:docPr id="143" name="图片 143" descr="pc01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c013_1"/>
                    <pic:cNvPicPr>
                      <a:picLocks noChangeAspect="1" noChangeArrowheads="1"/>
                    </pic:cNvPicPr>
                  </pic:nvPicPr>
                  <pic:blipFill>
                    <a:blip r:embed="rId111" cstate="print"/>
                    <a:srcRect/>
                    <a:stretch>
                      <a:fillRect/>
                    </a:stretch>
                  </pic:blipFill>
                  <pic:spPr bwMode="auto">
                    <a:xfrm>
                      <a:off x="0" y="0"/>
                      <a:ext cx="1200150" cy="1057275"/>
                    </a:xfrm>
                    <a:prstGeom prst="rect">
                      <a:avLst/>
                    </a:prstGeom>
                    <a:noFill/>
                    <a:ln w="9525">
                      <a:noFill/>
                      <a:miter lim="800000"/>
                      <a:headEnd/>
                      <a:tailEnd/>
                    </a:ln>
                  </pic:spPr>
                </pic:pic>
              </a:graphicData>
            </a:graphic>
          </wp:inline>
        </w:drawing>
      </w:r>
      <w:r w:rsidR="00575BA4" w:rsidRPr="00187CB3">
        <w:rPr>
          <w:rFonts w:ascii="Times New Roman" w:hAnsi="Times New Roman" w:cs="Times New Roman"/>
        </w:rPr>
        <w:t xml:space="preserve">        </w:t>
      </w:r>
      <w:r w:rsidR="00575BA4" w:rsidRPr="00187CB3">
        <w:rPr>
          <w:rFonts w:ascii="Times New Roman" w:hAnsi="Times New Roman" w:cs="Times New Roman"/>
          <w:noProof/>
        </w:rPr>
        <w:drawing>
          <wp:inline distT="0" distB="0" distL="0" distR="0">
            <wp:extent cx="1200150" cy="1057275"/>
            <wp:effectExtent l="19050" t="0" r="0" b="0"/>
            <wp:docPr id="144" name="图片 144" descr="pc01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pc013_2"/>
                    <pic:cNvPicPr>
                      <a:picLocks noChangeAspect="1" noChangeArrowheads="1"/>
                    </pic:cNvPicPr>
                  </pic:nvPicPr>
                  <pic:blipFill>
                    <a:blip r:embed="rId119" cstate="print"/>
                    <a:srcRect/>
                    <a:stretch>
                      <a:fillRect/>
                    </a:stretch>
                  </pic:blipFill>
                  <pic:spPr bwMode="auto">
                    <a:xfrm>
                      <a:off x="0" y="0"/>
                      <a:ext cx="1200150" cy="10572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基本图素</w:t>
      </w:r>
      <w:r w:rsidRPr="00187CB3">
        <w:rPr>
          <w:rFonts w:ascii="Times New Roman" w:hAnsi="Times New Roman" w:cs="Times New Roman"/>
          <w:sz w:val="18"/>
        </w:rPr>
        <w:t xml:space="preserve">                           </w:t>
      </w:r>
      <w:r w:rsidRPr="00187CB3">
        <w:rPr>
          <w:rFonts w:ascii="Times New Roman" w:hAnsi="Times New Roman" w:cs="Times New Roman"/>
          <w:sz w:val="18"/>
        </w:rPr>
        <w:t>单元</w:t>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5.25   </w:t>
      </w:r>
      <w:r w:rsidRPr="00187CB3">
        <w:rPr>
          <w:rFonts w:ascii="Times New Roman" w:hAnsi="Times New Roman" w:cs="Times New Roman"/>
          <w:sz w:val="18"/>
        </w:rPr>
        <w:t>合成单元</w:t>
      </w: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工具＼保存单元</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保存单元对话框，如图</w:t>
      </w:r>
      <w:r w:rsidRPr="00187CB3">
        <w:rPr>
          <w:rFonts w:ascii="Times New Roman" w:hAnsi="Times New Roman" w:cs="Times New Roman"/>
        </w:rPr>
        <w:t>5.26</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619375" cy="2705100"/>
            <wp:effectExtent l="19050" t="0" r="952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0" cstate="print"/>
                    <a:srcRect/>
                    <a:stretch>
                      <a:fillRect/>
                    </a:stretch>
                  </pic:blipFill>
                  <pic:spPr bwMode="auto">
                    <a:xfrm>
                      <a:off x="0" y="0"/>
                      <a:ext cx="2619375" cy="27051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5.26  </w:t>
      </w:r>
      <w:r w:rsidRPr="00187CB3">
        <w:rPr>
          <w:rFonts w:ascii="Times New Roman" w:hAnsi="Times New Roman" w:cs="Times New Roman"/>
          <w:sz w:val="18"/>
        </w:rPr>
        <w:t>保存单元</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工具＼分解单元</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单元的分解过程如图</w:t>
      </w:r>
      <w:r w:rsidRPr="00187CB3">
        <w:rPr>
          <w:rFonts w:ascii="Times New Roman" w:hAnsi="Times New Roman" w:cs="Times New Roman"/>
        </w:rPr>
        <w:t>5.27</w:t>
      </w:r>
      <w:r w:rsidRPr="00187CB3">
        <w:rPr>
          <w:rFonts w:ascii="Times New Roman" w:hAnsi="Times New Roman" w:cs="Times New Roman"/>
        </w:rPr>
        <w:t>所示：</w:t>
      </w:r>
    </w:p>
    <w:p w:rsidR="00575BA4" w:rsidRPr="00187CB3" w:rsidRDefault="00F1334C" w:rsidP="00575BA4">
      <w:pPr>
        <w:ind w:firstLine="400"/>
        <w:jc w:val="center"/>
        <w:rPr>
          <w:rFonts w:ascii="Times New Roman" w:hAnsi="Times New Roman" w:cs="Times New Roman"/>
        </w:rPr>
      </w:pPr>
      <w:r w:rsidRPr="00F1334C">
        <w:rPr>
          <w:rFonts w:ascii="Times New Roman" w:hAnsi="Times New Roman" w:cs="Times New Roman"/>
          <w:noProof/>
          <w:sz w:val="20"/>
        </w:rPr>
        <w:pict>
          <v:line id="_x0000_s2216" style="position:absolute;left:0;text-align:left;z-index:251665408" from="202.3pt,56.85pt" to="230.2pt,56.85pt" o:allowincell="f" strokecolor="#930" strokeweight="2.25pt">
            <v:stroke endarrow="block"/>
          </v:line>
        </w:pict>
      </w:r>
      <w:r w:rsidR="00575BA4" w:rsidRPr="00187CB3">
        <w:rPr>
          <w:rFonts w:ascii="Times New Roman" w:hAnsi="Times New Roman" w:cs="Times New Roman"/>
          <w:noProof/>
        </w:rPr>
        <w:drawing>
          <wp:inline distT="0" distB="0" distL="0" distR="0">
            <wp:extent cx="1438275" cy="1266825"/>
            <wp:effectExtent l="19050" t="0" r="9525" b="0"/>
            <wp:docPr id="146" name="图片 146" descr="pc01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c013_2"/>
                    <pic:cNvPicPr>
                      <a:picLocks noChangeAspect="1" noChangeArrowheads="1"/>
                    </pic:cNvPicPr>
                  </pic:nvPicPr>
                  <pic:blipFill>
                    <a:blip r:embed="rId119" cstate="print"/>
                    <a:srcRect/>
                    <a:stretch>
                      <a:fillRect/>
                    </a:stretch>
                  </pic:blipFill>
                  <pic:spPr bwMode="auto">
                    <a:xfrm>
                      <a:off x="0" y="0"/>
                      <a:ext cx="1438275" cy="1266825"/>
                    </a:xfrm>
                    <a:prstGeom prst="rect">
                      <a:avLst/>
                    </a:prstGeom>
                    <a:noFill/>
                    <a:ln w="9525">
                      <a:noFill/>
                      <a:miter lim="800000"/>
                      <a:headEnd/>
                      <a:tailEnd/>
                    </a:ln>
                  </pic:spPr>
                </pic:pic>
              </a:graphicData>
            </a:graphic>
          </wp:inline>
        </w:drawing>
      </w:r>
      <w:r w:rsidR="00575BA4" w:rsidRPr="00187CB3">
        <w:rPr>
          <w:rFonts w:ascii="Times New Roman" w:hAnsi="Times New Roman" w:cs="Times New Roman"/>
        </w:rPr>
        <w:t xml:space="preserve">         </w:t>
      </w:r>
      <w:r w:rsidR="00575BA4" w:rsidRPr="00187CB3">
        <w:rPr>
          <w:rFonts w:ascii="Times New Roman" w:hAnsi="Times New Roman" w:cs="Times New Roman"/>
          <w:noProof/>
        </w:rPr>
        <w:drawing>
          <wp:inline distT="0" distB="0" distL="0" distR="0">
            <wp:extent cx="1438275" cy="1266825"/>
            <wp:effectExtent l="19050" t="0" r="9525" b="0"/>
            <wp:docPr id="147" name="图片 147" descr="pc01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c013_1"/>
                    <pic:cNvPicPr>
                      <a:picLocks noChangeAspect="1" noChangeArrowheads="1"/>
                    </pic:cNvPicPr>
                  </pic:nvPicPr>
                  <pic:blipFill>
                    <a:blip r:embed="rId111" cstate="print"/>
                    <a:srcRect/>
                    <a:stretch>
                      <a:fillRect/>
                    </a:stretch>
                  </pic:blipFill>
                  <pic:spPr bwMode="auto">
                    <a:xfrm>
                      <a:off x="0" y="0"/>
                      <a:ext cx="1438275" cy="12668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单元</w:t>
      </w:r>
      <w:r w:rsidRPr="00187CB3">
        <w:rPr>
          <w:rFonts w:ascii="Times New Roman" w:hAnsi="Times New Roman" w:cs="Times New Roman"/>
          <w:sz w:val="18"/>
        </w:rPr>
        <w:t xml:space="preserve">                           </w:t>
      </w:r>
      <w:r w:rsidRPr="00187CB3">
        <w:rPr>
          <w:rFonts w:ascii="Times New Roman" w:hAnsi="Times New Roman" w:cs="Times New Roman"/>
          <w:sz w:val="18"/>
        </w:rPr>
        <w:t>基本图素</w:t>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5.27  </w:t>
      </w:r>
      <w:r w:rsidRPr="00187CB3">
        <w:rPr>
          <w:rFonts w:ascii="Times New Roman" w:hAnsi="Times New Roman" w:cs="Times New Roman"/>
          <w:sz w:val="18"/>
        </w:rPr>
        <w:t>分解单元</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单元的引用</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单击图形组态窗口单元库按钮</w:t>
      </w:r>
      <w:r w:rsidRPr="00187CB3">
        <w:rPr>
          <w:rFonts w:ascii="Times New Roman" w:hAnsi="Times New Roman" w:cs="Times New Roman"/>
          <w:noProof/>
        </w:rPr>
        <w:drawing>
          <wp:inline distT="0" distB="0" distL="0" distR="0">
            <wp:extent cx="171450" cy="152400"/>
            <wp:effectExtent l="19050" t="0" r="0" b="0"/>
            <wp:docPr id="148" name="图片 148" descr="p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030"/>
                    <pic:cNvPicPr>
                      <a:picLocks noChangeAspect="1" noChangeArrowheads="1"/>
                    </pic:cNvPicPr>
                  </pic:nvPicPr>
                  <pic:blipFill>
                    <a:blip r:embed="rId8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，弹出单元对话框（如图</w:t>
      </w:r>
      <w:r w:rsidRPr="00187CB3">
        <w:rPr>
          <w:rFonts w:ascii="Times New Roman" w:hAnsi="Times New Roman" w:cs="Times New Roman"/>
        </w:rPr>
        <w:t>5.28</w:t>
      </w:r>
      <w:r w:rsidRPr="00187CB3">
        <w:rPr>
          <w:rFonts w:ascii="Times New Roman" w:hAnsi="Times New Roman" w:cs="Times New Roman"/>
        </w:rPr>
        <w:t>），选择要引用的单元文件名，单击右侧的</w:t>
      </w:r>
      <w:r w:rsidRPr="00187CB3">
        <w:rPr>
          <w:rFonts w:ascii="Times New Roman" w:hAnsi="Times New Roman" w:cs="Times New Roman"/>
        </w:rPr>
        <w:t>“</w:t>
      </w:r>
      <w:r w:rsidRPr="00187CB3">
        <w:rPr>
          <w:rFonts w:ascii="Times New Roman" w:hAnsi="Times New Roman" w:cs="Times New Roman"/>
        </w:rPr>
        <w:t>确认</w:t>
      </w:r>
      <w:r w:rsidRPr="00187CB3">
        <w:rPr>
          <w:rFonts w:ascii="Times New Roman" w:hAnsi="Times New Roman" w:cs="Times New Roman"/>
        </w:rPr>
        <w:t>”</w:t>
      </w:r>
      <w:r w:rsidRPr="00187CB3">
        <w:rPr>
          <w:rFonts w:ascii="Times New Roman" w:hAnsi="Times New Roman" w:cs="Times New Roman"/>
        </w:rPr>
        <w:t>按钮后，此时，鼠标光标成</w:t>
      </w:r>
      <w:r w:rsidRPr="00187CB3">
        <w:rPr>
          <w:rFonts w:ascii="Times New Roman" w:hAnsi="Times New Roman" w:cs="Times New Roman"/>
        </w:rPr>
        <w:t>“+”</w:t>
      </w:r>
      <w:r w:rsidRPr="00187CB3">
        <w:rPr>
          <w:rFonts w:ascii="Times New Roman" w:hAnsi="Times New Roman" w:cs="Times New Roman"/>
        </w:rPr>
        <w:t>字型，在组态画面选择合适的放置位置，拖动鼠标，将单元放下。也可以先将单元放置再组态窗口的任意位置，然后选择该单元按住鼠标左键调整位置。</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2066925" cy="2085975"/>
            <wp:effectExtent l="19050" t="0" r="952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1" cstate="print"/>
                    <a:srcRect/>
                    <a:stretch>
                      <a:fillRect/>
                    </a:stretch>
                  </pic:blipFill>
                  <pic:spPr bwMode="auto">
                    <a:xfrm>
                      <a:off x="0" y="0"/>
                      <a:ext cx="2066925" cy="20859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5.28  </w:t>
      </w:r>
      <w:r w:rsidRPr="00187CB3">
        <w:rPr>
          <w:rFonts w:ascii="Times New Roman" w:hAnsi="Times New Roman" w:cs="Times New Roman"/>
          <w:sz w:val="18"/>
        </w:rPr>
        <w:t>单元的引用</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有关单元的动态连接属性的介绍，请参考第</w:t>
      </w:r>
      <w:r w:rsidRPr="00187CB3">
        <w:rPr>
          <w:rFonts w:ascii="Times New Roman" w:hAnsi="Times New Roman" w:cs="Times New Roman"/>
        </w:rPr>
        <w:t>6</w:t>
      </w:r>
      <w:r w:rsidRPr="00187CB3">
        <w:rPr>
          <w:rFonts w:ascii="Times New Roman" w:hAnsi="Times New Roman" w:cs="Times New Roman"/>
        </w:rPr>
        <w:t>章的相关内容。</w:t>
      </w:r>
    </w:p>
    <w:p w:rsidR="00575BA4" w:rsidRPr="00187CB3" w:rsidRDefault="00575BA4" w:rsidP="00575BA4">
      <w:pPr>
        <w:pStyle w:val="3"/>
        <w:tabs>
          <w:tab w:val="num" w:pos="720"/>
        </w:tabs>
        <w:spacing w:line="416" w:lineRule="auto"/>
        <w:ind w:firstLine="0"/>
      </w:pPr>
      <w:bookmarkStart w:id="338" w:name="_Toc533348894"/>
      <w:bookmarkStart w:id="339" w:name="_Toc533846565"/>
      <w:bookmarkStart w:id="340" w:name="_Toc533902684"/>
      <w:bookmarkStart w:id="341" w:name="_Toc533902837"/>
      <w:bookmarkStart w:id="342" w:name="_Toc533990409"/>
      <w:bookmarkStart w:id="343" w:name="_Toc310409515"/>
      <w:bookmarkStart w:id="344" w:name="_Toc406075049"/>
      <w:r w:rsidRPr="00187CB3">
        <w:t>工具＼画面属性</w:t>
      </w:r>
      <w:bookmarkEnd w:id="338"/>
      <w:bookmarkEnd w:id="339"/>
      <w:bookmarkEnd w:id="340"/>
      <w:bookmarkEnd w:id="341"/>
      <w:bookmarkEnd w:id="342"/>
      <w:bookmarkEnd w:id="343"/>
      <w:bookmarkEnd w:id="34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工具＼画面属性</w:t>
      </w:r>
      <w:r w:rsidRPr="00187CB3">
        <w:rPr>
          <w:rFonts w:ascii="Times New Roman" w:hAnsi="Times New Roman" w:cs="Times New Roman"/>
        </w:rPr>
        <w:t>”</w:t>
      </w:r>
      <w:r w:rsidRPr="00187CB3">
        <w:rPr>
          <w:rFonts w:ascii="Times New Roman" w:hAnsi="Times New Roman" w:cs="Times New Roman"/>
        </w:rPr>
        <w:t>命令是调整图形组态窗口状态，设置组态窗口大小、风格的重要命令。</w:t>
      </w:r>
      <w:r w:rsidRPr="00187CB3">
        <w:rPr>
          <w:rFonts w:ascii="Times New Roman" w:hAnsi="Times New Roman" w:cs="Times New Roman"/>
        </w:rPr>
        <w:t>“</w:t>
      </w:r>
      <w:r w:rsidRPr="00187CB3">
        <w:rPr>
          <w:rFonts w:ascii="Times New Roman" w:hAnsi="Times New Roman" w:cs="Times New Roman"/>
        </w:rPr>
        <w:t>工具＼画面属性</w:t>
      </w:r>
      <w:r w:rsidRPr="00187CB3">
        <w:rPr>
          <w:rFonts w:ascii="Times New Roman" w:hAnsi="Times New Roman" w:cs="Times New Roman"/>
        </w:rPr>
        <w:t>”</w:t>
      </w:r>
      <w:r w:rsidRPr="00187CB3">
        <w:rPr>
          <w:rFonts w:ascii="Times New Roman" w:hAnsi="Times New Roman" w:cs="Times New Roman"/>
        </w:rPr>
        <w:t>命令对话框包括显示、网格和画面等三个选项卡。</w:t>
      </w: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工具＼画面属性＼显示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显示</w:t>
      </w:r>
      <w:r w:rsidRPr="00187CB3">
        <w:rPr>
          <w:rFonts w:ascii="Times New Roman" w:hAnsi="Times New Roman" w:cs="Times New Roman"/>
        </w:rPr>
        <w:t>”</w:t>
      </w:r>
      <w:r w:rsidRPr="00187CB3">
        <w:rPr>
          <w:rFonts w:ascii="Times New Roman" w:hAnsi="Times New Roman" w:cs="Times New Roman"/>
        </w:rPr>
        <w:t>选项卡设置图形组态窗口的显示方式和绘图网格的显示</w:t>
      </w:r>
      <w:r w:rsidRPr="00187CB3">
        <w:rPr>
          <w:rFonts w:ascii="Times New Roman" w:hAnsi="Times New Roman" w:cs="Times New Roman"/>
        </w:rPr>
        <w:t>/</w:t>
      </w:r>
      <w:r w:rsidRPr="00187CB3">
        <w:rPr>
          <w:rFonts w:ascii="Times New Roman" w:hAnsi="Times New Roman" w:cs="Times New Roman"/>
        </w:rPr>
        <w:t>消隐属性。如图</w:t>
      </w:r>
      <w:r w:rsidRPr="00187CB3">
        <w:rPr>
          <w:rFonts w:ascii="Times New Roman" w:hAnsi="Times New Roman" w:cs="Times New Roman"/>
        </w:rPr>
        <w:t>5.29</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790700" cy="1333500"/>
            <wp:effectExtent l="19050" t="0" r="0" b="0"/>
            <wp:docPr id="150" name="图片 150" descr="pc01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c017_1"/>
                    <pic:cNvPicPr>
                      <a:picLocks noChangeAspect="1" noChangeArrowheads="1"/>
                    </pic:cNvPicPr>
                  </pic:nvPicPr>
                  <pic:blipFill>
                    <a:blip r:embed="rId122" cstate="print"/>
                    <a:srcRect/>
                    <a:stretch>
                      <a:fillRect/>
                    </a:stretch>
                  </pic:blipFill>
                  <pic:spPr bwMode="auto">
                    <a:xfrm>
                      <a:off x="0" y="0"/>
                      <a:ext cx="1790700" cy="13335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1800225" cy="1333500"/>
            <wp:effectExtent l="19050" t="0" r="9525" b="0"/>
            <wp:docPr id="151" name="图片 151" descr="pc017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c017_2"/>
                    <pic:cNvPicPr>
                      <a:picLocks noChangeAspect="1" noChangeArrowheads="1"/>
                    </pic:cNvPicPr>
                  </pic:nvPicPr>
                  <pic:blipFill>
                    <a:blip r:embed="rId123" cstate="print"/>
                    <a:srcRect/>
                    <a:stretch>
                      <a:fillRect/>
                    </a:stretch>
                  </pic:blipFill>
                  <pic:spPr bwMode="auto">
                    <a:xfrm>
                      <a:off x="0" y="0"/>
                      <a:ext cx="1800225" cy="13335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5.29  </w:t>
      </w:r>
      <w:r w:rsidRPr="00187CB3">
        <w:rPr>
          <w:rFonts w:ascii="Times New Roman" w:hAnsi="Times New Roman" w:cs="Times New Roman"/>
          <w:sz w:val="18"/>
        </w:rPr>
        <w:t>画面属性</w:t>
      </w:r>
      <w:r w:rsidRPr="00187CB3">
        <w:rPr>
          <w:rFonts w:ascii="Times New Roman" w:hAnsi="Times New Roman" w:cs="Times New Roman"/>
          <w:sz w:val="18"/>
        </w:rPr>
        <w:t>—</w:t>
      </w:r>
      <w:r w:rsidRPr="00187CB3">
        <w:rPr>
          <w:rFonts w:ascii="Times New Roman" w:hAnsi="Times New Roman" w:cs="Times New Roman"/>
          <w:sz w:val="18"/>
        </w:rPr>
        <w:t>显示</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按窗口大小自动缩放：我们前面已提到过，</w:t>
      </w:r>
      <w:r w:rsidRPr="00187CB3">
        <w:rPr>
          <w:rFonts w:ascii="Times New Roman" w:hAnsi="Times New Roman" w:cs="Times New Roman"/>
        </w:rPr>
        <w:t>NicBuilder</w:t>
      </w:r>
      <w:r w:rsidRPr="00187CB3">
        <w:rPr>
          <w:rFonts w:ascii="Times New Roman" w:hAnsi="Times New Roman" w:cs="Times New Roman"/>
        </w:rPr>
        <w:t>系统的图形组态及运行显示的画面均是矢量的，无论所使用的显示器分辨率设置为多大，图形组态窗口设置成全屏显示还是部分显示，所有的组态图素都会根据组态或运行的显示窗口自动缩放。选择该可选项，就可以满足上述的要求。</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按固定像素：选择该选择项，在图形组态画面制作时，以位图方式指定组态画面的大小（水平像素和垂直像素），便于在绘制画面时，可以精确定位图素放置的位置，优化绘图效果。但在运行调用画面时，仍根据窗口大小自动缩放。</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显示网格：选择该可选项，在图形组态窗口显示绘图网格，否则隐藏绘图网格。</w:t>
      </w: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工具＼画面属性＼网格</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该选项卡设置网格显示步长，图素对象与网格的关系。如图</w:t>
      </w:r>
      <w:r w:rsidRPr="00187CB3">
        <w:rPr>
          <w:rFonts w:ascii="Times New Roman" w:hAnsi="Times New Roman" w:cs="Times New Roman"/>
        </w:rPr>
        <w:t>5.30</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095500" cy="1562100"/>
            <wp:effectExtent l="19050" t="0" r="0" b="0"/>
            <wp:docPr id="152" name="图片 152" descr="pc017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pc017_3"/>
                    <pic:cNvPicPr>
                      <a:picLocks noChangeAspect="1" noChangeArrowheads="1"/>
                    </pic:cNvPicPr>
                  </pic:nvPicPr>
                  <pic:blipFill>
                    <a:blip r:embed="rId124" cstate="print"/>
                    <a:srcRect/>
                    <a:stretch>
                      <a:fillRect/>
                    </a:stretch>
                  </pic:blipFill>
                  <pic:spPr bwMode="auto">
                    <a:xfrm>
                      <a:off x="0" y="0"/>
                      <a:ext cx="2095500" cy="15621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5.30  </w:t>
      </w:r>
      <w:r w:rsidRPr="00187CB3">
        <w:rPr>
          <w:rFonts w:ascii="Times New Roman" w:hAnsi="Times New Roman" w:cs="Times New Roman"/>
          <w:sz w:val="18"/>
        </w:rPr>
        <w:t>画面属性</w:t>
      </w:r>
      <w:r w:rsidRPr="00187CB3">
        <w:rPr>
          <w:rFonts w:ascii="Times New Roman" w:hAnsi="Times New Roman" w:cs="Times New Roman"/>
          <w:sz w:val="18"/>
        </w:rPr>
        <w:t>—</w:t>
      </w:r>
      <w:r w:rsidRPr="00187CB3">
        <w:rPr>
          <w:rFonts w:ascii="Times New Roman" w:hAnsi="Times New Roman" w:cs="Times New Roman"/>
          <w:sz w:val="18"/>
        </w:rPr>
        <w:t>网格</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水平步长：网格显示的水平步长，窗口全屏显示时的大小为</w:t>
      </w:r>
      <w:r w:rsidRPr="00187CB3">
        <w:rPr>
          <w:rFonts w:ascii="Times New Roman" w:hAnsi="Times New Roman" w:cs="Times New Roman"/>
        </w:rPr>
        <w:t>6400×4600</w:t>
      </w:r>
      <w:r w:rsidRPr="00187CB3">
        <w:rPr>
          <w:rFonts w:ascii="Times New Roman" w:hAnsi="Times New Roman" w:cs="Times New Roman"/>
        </w:rPr>
        <w:t>（水平</w:t>
      </w:r>
      <w:r w:rsidRPr="00187CB3">
        <w:rPr>
          <w:rFonts w:ascii="Times New Roman" w:hAnsi="Times New Roman" w:cs="Times New Roman"/>
        </w:rPr>
        <w:t>×</w:t>
      </w:r>
      <w:r w:rsidRPr="00187CB3">
        <w:rPr>
          <w:rFonts w:ascii="Times New Roman" w:hAnsi="Times New Roman" w:cs="Times New Roman"/>
        </w:rPr>
        <w:t>垂直），网格步长必须是</w:t>
      </w:r>
      <w:r w:rsidRPr="00187CB3">
        <w:rPr>
          <w:rFonts w:ascii="Times New Roman" w:hAnsi="Times New Roman" w:cs="Times New Roman"/>
        </w:rPr>
        <w:t>16</w:t>
      </w:r>
      <w:r w:rsidRPr="00187CB3">
        <w:rPr>
          <w:rFonts w:ascii="Times New Roman" w:hAnsi="Times New Roman" w:cs="Times New Roman"/>
        </w:rPr>
        <w:t>的</w:t>
      </w:r>
      <w:r w:rsidRPr="00187CB3">
        <w:rPr>
          <w:rFonts w:ascii="Times New Roman" w:hAnsi="Times New Roman" w:cs="Times New Roman"/>
        </w:rPr>
        <w:t>2</w:t>
      </w:r>
      <w:r w:rsidRPr="00187CB3">
        <w:rPr>
          <w:rFonts w:ascii="Times New Roman" w:hAnsi="Times New Roman" w:cs="Times New Roman"/>
          <w:vertAlign w:val="superscript"/>
        </w:rPr>
        <w:t>n</w:t>
      </w:r>
      <w:r w:rsidRPr="00187CB3">
        <w:rPr>
          <w:rFonts w:ascii="Times New Roman" w:hAnsi="Times New Roman" w:cs="Times New Roman"/>
        </w:rPr>
        <w:t>倍，其中</w:t>
      </w:r>
      <w:r w:rsidRPr="00187CB3">
        <w:rPr>
          <w:rFonts w:ascii="Times New Roman" w:hAnsi="Times New Roman" w:cs="Times New Roman"/>
        </w:rPr>
        <w:t>n</w:t>
      </w:r>
      <w:r w:rsidRPr="00187CB3">
        <w:rPr>
          <w:rFonts w:ascii="Times New Roman" w:hAnsi="Times New Roman" w:cs="Times New Roman"/>
        </w:rPr>
        <w:t>为</w:t>
      </w:r>
      <w:r w:rsidRPr="00187CB3">
        <w:rPr>
          <w:rFonts w:ascii="Times New Roman" w:hAnsi="Times New Roman" w:cs="Times New Roman"/>
        </w:rPr>
        <w:t>0</w:t>
      </w:r>
      <w:r w:rsidRPr="00187CB3">
        <w:rPr>
          <w:rFonts w:ascii="Times New Roman" w:hAnsi="Times New Roman" w:cs="Times New Roman"/>
        </w:rPr>
        <w:t>、</w:t>
      </w:r>
      <w:r w:rsidRPr="00187CB3">
        <w:rPr>
          <w:rFonts w:ascii="Times New Roman" w:hAnsi="Times New Roman" w:cs="Times New Roman"/>
        </w:rPr>
        <w:t>1</w:t>
      </w:r>
      <w:r w:rsidRPr="00187CB3">
        <w:rPr>
          <w:rFonts w:ascii="Times New Roman" w:hAnsi="Times New Roman" w:cs="Times New Roman"/>
        </w:rPr>
        <w:t>、</w:t>
      </w:r>
      <w:r w:rsidRPr="00187CB3">
        <w:rPr>
          <w:rFonts w:ascii="Times New Roman" w:hAnsi="Times New Roman" w:cs="Times New Roman"/>
        </w:rPr>
        <w:t>2</w:t>
      </w:r>
      <w:r w:rsidRPr="00187CB3">
        <w:rPr>
          <w:rFonts w:ascii="Times New Roman" w:hAnsi="Times New Roman" w:cs="Times New Roman"/>
        </w:rPr>
        <w:t>、</w:t>
      </w:r>
      <w:r w:rsidRPr="00187CB3">
        <w:rPr>
          <w:rFonts w:ascii="Times New Roman" w:hAnsi="Times New Roman" w:cs="Times New Roman"/>
        </w:rPr>
        <w: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垂直步长：网格显示的垂直步长，网格步长必须是</w:t>
      </w:r>
      <w:r w:rsidRPr="00187CB3">
        <w:rPr>
          <w:rFonts w:ascii="Times New Roman" w:hAnsi="Times New Roman" w:cs="Times New Roman"/>
        </w:rPr>
        <w:t>16</w:t>
      </w:r>
      <w:r w:rsidRPr="00187CB3">
        <w:rPr>
          <w:rFonts w:ascii="Times New Roman" w:hAnsi="Times New Roman" w:cs="Times New Roman"/>
        </w:rPr>
        <w:t>的</w:t>
      </w:r>
      <w:r w:rsidRPr="00187CB3">
        <w:rPr>
          <w:rFonts w:ascii="Times New Roman" w:hAnsi="Times New Roman" w:cs="Times New Roman"/>
        </w:rPr>
        <w:t>2</w:t>
      </w:r>
      <w:r w:rsidRPr="00187CB3">
        <w:rPr>
          <w:rFonts w:ascii="Times New Roman" w:hAnsi="Times New Roman" w:cs="Times New Roman"/>
          <w:vertAlign w:val="superscript"/>
        </w:rPr>
        <w:t>n</w:t>
      </w:r>
      <w:r w:rsidRPr="00187CB3">
        <w:rPr>
          <w:rFonts w:ascii="Times New Roman" w:hAnsi="Times New Roman" w:cs="Times New Roman"/>
        </w:rPr>
        <w:t>倍，其中</w:t>
      </w:r>
      <w:r w:rsidRPr="00187CB3">
        <w:rPr>
          <w:rFonts w:ascii="Times New Roman" w:hAnsi="Times New Roman" w:cs="Times New Roman"/>
        </w:rPr>
        <w:t>n</w:t>
      </w:r>
      <w:r w:rsidRPr="00187CB3">
        <w:rPr>
          <w:rFonts w:ascii="Times New Roman" w:hAnsi="Times New Roman" w:cs="Times New Roman"/>
        </w:rPr>
        <w:t>为</w:t>
      </w:r>
      <w:r w:rsidRPr="00187CB3">
        <w:rPr>
          <w:rFonts w:ascii="Times New Roman" w:hAnsi="Times New Roman" w:cs="Times New Roman"/>
        </w:rPr>
        <w:t>0</w:t>
      </w:r>
      <w:r w:rsidRPr="00187CB3">
        <w:rPr>
          <w:rFonts w:ascii="Times New Roman" w:hAnsi="Times New Roman" w:cs="Times New Roman"/>
        </w:rPr>
        <w:t>、</w:t>
      </w:r>
      <w:r w:rsidRPr="00187CB3">
        <w:rPr>
          <w:rFonts w:ascii="Times New Roman" w:hAnsi="Times New Roman" w:cs="Times New Roman"/>
        </w:rPr>
        <w:t>1</w:t>
      </w:r>
      <w:r w:rsidRPr="00187CB3">
        <w:rPr>
          <w:rFonts w:ascii="Times New Roman" w:hAnsi="Times New Roman" w:cs="Times New Roman"/>
        </w:rPr>
        <w:t>、</w:t>
      </w:r>
      <w:r w:rsidRPr="00187CB3">
        <w:rPr>
          <w:rFonts w:ascii="Times New Roman" w:hAnsi="Times New Roman" w:cs="Times New Roman"/>
        </w:rPr>
        <w:t>2</w:t>
      </w:r>
      <w:r w:rsidRPr="00187CB3">
        <w:rPr>
          <w:rFonts w:ascii="Times New Roman" w:hAnsi="Times New Roman" w:cs="Times New Roman"/>
        </w:rPr>
        <w:t>、</w:t>
      </w:r>
      <w:r w:rsidRPr="00187CB3">
        <w:rPr>
          <w:rFonts w:ascii="Times New Roman" w:hAnsi="Times New Roman" w:cs="Times New Roman"/>
        </w:rPr>
        <w: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lastRenderedPageBreak/>
        <w:t>将所绘对象所定在网格上：选择该项，在放置绘图图素时自动将图素与相邻近的网格对齐或移动图素时以网格步长为单位进行左右或上下移动。</w:t>
      </w: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工具＼画面属性＼画面</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设置组态画面的尺寸大小，在画面运行时将根据设置的画面大小尺寸与全屏显示时的画面尺寸的比例缩放画面。因此，可以用它来制作一些弹出式画面如</w:t>
      </w:r>
      <w:r w:rsidRPr="00187CB3">
        <w:rPr>
          <w:rFonts w:ascii="Times New Roman" w:hAnsi="Times New Roman" w:cs="Times New Roman"/>
        </w:rPr>
        <w:t>“</w:t>
      </w:r>
      <w:r w:rsidRPr="00187CB3">
        <w:rPr>
          <w:rFonts w:ascii="Times New Roman" w:hAnsi="Times New Roman" w:cs="Times New Roman"/>
        </w:rPr>
        <w:t>软手操控制面板</w:t>
      </w:r>
      <w:r w:rsidRPr="00187CB3">
        <w:rPr>
          <w:rFonts w:ascii="Times New Roman" w:hAnsi="Times New Roman" w:cs="Times New Roman"/>
        </w:rPr>
        <w:t>”</w:t>
      </w:r>
      <w:r w:rsidRPr="00187CB3">
        <w:rPr>
          <w:rFonts w:ascii="Times New Roman" w:hAnsi="Times New Roman" w:cs="Times New Roman"/>
        </w:rPr>
        <w:t>等，并可以指定弹出式画面的窗口显示标题。如图</w:t>
      </w:r>
      <w:r w:rsidRPr="00187CB3">
        <w:rPr>
          <w:rFonts w:ascii="Times New Roman" w:hAnsi="Times New Roman" w:cs="Times New Roman"/>
        </w:rPr>
        <w:t>5.30</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114550" cy="1504950"/>
            <wp:effectExtent l="19050" t="0" r="0" b="0"/>
            <wp:docPr id="153" name="图片 153" descr="pc017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c017_4"/>
                    <pic:cNvPicPr>
                      <a:picLocks noChangeAspect="1" noChangeArrowheads="1"/>
                    </pic:cNvPicPr>
                  </pic:nvPicPr>
                  <pic:blipFill>
                    <a:blip r:embed="rId125" cstate="print"/>
                    <a:srcRect/>
                    <a:stretch>
                      <a:fillRect/>
                    </a:stretch>
                  </pic:blipFill>
                  <pic:spPr bwMode="auto">
                    <a:xfrm>
                      <a:off x="0" y="0"/>
                      <a:ext cx="2114550" cy="150495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5.31  </w:t>
      </w:r>
      <w:r w:rsidRPr="00187CB3">
        <w:rPr>
          <w:rFonts w:ascii="Times New Roman" w:hAnsi="Times New Roman" w:cs="Times New Roman"/>
          <w:sz w:val="18"/>
        </w:rPr>
        <w:t>画面属性</w:t>
      </w:r>
      <w:r w:rsidRPr="00187CB3">
        <w:rPr>
          <w:rFonts w:ascii="Times New Roman" w:hAnsi="Times New Roman" w:cs="Times New Roman"/>
          <w:sz w:val="18"/>
        </w:rPr>
        <w:t>—</w:t>
      </w:r>
      <w:r w:rsidRPr="00187CB3">
        <w:rPr>
          <w:rFonts w:ascii="Times New Roman" w:hAnsi="Times New Roman" w:cs="Times New Roman"/>
          <w:sz w:val="18"/>
        </w:rPr>
        <w:t>画面</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水平尺寸：设置画面的水平窗口尺寸，设置的水平尺寸不能超过全屏显示时的窗口水平尺寸（</w:t>
      </w:r>
      <w:r w:rsidRPr="00187CB3">
        <w:rPr>
          <w:rFonts w:ascii="Times New Roman" w:hAnsi="Times New Roman" w:cs="Times New Roman"/>
        </w:rPr>
        <w:t>6400</w:t>
      </w:r>
      <w:r w:rsidRPr="00187CB3">
        <w:rPr>
          <w:rFonts w:ascii="Times New Roman" w:hAnsi="Times New Roman" w:cs="Times New Roman"/>
        </w:rPr>
        <w:t>），水平尺寸必须是</w:t>
      </w:r>
      <w:r w:rsidRPr="00187CB3">
        <w:rPr>
          <w:rFonts w:ascii="Times New Roman" w:hAnsi="Times New Roman" w:cs="Times New Roman"/>
        </w:rPr>
        <w:t>16</w:t>
      </w:r>
      <w:r w:rsidRPr="00187CB3">
        <w:rPr>
          <w:rFonts w:ascii="Times New Roman" w:hAnsi="Times New Roman" w:cs="Times New Roman"/>
        </w:rPr>
        <w:t>的整数倍。</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垂直尺寸：设置画面的垂直窗口尺寸，设置的垂直尺寸不能超过全屏显示时的窗口水平尺寸（</w:t>
      </w:r>
      <w:r w:rsidRPr="00187CB3">
        <w:rPr>
          <w:rFonts w:ascii="Times New Roman" w:hAnsi="Times New Roman" w:cs="Times New Roman"/>
        </w:rPr>
        <w:t>4600</w:t>
      </w:r>
      <w:r w:rsidRPr="00187CB3">
        <w:rPr>
          <w:rFonts w:ascii="Times New Roman" w:hAnsi="Times New Roman" w:cs="Times New Roman"/>
        </w:rPr>
        <w:t>），垂直尺寸必须是</w:t>
      </w:r>
      <w:r w:rsidRPr="00187CB3">
        <w:rPr>
          <w:rFonts w:ascii="Times New Roman" w:hAnsi="Times New Roman" w:cs="Times New Roman"/>
        </w:rPr>
        <w:t>16</w:t>
      </w:r>
      <w:r w:rsidRPr="00187CB3">
        <w:rPr>
          <w:rFonts w:ascii="Times New Roman" w:hAnsi="Times New Roman" w:cs="Times New Roman"/>
        </w:rPr>
        <w:t>的整数倍。</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弹出式窗口标题：输入的窗口名称，如果在画面被以弹出式方式调用式，在弹出的窗口标题栏则显示该窗口名称。如图</w:t>
      </w:r>
      <w:r w:rsidRPr="00187CB3">
        <w:rPr>
          <w:rFonts w:ascii="Times New Roman" w:hAnsi="Times New Roman" w:cs="Times New Roman"/>
        </w:rPr>
        <w:t>5.32</w:t>
      </w:r>
      <w:r w:rsidRPr="00187CB3">
        <w:rPr>
          <w:rFonts w:ascii="Times New Roman" w:hAnsi="Times New Roman" w:cs="Times New Roman"/>
        </w:rPr>
        <w:t>所示是运行时弹出的某窗口。</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019175" cy="2657475"/>
            <wp:effectExtent l="19050" t="0" r="9525" b="0"/>
            <wp:docPr id="154" name="图片 154" descr="bmp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bmp02"/>
                    <pic:cNvPicPr>
                      <a:picLocks noChangeAspect="1" noChangeArrowheads="1"/>
                    </pic:cNvPicPr>
                  </pic:nvPicPr>
                  <pic:blipFill>
                    <a:blip r:embed="rId126" cstate="print"/>
                    <a:srcRect/>
                    <a:stretch>
                      <a:fillRect/>
                    </a:stretch>
                  </pic:blipFill>
                  <pic:spPr bwMode="auto">
                    <a:xfrm>
                      <a:off x="0" y="0"/>
                      <a:ext cx="1019175" cy="26574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5.32  </w:t>
      </w:r>
      <w:r w:rsidRPr="00187CB3">
        <w:rPr>
          <w:rFonts w:ascii="Times New Roman" w:hAnsi="Times New Roman" w:cs="Times New Roman"/>
          <w:sz w:val="18"/>
        </w:rPr>
        <w:t>弹出式窗口</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r w:rsidRPr="00187CB3">
        <w:rPr>
          <w:rFonts w:ascii="Times New Roman" w:hAnsi="Times New Roman"/>
        </w:rPr>
        <w:t xml:space="preserve"> </w:t>
      </w:r>
      <w:bookmarkStart w:id="345" w:name="_Toc533348896"/>
      <w:bookmarkStart w:id="346" w:name="_Toc533846566"/>
      <w:bookmarkStart w:id="347" w:name="_Toc533902685"/>
      <w:bookmarkStart w:id="348" w:name="_Toc533902838"/>
      <w:bookmarkStart w:id="349" w:name="_Toc533990410"/>
      <w:bookmarkStart w:id="350" w:name="_Toc310409516"/>
      <w:bookmarkStart w:id="351" w:name="_Toc406075050"/>
      <w:r w:rsidRPr="00187CB3">
        <w:rPr>
          <w:rFonts w:ascii="Times New Roman" w:hAnsi="Times New Roman"/>
        </w:rPr>
        <w:t>绘制菜单</w:t>
      </w:r>
      <w:bookmarkEnd w:id="345"/>
      <w:bookmarkEnd w:id="346"/>
      <w:bookmarkEnd w:id="347"/>
      <w:bookmarkEnd w:id="348"/>
      <w:bookmarkEnd w:id="349"/>
      <w:bookmarkEnd w:id="350"/>
      <w:bookmarkEnd w:id="351"/>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绘制菜单命令用于制作各种静态图形画面，绘制菜单系统提供所有基本绘图图素、图元、单元和趋势曲线等命令。绘制菜单如图</w:t>
      </w:r>
      <w:r w:rsidRPr="00187CB3">
        <w:rPr>
          <w:rFonts w:ascii="Times New Roman" w:hAnsi="Times New Roman" w:cs="Times New Roman"/>
        </w:rPr>
        <w:t>5.33</w:t>
      </w:r>
      <w:r w:rsidRPr="00187CB3">
        <w:rPr>
          <w:rFonts w:ascii="Times New Roman" w:hAnsi="Times New Roman" w:cs="Times New Roman"/>
        </w:rPr>
        <w:t>所示：</w:t>
      </w:r>
      <w:r w:rsidRPr="00187CB3">
        <w:rPr>
          <w:rFonts w:ascii="Times New Roman" w:hAnsi="Times New Roman" w:cs="Times New Roman"/>
        </w:rPr>
        <w:t xml:space="preserve"> </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914400" cy="1914525"/>
            <wp:effectExtent l="19050" t="0" r="0" b="0"/>
            <wp:docPr id="155" name="图片 155" descr="pic00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ic006_1"/>
                    <pic:cNvPicPr>
                      <a:picLocks noChangeAspect="1" noChangeArrowheads="1"/>
                    </pic:cNvPicPr>
                  </pic:nvPicPr>
                  <pic:blipFill>
                    <a:blip r:embed="rId127" cstate="print"/>
                    <a:srcRect/>
                    <a:stretch>
                      <a:fillRect/>
                    </a:stretch>
                  </pic:blipFill>
                  <pic:spPr bwMode="auto">
                    <a:xfrm>
                      <a:off x="0" y="0"/>
                      <a:ext cx="914400" cy="19145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5.33  </w:t>
      </w:r>
      <w:r w:rsidRPr="00187CB3">
        <w:rPr>
          <w:rFonts w:ascii="Times New Roman" w:hAnsi="Times New Roman" w:cs="Times New Roman"/>
          <w:sz w:val="18"/>
        </w:rPr>
        <w:t>绘制菜单</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lastRenderedPageBreak/>
        <w:t>绘制菜单命令也可以通过显示菜单的绘制工具栏来调用，如图</w:t>
      </w:r>
      <w:r w:rsidRPr="00187CB3">
        <w:rPr>
          <w:rFonts w:ascii="Times New Roman" w:hAnsi="Times New Roman" w:cs="Times New Roman"/>
        </w:rPr>
        <w:t>5.34</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286000" cy="314325"/>
            <wp:effectExtent l="19050" t="0" r="0" b="0"/>
            <wp:docPr id="156" name="图片 156" descr="pic00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pic005_2"/>
                    <pic:cNvPicPr>
                      <a:picLocks noChangeAspect="1" noChangeArrowheads="1"/>
                    </pic:cNvPicPr>
                  </pic:nvPicPr>
                  <pic:blipFill>
                    <a:blip r:embed="rId71" cstate="print"/>
                    <a:srcRect/>
                    <a:stretch>
                      <a:fillRect/>
                    </a:stretch>
                  </pic:blipFill>
                  <pic:spPr bwMode="auto">
                    <a:xfrm>
                      <a:off x="0" y="0"/>
                      <a:ext cx="2286000" cy="3143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5.34 </w:t>
      </w:r>
      <w:r w:rsidRPr="00187CB3">
        <w:rPr>
          <w:rFonts w:ascii="Times New Roman" w:hAnsi="Times New Roman" w:cs="Times New Roman"/>
          <w:sz w:val="18"/>
        </w:rPr>
        <w:t>绘制工具栏</w:t>
      </w:r>
    </w:p>
    <w:p w:rsidR="00575BA4" w:rsidRPr="00187CB3" w:rsidRDefault="00575BA4" w:rsidP="00575BA4">
      <w:pPr>
        <w:pStyle w:val="3"/>
        <w:tabs>
          <w:tab w:val="num" w:pos="720"/>
        </w:tabs>
        <w:spacing w:line="416" w:lineRule="auto"/>
        <w:ind w:firstLine="0"/>
      </w:pPr>
      <w:bookmarkStart w:id="352" w:name="_Toc533348897"/>
      <w:bookmarkStart w:id="353" w:name="_Toc533846567"/>
      <w:bookmarkStart w:id="354" w:name="_Toc533902686"/>
      <w:bookmarkStart w:id="355" w:name="_Toc533902839"/>
      <w:bookmarkStart w:id="356" w:name="_Toc533990411"/>
      <w:bookmarkStart w:id="357" w:name="_Toc310409517"/>
      <w:bookmarkStart w:id="358" w:name="_Toc406075051"/>
      <w:r w:rsidRPr="00187CB3">
        <w:t>绘制＼直线</w:t>
      </w:r>
      <w:bookmarkEnd w:id="352"/>
      <w:bookmarkEnd w:id="353"/>
      <w:bookmarkEnd w:id="354"/>
      <w:bookmarkEnd w:id="355"/>
      <w:bookmarkEnd w:id="356"/>
      <w:bookmarkEnd w:id="357"/>
      <w:bookmarkEnd w:id="358"/>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绘制＼直线</w:t>
      </w:r>
      <w:r w:rsidRPr="00187CB3">
        <w:rPr>
          <w:rFonts w:ascii="Times New Roman" w:hAnsi="Times New Roman" w:cs="Times New Roman"/>
        </w:rPr>
        <w:t>”</w:t>
      </w:r>
      <w:r w:rsidRPr="00187CB3">
        <w:rPr>
          <w:rFonts w:ascii="Times New Roman" w:hAnsi="Times New Roman" w:cs="Times New Roman"/>
        </w:rPr>
        <w:t>或工具栏按钮</w:t>
      </w:r>
      <w:r w:rsidRPr="00187CB3">
        <w:rPr>
          <w:rFonts w:ascii="Times New Roman" w:hAnsi="Times New Roman" w:cs="Times New Roman"/>
          <w:noProof/>
        </w:rPr>
        <w:drawing>
          <wp:inline distT="0" distB="0" distL="0" distR="0">
            <wp:extent cx="171450" cy="152400"/>
            <wp:effectExtent l="19050" t="0" r="0" b="0"/>
            <wp:docPr id="157" name="图片 157" descr="p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020"/>
                    <pic:cNvPicPr>
                      <a:picLocks noChangeAspect="1" noChangeArrowheads="1"/>
                    </pic:cNvPicPr>
                  </pic:nvPicPr>
                  <pic:blipFill>
                    <a:blip r:embed="rId7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（命令选中状态时显示</w:t>
      </w:r>
      <w:r w:rsidRPr="00187CB3">
        <w:rPr>
          <w:rFonts w:ascii="Times New Roman" w:hAnsi="Times New Roman" w:cs="Times New Roman"/>
          <w:noProof/>
        </w:rPr>
        <w:drawing>
          <wp:inline distT="0" distB="0" distL="0" distR="0">
            <wp:extent cx="171450" cy="152400"/>
            <wp:effectExtent l="19050" t="0" r="0" b="0"/>
            <wp:docPr id="158" name="图片 158" descr="p02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p020_1"/>
                    <pic:cNvPicPr>
                      <a:picLocks noChangeAspect="1" noChangeArrowheads="1"/>
                    </pic:cNvPicPr>
                  </pic:nvPicPr>
                  <pic:blipFill>
                    <a:blip r:embed="rId128"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），绘制一条直线，命令选中状态时鼠标光标成</w:t>
      </w:r>
      <w:r w:rsidRPr="00187CB3">
        <w:rPr>
          <w:rFonts w:ascii="Times New Roman" w:hAnsi="Times New Roman" w:cs="Times New Roman"/>
        </w:rPr>
        <w:t>“+”</w:t>
      </w:r>
      <w:r w:rsidRPr="00187CB3">
        <w:rPr>
          <w:rFonts w:ascii="Times New Roman" w:hAnsi="Times New Roman" w:cs="Times New Roman"/>
        </w:rPr>
        <w:t>形。如图</w:t>
      </w:r>
      <w:r w:rsidRPr="00187CB3">
        <w:rPr>
          <w:rFonts w:ascii="Times New Roman" w:hAnsi="Times New Roman" w:cs="Times New Roman"/>
        </w:rPr>
        <w:t>5.35</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按住</w:t>
      </w:r>
      <w:r w:rsidRPr="00187CB3">
        <w:rPr>
          <w:rFonts w:ascii="Times New Roman" w:hAnsi="Times New Roman" w:cs="Times New Roman"/>
        </w:rPr>
        <w:t>Ctrl</w:t>
      </w:r>
      <w:r w:rsidRPr="00187CB3">
        <w:rPr>
          <w:rFonts w:ascii="Times New Roman" w:hAnsi="Times New Roman" w:cs="Times New Roman"/>
        </w:rPr>
        <w:t>键，拖动鼠标可绘制一条水平或垂直的直线。</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直线绘制或被选中后，端点以黑色小方块表示。可拖动它改变直线的长度和方向。</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209800" cy="581025"/>
            <wp:effectExtent l="19050" t="0" r="0" b="0"/>
            <wp:docPr id="159" name="图片 159" descr="pic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pic022"/>
                    <pic:cNvPicPr>
                      <a:picLocks noChangeAspect="1" noChangeArrowheads="1"/>
                    </pic:cNvPicPr>
                  </pic:nvPicPr>
                  <pic:blipFill>
                    <a:blip r:embed="rId129" cstate="print"/>
                    <a:srcRect/>
                    <a:stretch>
                      <a:fillRect/>
                    </a:stretch>
                  </pic:blipFill>
                  <pic:spPr bwMode="auto">
                    <a:xfrm>
                      <a:off x="0" y="0"/>
                      <a:ext cx="2209800" cy="5810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5.35 </w:t>
      </w:r>
      <w:r w:rsidRPr="00187CB3">
        <w:rPr>
          <w:rFonts w:ascii="Times New Roman" w:hAnsi="Times New Roman" w:cs="Times New Roman"/>
          <w:sz w:val="18"/>
        </w:rPr>
        <w:t>绘制直线</w:t>
      </w:r>
    </w:p>
    <w:p w:rsidR="00575BA4" w:rsidRPr="00187CB3" w:rsidRDefault="00575BA4" w:rsidP="00575BA4">
      <w:pPr>
        <w:pStyle w:val="afb"/>
        <w:rPr>
          <w:rFonts w:eastAsia="楷体_GB2312"/>
        </w:rPr>
      </w:pPr>
      <w:r w:rsidRPr="00187CB3">
        <w:rPr>
          <w:rFonts w:eastAsia="楷体_GB2312"/>
        </w:rPr>
        <w:t>图中从左至右依次为：水平直线、垂直直线、右倾斜直线、左倾斜直线。</w:t>
      </w:r>
    </w:p>
    <w:p w:rsidR="00575BA4" w:rsidRPr="00187CB3" w:rsidRDefault="00575BA4" w:rsidP="00575BA4">
      <w:pPr>
        <w:pStyle w:val="3"/>
        <w:tabs>
          <w:tab w:val="num" w:pos="720"/>
        </w:tabs>
        <w:spacing w:line="416" w:lineRule="auto"/>
        <w:ind w:firstLine="0"/>
      </w:pPr>
      <w:bookmarkStart w:id="359" w:name="_Toc533348898"/>
      <w:bookmarkStart w:id="360" w:name="_Toc533846568"/>
      <w:bookmarkStart w:id="361" w:name="_Toc533902687"/>
      <w:bookmarkStart w:id="362" w:name="_Toc533902840"/>
      <w:bookmarkStart w:id="363" w:name="_Toc533990412"/>
      <w:bookmarkStart w:id="364" w:name="_Toc310409518"/>
      <w:bookmarkStart w:id="365" w:name="_Toc406075052"/>
      <w:r w:rsidRPr="00187CB3">
        <w:t>绘制＼圆弧</w:t>
      </w:r>
      <w:bookmarkEnd w:id="359"/>
      <w:bookmarkEnd w:id="360"/>
      <w:bookmarkEnd w:id="361"/>
      <w:bookmarkEnd w:id="362"/>
      <w:bookmarkEnd w:id="363"/>
      <w:bookmarkEnd w:id="364"/>
      <w:bookmarkEnd w:id="36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绘制＼圆弧</w:t>
      </w:r>
      <w:r w:rsidRPr="00187CB3">
        <w:rPr>
          <w:rFonts w:ascii="Times New Roman" w:hAnsi="Times New Roman" w:cs="Times New Roman"/>
        </w:rPr>
        <w:t>”</w:t>
      </w:r>
      <w:r w:rsidRPr="00187CB3">
        <w:rPr>
          <w:rFonts w:ascii="Times New Roman" w:hAnsi="Times New Roman" w:cs="Times New Roman"/>
        </w:rPr>
        <w:t>或工具栏按钮</w:t>
      </w:r>
      <w:r w:rsidRPr="00187CB3">
        <w:rPr>
          <w:rFonts w:ascii="Times New Roman" w:hAnsi="Times New Roman" w:cs="Times New Roman"/>
          <w:noProof/>
        </w:rPr>
        <w:drawing>
          <wp:inline distT="0" distB="0" distL="0" distR="0">
            <wp:extent cx="238125" cy="219075"/>
            <wp:effectExtent l="19050" t="0" r="9525" b="0"/>
            <wp:docPr id="160" name="图片 160" descr="p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p021"/>
                    <pic:cNvPicPr>
                      <a:picLocks noChangeAspect="1" noChangeArrowheads="1"/>
                    </pic:cNvPicPr>
                  </pic:nvPicPr>
                  <pic:blipFill>
                    <a:blip r:embed="rId74"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（命令选中状态时显示</w:t>
      </w:r>
      <w:r w:rsidRPr="00187CB3">
        <w:rPr>
          <w:rFonts w:ascii="Times New Roman" w:hAnsi="Times New Roman" w:cs="Times New Roman"/>
          <w:noProof/>
        </w:rPr>
        <w:drawing>
          <wp:inline distT="0" distB="0" distL="0" distR="0">
            <wp:extent cx="238125" cy="219075"/>
            <wp:effectExtent l="19050" t="0" r="9525" b="0"/>
            <wp:docPr id="161" name="图片 161" descr="p02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p021_1"/>
                    <pic:cNvPicPr>
                      <a:picLocks noChangeAspect="1" noChangeArrowheads="1"/>
                    </pic:cNvPicPr>
                  </pic:nvPicPr>
                  <pic:blipFill>
                    <a:blip r:embed="rId130"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），绘制一条弧线，命令选中状态时鼠标光标成</w:t>
      </w:r>
      <w:r w:rsidRPr="00187CB3">
        <w:rPr>
          <w:rFonts w:ascii="Times New Roman" w:hAnsi="Times New Roman" w:cs="Times New Roman"/>
        </w:rPr>
        <w:t>“+”</w:t>
      </w:r>
      <w:r w:rsidRPr="00187CB3">
        <w:rPr>
          <w:rFonts w:ascii="Times New Roman" w:hAnsi="Times New Roman" w:cs="Times New Roman"/>
        </w:rPr>
        <w:t>形。如图</w:t>
      </w:r>
      <w:r w:rsidRPr="00187CB3">
        <w:rPr>
          <w:rFonts w:ascii="Times New Roman" w:hAnsi="Times New Roman" w:cs="Times New Roman"/>
        </w:rPr>
        <w:t>5.36</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181350" cy="495300"/>
            <wp:effectExtent l="19050" t="0" r="0" b="0"/>
            <wp:docPr id="162" name="图片 162" descr="pic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pic023"/>
                    <pic:cNvPicPr>
                      <a:picLocks noChangeAspect="1" noChangeArrowheads="1"/>
                    </pic:cNvPicPr>
                  </pic:nvPicPr>
                  <pic:blipFill>
                    <a:blip r:embed="rId131" cstate="print"/>
                    <a:srcRect/>
                    <a:stretch>
                      <a:fillRect/>
                    </a:stretch>
                  </pic:blipFill>
                  <pic:spPr bwMode="auto">
                    <a:xfrm>
                      <a:off x="0" y="0"/>
                      <a:ext cx="3181350" cy="4953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5.36  </w:t>
      </w:r>
      <w:r w:rsidRPr="00187CB3">
        <w:rPr>
          <w:rFonts w:ascii="Times New Roman" w:hAnsi="Times New Roman" w:cs="Times New Roman"/>
          <w:sz w:val="18"/>
        </w:rPr>
        <w:t>绘制圆弧</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pStyle w:val="afb"/>
        <w:rPr>
          <w:rFonts w:eastAsia="楷体_GB2312"/>
        </w:rPr>
      </w:pPr>
      <w:r w:rsidRPr="00187CB3">
        <w:rPr>
          <w:rFonts w:eastAsia="楷体_GB2312"/>
        </w:rPr>
        <w:t>图中从左至右依次为：绘制圆弧时的轨迹、绘制的圆弧、圆弧、改变圆弧大小和弧度轨迹、修改后的圆弧。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圆弧的大小和弧度可以分别通过小黑圆和黑色小方块来调整。</w:t>
      </w:r>
    </w:p>
    <w:p w:rsidR="00575BA4" w:rsidRPr="00187CB3" w:rsidRDefault="00575BA4" w:rsidP="00575BA4">
      <w:pPr>
        <w:pStyle w:val="3"/>
        <w:tabs>
          <w:tab w:val="num" w:pos="720"/>
        </w:tabs>
        <w:spacing w:line="416" w:lineRule="auto"/>
        <w:ind w:firstLine="0"/>
      </w:pPr>
      <w:bookmarkStart w:id="366" w:name="_Toc533348899"/>
      <w:bookmarkStart w:id="367" w:name="_Toc533846569"/>
      <w:bookmarkStart w:id="368" w:name="_Toc533902688"/>
      <w:bookmarkStart w:id="369" w:name="_Toc533902841"/>
      <w:bookmarkStart w:id="370" w:name="_Toc533990413"/>
      <w:bookmarkStart w:id="371" w:name="_Toc310409519"/>
      <w:bookmarkStart w:id="372" w:name="_Toc406075053"/>
      <w:r w:rsidRPr="00187CB3">
        <w:t>绘制＼多折线</w:t>
      </w:r>
      <w:bookmarkEnd w:id="366"/>
      <w:bookmarkEnd w:id="367"/>
      <w:bookmarkEnd w:id="368"/>
      <w:bookmarkEnd w:id="369"/>
      <w:bookmarkEnd w:id="370"/>
      <w:bookmarkEnd w:id="371"/>
      <w:bookmarkEnd w:id="37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绘制＼多折线</w:t>
      </w:r>
      <w:r w:rsidRPr="00187CB3">
        <w:rPr>
          <w:rFonts w:ascii="Times New Roman" w:hAnsi="Times New Roman" w:cs="Times New Roman"/>
        </w:rPr>
        <w:t>”</w:t>
      </w:r>
      <w:r w:rsidRPr="00187CB3">
        <w:rPr>
          <w:rFonts w:ascii="Times New Roman" w:hAnsi="Times New Roman" w:cs="Times New Roman"/>
        </w:rPr>
        <w:t>或工具栏按钮</w:t>
      </w:r>
      <w:r w:rsidRPr="00187CB3">
        <w:rPr>
          <w:rFonts w:ascii="Times New Roman" w:hAnsi="Times New Roman" w:cs="Times New Roman"/>
          <w:noProof/>
        </w:rPr>
        <w:drawing>
          <wp:inline distT="0" distB="0" distL="0" distR="0">
            <wp:extent cx="171450" cy="152400"/>
            <wp:effectExtent l="19050" t="0" r="0" b="0"/>
            <wp:docPr id="163" name="图片 163" descr="p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p022"/>
                    <pic:cNvPicPr>
                      <a:picLocks noChangeAspect="1" noChangeArrowheads="1"/>
                    </pic:cNvPicPr>
                  </pic:nvPicPr>
                  <pic:blipFill>
                    <a:blip r:embed="rId75"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（命令选中状态时显示</w:t>
      </w:r>
      <w:r w:rsidRPr="00187CB3">
        <w:rPr>
          <w:rFonts w:ascii="Times New Roman" w:hAnsi="Times New Roman" w:cs="Times New Roman"/>
          <w:noProof/>
        </w:rPr>
        <w:drawing>
          <wp:inline distT="0" distB="0" distL="0" distR="0">
            <wp:extent cx="171450" cy="152400"/>
            <wp:effectExtent l="19050" t="0" r="0" b="0"/>
            <wp:docPr id="164" name="图片 164" descr="p02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p022_1"/>
                    <pic:cNvPicPr>
                      <a:picLocks noChangeAspect="1" noChangeArrowheads="1"/>
                    </pic:cNvPicPr>
                  </pic:nvPicPr>
                  <pic:blipFill>
                    <a:blip r:embed="rId132"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），绘制一条多折线，命令选中状态时鼠标光标成</w:t>
      </w:r>
      <w:r w:rsidRPr="00187CB3">
        <w:rPr>
          <w:rFonts w:ascii="Times New Roman" w:hAnsi="Times New Roman" w:cs="Times New Roman"/>
        </w:rPr>
        <w:t>“+”</w:t>
      </w:r>
      <w:r w:rsidRPr="00187CB3">
        <w:rPr>
          <w:rFonts w:ascii="Times New Roman" w:hAnsi="Times New Roman" w:cs="Times New Roman"/>
        </w:rPr>
        <w:t>形。如图</w:t>
      </w:r>
      <w:r w:rsidRPr="00187CB3">
        <w:rPr>
          <w:rFonts w:ascii="Times New Roman" w:hAnsi="Times New Roman" w:cs="Times New Roman"/>
        </w:rPr>
        <w:t>5.37</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152650" cy="762000"/>
            <wp:effectExtent l="19050" t="0" r="0" b="0"/>
            <wp:docPr id="165" name="图片 165" descr="pic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pic024"/>
                    <pic:cNvPicPr>
                      <a:picLocks noChangeAspect="1" noChangeArrowheads="1"/>
                    </pic:cNvPicPr>
                  </pic:nvPicPr>
                  <pic:blipFill>
                    <a:blip r:embed="rId133" cstate="print"/>
                    <a:srcRect/>
                    <a:stretch>
                      <a:fillRect/>
                    </a:stretch>
                  </pic:blipFill>
                  <pic:spPr bwMode="auto">
                    <a:xfrm>
                      <a:off x="0" y="0"/>
                      <a:ext cx="2152650" cy="7620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5.37  </w:t>
      </w:r>
      <w:r w:rsidRPr="00187CB3">
        <w:rPr>
          <w:rFonts w:ascii="Times New Roman" w:hAnsi="Times New Roman" w:cs="Times New Roman"/>
          <w:sz w:val="18"/>
        </w:rPr>
        <w:t>绘制多折线</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多折线的形状也可以通过黑色小方块来调整。</w:t>
      </w:r>
    </w:p>
    <w:p w:rsidR="00575BA4" w:rsidRPr="00187CB3" w:rsidRDefault="00575BA4" w:rsidP="00575BA4">
      <w:pPr>
        <w:pStyle w:val="3"/>
        <w:tabs>
          <w:tab w:val="num" w:pos="720"/>
        </w:tabs>
        <w:spacing w:line="416" w:lineRule="auto"/>
        <w:ind w:firstLine="0"/>
      </w:pPr>
      <w:bookmarkStart w:id="373" w:name="_Toc533348900"/>
      <w:bookmarkStart w:id="374" w:name="_Toc533846570"/>
      <w:bookmarkStart w:id="375" w:name="_Toc533902689"/>
      <w:bookmarkStart w:id="376" w:name="_Toc533902842"/>
      <w:bookmarkStart w:id="377" w:name="_Toc533990414"/>
      <w:bookmarkStart w:id="378" w:name="_Toc310409520"/>
      <w:bookmarkStart w:id="379" w:name="_Toc406075054"/>
      <w:r w:rsidRPr="00187CB3">
        <w:t>绘制＼矩形</w:t>
      </w:r>
      <w:bookmarkEnd w:id="373"/>
      <w:bookmarkEnd w:id="374"/>
      <w:bookmarkEnd w:id="375"/>
      <w:bookmarkEnd w:id="376"/>
      <w:bookmarkEnd w:id="377"/>
      <w:bookmarkEnd w:id="378"/>
      <w:bookmarkEnd w:id="379"/>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利用矩形命令可以绘制矩形或正方形。</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绘制＼矩形</w:t>
      </w:r>
      <w:r w:rsidRPr="00187CB3">
        <w:rPr>
          <w:rFonts w:ascii="Times New Roman" w:hAnsi="Times New Roman" w:cs="Times New Roman"/>
        </w:rPr>
        <w:t>”</w:t>
      </w:r>
      <w:r w:rsidRPr="00187CB3">
        <w:rPr>
          <w:rFonts w:ascii="Times New Roman" w:hAnsi="Times New Roman" w:cs="Times New Roman"/>
        </w:rPr>
        <w:t>或工具栏按钮</w:t>
      </w:r>
      <w:r w:rsidRPr="00187CB3">
        <w:rPr>
          <w:rFonts w:ascii="Times New Roman" w:hAnsi="Times New Roman" w:cs="Times New Roman"/>
          <w:noProof/>
        </w:rPr>
        <w:drawing>
          <wp:inline distT="0" distB="0" distL="0" distR="0">
            <wp:extent cx="171450" cy="152400"/>
            <wp:effectExtent l="19050" t="0" r="0" b="0"/>
            <wp:docPr id="166" name="图片 166" descr="p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023"/>
                    <pic:cNvPicPr>
                      <a:picLocks noChangeAspect="1" noChangeArrowheads="1"/>
                    </pic:cNvPicPr>
                  </pic:nvPicPr>
                  <pic:blipFill>
                    <a:blip r:embed="rId76"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（命令选中状态时显示</w:t>
      </w:r>
      <w:r w:rsidRPr="00187CB3">
        <w:rPr>
          <w:rFonts w:ascii="Times New Roman" w:hAnsi="Times New Roman" w:cs="Times New Roman"/>
          <w:noProof/>
        </w:rPr>
        <w:drawing>
          <wp:inline distT="0" distB="0" distL="0" distR="0">
            <wp:extent cx="171450" cy="152400"/>
            <wp:effectExtent l="19050" t="0" r="0" b="0"/>
            <wp:docPr id="167" name="图片 167" descr="p02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p023_1"/>
                    <pic:cNvPicPr>
                      <a:picLocks noChangeAspect="1" noChangeArrowheads="1"/>
                    </pic:cNvPicPr>
                  </pic:nvPicPr>
                  <pic:blipFill>
                    <a:blip r:embed="rId13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），绘制一个矩形，命令选中状态时鼠标光标成</w:t>
      </w:r>
      <w:r w:rsidRPr="00187CB3">
        <w:rPr>
          <w:rFonts w:ascii="Times New Roman" w:hAnsi="Times New Roman" w:cs="Times New Roman"/>
        </w:rPr>
        <w:t>“+”</w:t>
      </w:r>
      <w:r w:rsidRPr="00187CB3">
        <w:rPr>
          <w:rFonts w:ascii="Times New Roman" w:hAnsi="Times New Roman" w:cs="Times New Roman"/>
        </w:rPr>
        <w:t>形，拖动鼠标，出现一个矩形框。如图</w:t>
      </w:r>
      <w:r w:rsidRPr="00187CB3">
        <w:rPr>
          <w:rFonts w:ascii="Times New Roman" w:hAnsi="Times New Roman" w:cs="Times New Roman"/>
        </w:rPr>
        <w:t>5.38</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552825" cy="647700"/>
            <wp:effectExtent l="19050" t="0" r="9525" b="0"/>
            <wp:docPr id="168" name="图片 168" descr="pic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pic021"/>
                    <pic:cNvPicPr>
                      <a:picLocks noChangeAspect="1" noChangeArrowheads="1"/>
                    </pic:cNvPicPr>
                  </pic:nvPicPr>
                  <pic:blipFill>
                    <a:blip r:embed="rId135" cstate="print"/>
                    <a:srcRect/>
                    <a:stretch>
                      <a:fillRect/>
                    </a:stretch>
                  </pic:blipFill>
                  <pic:spPr bwMode="auto">
                    <a:xfrm>
                      <a:off x="0" y="0"/>
                      <a:ext cx="3552825" cy="6477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5.38  </w:t>
      </w:r>
      <w:r w:rsidRPr="00187CB3">
        <w:rPr>
          <w:rFonts w:ascii="Times New Roman" w:hAnsi="Times New Roman" w:cs="Times New Roman"/>
          <w:sz w:val="18"/>
        </w:rPr>
        <w:t>绘制多折线</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eastAsia="楷体_GB2312" w:hAnsi="Times New Roman" w:cs="Times New Roman"/>
        </w:rPr>
        <w:lastRenderedPageBreak/>
        <w:t>图中从左至右依次：绘制矩形时的轨迹、绘制的矩形、修改矩形大小和形状的轨迹、修改后的矩轨迹框形、矩形。</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矩形的形状可以通过黑色小方块来调整。</w:t>
      </w:r>
    </w:p>
    <w:p w:rsidR="00575BA4" w:rsidRPr="00187CB3" w:rsidRDefault="00575BA4" w:rsidP="00575BA4">
      <w:pPr>
        <w:pStyle w:val="3"/>
        <w:tabs>
          <w:tab w:val="num" w:pos="720"/>
        </w:tabs>
        <w:spacing w:line="416" w:lineRule="auto"/>
        <w:ind w:firstLine="0"/>
      </w:pPr>
      <w:bookmarkStart w:id="380" w:name="_Toc533348901"/>
      <w:bookmarkStart w:id="381" w:name="_Toc533846571"/>
      <w:bookmarkStart w:id="382" w:name="_Toc533902690"/>
      <w:bookmarkStart w:id="383" w:name="_Toc533902843"/>
      <w:bookmarkStart w:id="384" w:name="_Toc533990415"/>
      <w:bookmarkStart w:id="385" w:name="_Toc310409521"/>
      <w:bookmarkStart w:id="386" w:name="_Toc406075055"/>
      <w:r w:rsidRPr="00187CB3">
        <w:t>绘制＼圆角矩形</w:t>
      </w:r>
      <w:bookmarkEnd w:id="380"/>
      <w:bookmarkEnd w:id="381"/>
      <w:bookmarkEnd w:id="382"/>
      <w:bookmarkEnd w:id="383"/>
      <w:bookmarkEnd w:id="384"/>
      <w:bookmarkEnd w:id="385"/>
      <w:bookmarkEnd w:id="386"/>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绘制＼圆角矩形</w:t>
      </w:r>
      <w:r w:rsidRPr="00187CB3">
        <w:rPr>
          <w:rFonts w:ascii="Times New Roman" w:hAnsi="Times New Roman" w:cs="Times New Roman"/>
        </w:rPr>
        <w:t>”</w:t>
      </w:r>
      <w:r w:rsidRPr="00187CB3">
        <w:rPr>
          <w:rFonts w:ascii="Times New Roman" w:hAnsi="Times New Roman" w:cs="Times New Roman"/>
        </w:rPr>
        <w:t>或工具栏按钮</w:t>
      </w:r>
      <w:r w:rsidRPr="00187CB3">
        <w:rPr>
          <w:rFonts w:ascii="Times New Roman" w:hAnsi="Times New Roman" w:cs="Times New Roman"/>
          <w:noProof/>
        </w:rPr>
        <w:drawing>
          <wp:inline distT="0" distB="0" distL="0" distR="0">
            <wp:extent cx="171450" cy="152400"/>
            <wp:effectExtent l="19050" t="0" r="0" b="0"/>
            <wp:docPr id="169" name="图片 169" descr="p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p024"/>
                    <pic:cNvPicPr>
                      <a:picLocks noChangeAspect="1" noChangeArrowheads="1"/>
                    </pic:cNvPicPr>
                  </pic:nvPicPr>
                  <pic:blipFill>
                    <a:blip r:embed="rId77"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（命令选中状态时显示</w:t>
      </w:r>
      <w:r w:rsidRPr="00187CB3">
        <w:rPr>
          <w:rFonts w:ascii="Times New Roman" w:hAnsi="Times New Roman" w:cs="Times New Roman"/>
          <w:noProof/>
        </w:rPr>
        <w:drawing>
          <wp:inline distT="0" distB="0" distL="0" distR="0">
            <wp:extent cx="171450" cy="152400"/>
            <wp:effectExtent l="19050" t="0" r="0" b="0"/>
            <wp:docPr id="170" name="图片 170" descr="p02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p024_1"/>
                    <pic:cNvPicPr>
                      <a:picLocks noChangeAspect="1" noChangeArrowheads="1"/>
                    </pic:cNvPicPr>
                  </pic:nvPicPr>
                  <pic:blipFill>
                    <a:blip r:embed="rId136"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），绘制一个圆角矩形，命令选中状态时鼠标光标成</w:t>
      </w:r>
      <w:r w:rsidRPr="00187CB3">
        <w:rPr>
          <w:rFonts w:ascii="Times New Roman" w:hAnsi="Times New Roman" w:cs="Times New Roman"/>
        </w:rPr>
        <w:t>“+”</w:t>
      </w:r>
      <w:r w:rsidRPr="00187CB3">
        <w:rPr>
          <w:rFonts w:ascii="Times New Roman" w:hAnsi="Times New Roman" w:cs="Times New Roman"/>
        </w:rPr>
        <w:t>形，拖动鼠标，出现一个圆角矩形框。如图</w:t>
      </w:r>
      <w:r w:rsidRPr="00187CB3">
        <w:rPr>
          <w:rFonts w:ascii="Times New Roman" w:hAnsi="Times New Roman" w:cs="Times New Roman"/>
        </w:rPr>
        <w:t>5.39</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4067175" cy="381000"/>
            <wp:effectExtent l="19050" t="0" r="9525" b="0"/>
            <wp:docPr id="171" name="图片 171" descr="pc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pc005"/>
                    <pic:cNvPicPr>
                      <a:picLocks noChangeAspect="1" noChangeArrowheads="1"/>
                    </pic:cNvPicPr>
                  </pic:nvPicPr>
                  <pic:blipFill>
                    <a:blip r:embed="rId137" cstate="print"/>
                    <a:srcRect/>
                    <a:stretch>
                      <a:fillRect/>
                    </a:stretch>
                  </pic:blipFill>
                  <pic:spPr bwMode="auto">
                    <a:xfrm>
                      <a:off x="0" y="0"/>
                      <a:ext cx="4067175" cy="3810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5.39  </w:t>
      </w:r>
      <w:r w:rsidRPr="00187CB3">
        <w:rPr>
          <w:rFonts w:ascii="Times New Roman" w:hAnsi="Times New Roman" w:cs="Times New Roman"/>
          <w:sz w:val="18"/>
        </w:rPr>
        <w:t>绘制圆角矩形</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eastAsia="楷体_GB2312" w:hAnsi="Times New Roman" w:cs="Times New Roman"/>
        </w:rPr>
      </w:pPr>
      <w:r w:rsidRPr="00187CB3">
        <w:rPr>
          <w:rFonts w:ascii="Times New Roman" w:eastAsia="楷体_GB2312" w:hAnsi="Times New Roman" w:cs="Times New Roman"/>
        </w:rPr>
        <w:t>图中从左至右依次：绘制圆角矩形时的轨迹、绘制的矩形、圆角矩形、修改圆角矩形大小和形状的轨迹、修改后的圆角矩形轨迹框、圆角矩形。</w:t>
      </w:r>
    </w:p>
    <w:p w:rsidR="00575BA4" w:rsidRPr="00187CB3" w:rsidRDefault="00575BA4" w:rsidP="00575BA4">
      <w:pPr>
        <w:ind w:firstLine="420"/>
        <w:rPr>
          <w:rFonts w:ascii="Times New Roman" w:eastAsia="楷体_GB2312" w:hAnsi="Times New Roman" w:cs="Times New Roman"/>
        </w:rPr>
      </w:pPr>
      <w:r w:rsidRPr="00187CB3">
        <w:rPr>
          <w:rFonts w:ascii="Times New Roman" w:hAnsi="Times New Roman" w:cs="Times New Roman"/>
        </w:rPr>
        <w:t>圆角矩形的大小和弧角可以分别通过黑色小方块和小黑圆来调整。</w:t>
      </w:r>
    </w:p>
    <w:p w:rsidR="00575BA4" w:rsidRPr="00187CB3" w:rsidRDefault="00575BA4" w:rsidP="00575BA4">
      <w:pPr>
        <w:pStyle w:val="3"/>
        <w:tabs>
          <w:tab w:val="num" w:pos="720"/>
        </w:tabs>
        <w:spacing w:line="416" w:lineRule="auto"/>
        <w:ind w:firstLine="0"/>
        <w:rPr>
          <w:rFonts w:eastAsia="楷体_GB2312"/>
        </w:rPr>
      </w:pPr>
      <w:bookmarkStart w:id="387" w:name="_Toc533348902"/>
      <w:bookmarkStart w:id="388" w:name="_Toc533846572"/>
      <w:bookmarkStart w:id="389" w:name="_Toc533902691"/>
      <w:bookmarkStart w:id="390" w:name="_Toc533902844"/>
      <w:bookmarkStart w:id="391" w:name="_Toc533990416"/>
      <w:bookmarkStart w:id="392" w:name="_Toc310409522"/>
      <w:bookmarkStart w:id="393" w:name="_Toc406075056"/>
      <w:r w:rsidRPr="00187CB3">
        <w:t>绘制＼椭圆</w:t>
      </w:r>
      <w:bookmarkEnd w:id="387"/>
      <w:bookmarkEnd w:id="388"/>
      <w:bookmarkEnd w:id="389"/>
      <w:bookmarkEnd w:id="390"/>
      <w:bookmarkEnd w:id="391"/>
      <w:bookmarkEnd w:id="392"/>
      <w:bookmarkEnd w:id="393"/>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利用椭圆命令可以绘制椭圆或圆。</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绘制＼椭圆</w:t>
      </w:r>
      <w:r w:rsidRPr="00187CB3">
        <w:rPr>
          <w:rFonts w:ascii="Times New Roman" w:hAnsi="Times New Roman" w:cs="Times New Roman"/>
        </w:rPr>
        <w:t>”</w:t>
      </w:r>
      <w:r w:rsidRPr="00187CB3">
        <w:rPr>
          <w:rFonts w:ascii="Times New Roman" w:hAnsi="Times New Roman" w:cs="Times New Roman"/>
        </w:rPr>
        <w:t>或工具栏按钮</w:t>
      </w:r>
      <w:r w:rsidRPr="00187CB3">
        <w:rPr>
          <w:rFonts w:ascii="Times New Roman" w:hAnsi="Times New Roman" w:cs="Times New Roman"/>
          <w:noProof/>
        </w:rPr>
        <w:drawing>
          <wp:inline distT="0" distB="0" distL="0" distR="0">
            <wp:extent cx="171450" cy="152400"/>
            <wp:effectExtent l="19050" t="0" r="0" b="0"/>
            <wp:docPr id="172" name="图片 172" descr="p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p025"/>
                    <pic:cNvPicPr>
                      <a:picLocks noChangeAspect="1" noChangeArrowheads="1"/>
                    </pic:cNvPicPr>
                  </pic:nvPicPr>
                  <pic:blipFill>
                    <a:blip r:embed="rId78"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（命令选中状态时显示</w:t>
      </w:r>
      <w:r w:rsidRPr="00187CB3">
        <w:rPr>
          <w:rFonts w:ascii="Times New Roman" w:hAnsi="Times New Roman" w:cs="Times New Roman"/>
          <w:noProof/>
        </w:rPr>
        <w:drawing>
          <wp:inline distT="0" distB="0" distL="0" distR="0">
            <wp:extent cx="171450" cy="152400"/>
            <wp:effectExtent l="19050" t="0" r="0" b="0"/>
            <wp:docPr id="173" name="图片 173" descr="p02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025_1"/>
                    <pic:cNvPicPr>
                      <a:picLocks noChangeAspect="1" noChangeArrowheads="1"/>
                    </pic:cNvPicPr>
                  </pic:nvPicPr>
                  <pic:blipFill>
                    <a:blip r:embed="rId138"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），绘制一个椭圆，命令选中状态时鼠标光标成</w:t>
      </w:r>
      <w:r w:rsidRPr="00187CB3">
        <w:rPr>
          <w:rFonts w:ascii="Times New Roman" w:hAnsi="Times New Roman" w:cs="Times New Roman"/>
        </w:rPr>
        <w:t>“+”</w:t>
      </w:r>
      <w:r w:rsidRPr="00187CB3">
        <w:rPr>
          <w:rFonts w:ascii="Times New Roman" w:hAnsi="Times New Roman" w:cs="Times New Roman"/>
        </w:rPr>
        <w:t>形，拖动鼠标，出现一个圆形框。如图</w:t>
      </w:r>
      <w:r w:rsidRPr="00187CB3">
        <w:rPr>
          <w:rFonts w:ascii="Times New Roman" w:hAnsi="Times New Roman" w:cs="Times New Roman"/>
        </w:rPr>
        <w:t>5.40</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762375" cy="561975"/>
            <wp:effectExtent l="19050" t="0" r="9525" b="0"/>
            <wp:docPr id="174" name="图片 174" descr="pic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pic025"/>
                    <pic:cNvPicPr>
                      <a:picLocks noChangeAspect="1" noChangeArrowheads="1"/>
                    </pic:cNvPicPr>
                  </pic:nvPicPr>
                  <pic:blipFill>
                    <a:blip r:embed="rId139" cstate="print"/>
                    <a:srcRect/>
                    <a:stretch>
                      <a:fillRect/>
                    </a:stretch>
                  </pic:blipFill>
                  <pic:spPr bwMode="auto">
                    <a:xfrm>
                      <a:off x="0" y="0"/>
                      <a:ext cx="3762375" cy="5619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5.40  </w:t>
      </w:r>
      <w:r w:rsidRPr="00187CB3">
        <w:rPr>
          <w:rFonts w:ascii="Times New Roman" w:hAnsi="Times New Roman" w:cs="Times New Roman"/>
          <w:sz w:val="18"/>
        </w:rPr>
        <w:t>绘制椭圆或圆</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eastAsia="楷体_GB2312" w:hAnsi="Times New Roman" w:cs="Times New Roman"/>
        </w:rPr>
        <w:t>图中从左至右依次：绘制椭圆时的轨迹、绘制的椭圆、修改椭圆大小和形状的轨迹、修改后的椭圆轨迹框、椭圆。</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拖动轨迹框的黑色小方块来修改椭圆的大小和形状。</w:t>
      </w:r>
    </w:p>
    <w:p w:rsidR="00575BA4" w:rsidRPr="00187CB3" w:rsidRDefault="00575BA4" w:rsidP="00575BA4">
      <w:pPr>
        <w:pStyle w:val="3"/>
        <w:tabs>
          <w:tab w:val="num" w:pos="720"/>
        </w:tabs>
        <w:spacing w:line="416" w:lineRule="auto"/>
        <w:ind w:firstLine="0"/>
      </w:pPr>
      <w:bookmarkStart w:id="394" w:name="_Toc533348903"/>
      <w:bookmarkStart w:id="395" w:name="_Toc533846573"/>
      <w:bookmarkStart w:id="396" w:name="_Toc533902692"/>
      <w:bookmarkStart w:id="397" w:name="_Toc533902845"/>
      <w:bookmarkStart w:id="398" w:name="_Toc533990417"/>
      <w:bookmarkStart w:id="399" w:name="_Toc310409523"/>
      <w:bookmarkStart w:id="400" w:name="_Toc406075057"/>
      <w:r w:rsidRPr="00187CB3">
        <w:t>绘制＼多边形</w:t>
      </w:r>
      <w:bookmarkEnd w:id="394"/>
      <w:bookmarkEnd w:id="395"/>
      <w:bookmarkEnd w:id="396"/>
      <w:bookmarkEnd w:id="397"/>
      <w:bookmarkEnd w:id="398"/>
      <w:bookmarkEnd w:id="399"/>
      <w:bookmarkEnd w:id="400"/>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利用多边形命令可以绘制各种多边形。</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绘制＼多边形</w:t>
      </w:r>
      <w:r w:rsidRPr="00187CB3">
        <w:rPr>
          <w:rFonts w:ascii="Times New Roman" w:hAnsi="Times New Roman" w:cs="Times New Roman"/>
        </w:rPr>
        <w:t>”</w:t>
      </w:r>
      <w:r w:rsidRPr="00187CB3">
        <w:rPr>
          <w:rFonts w:ascii="Times New Roman" w:hAnsi="Times New Roman" w:cs="Times New Roman"/>
        </w:rPr>
        <w:t>或工具栏按钮</w:t>
      </w:r>
      <w:r w:rsidRPr="00187CB3">
        <w:rPr>
          <w:rFonts w:ascii="Times New Roman" w:hAnsi="Times New Roman" w:cs="Times New Roman"/>
          <w:noProof/>
        </w:rPr>
        <w:drawing>
          <wp:inline distT="0" distB="0" distL="0" distR="0">
            <wp:extent cx="171450" cy="152400"/>
            <wp:effectExtent l="19050" t="0" r="0" b="0"/>
            <wp:docPr id="175" name="图片 175" descr="p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p026"/>
                    <pic:cNvPicPr>
                      <a:picLocks noChangeAspect="1" noChangeArrowheads="1"/>
                    </pic:cNvPicPr>
                  </pic:nvPicPr>
                  <pic:blipFill>
                    <a:blip r:embed="rId79"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（命令选中状态时显示</w:t>
      </w:r>
      <w:r w:rsidRPr="00187CB3">
        <w:rPr>
          <w:rFonts w:ascii="Times New Roman" w:hAnsi="Times New Roman" w:cs="Times New Roman"/>
          <w:noProof/>
        </w:rPr>
        <w:drawing>
          <wp:inline distT="0" distB="0" distL="0" distR="0">
            <wp:extent cx="171450" cy="152400"/>
            <wp:effectExtent l="19050" t="0" r="0" b="0"/>
            <wp:docPr id="176" name="图片 176" descr="p02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p026_1"/>
                    <pic:cNvPicPr>
                      <a:picLocks noChangeAspect="1" noChangeArrowheads="1"/>
                    </pic:cNvPicPr>
                  </pic:nvPicPr>
                  <pic:blipFill>
                    <a:blip r:embed="rId14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），绘制一个多边形，命令选中状态时鼠标光标成</w:t>
      </w:r>
      <w:r w:rsidRPr="00187CB3">
        <w:rPr>
          <w:rFonts w:ascii="Times New Roman" w:hAnsi="Times New Roman" w:cs="Times New Roman"/>
        </w:rPr>
        <w:t>“+”</w:t>
      </w:r>
      <w:r w:rsidRPr="00187CB3">
        <w:rPr>
          <w:rFonts w:ascii="Times New Roman" w:hAnsi="Times New Roman" w:cs="Times New Roman"/>
        </w:rPr>
        <w:t>形，选择多边形顶点位置后单击鼠标左键，然后再选择下一个多边形的顶点单击鼠标左键，依次类推，可以绘制一个从三角形到任意边的多边形，在绘制完多边形的最后一个顶点后双击鼠标左键，结束多边形命令。多边形的每个顶点用一个黑色小方块表示。如图</w:t>
      </w:r>
      <w:r w:rsidRPr="00187CB3">
        <w:rPr>
          <w:rFonts w:ascii="Times New Roman" w:hAnsi="Times New Roman" w:cs="Times New Roman"/>
        </w:rPr>
        <w:t>5.41</w:t>
      </w:r>
      <w:r w:rsidRPr="00187CB3">
        <w:rPr>
          <w:rFonts w:ascii="Times New Roman" w:hAnsi="Times New Roman" w:cs="Times New Roman"/>
        </w:rPr>
        <w:t>表示了一个六边形的绘制过程：</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771900" cy="571500"/>
            <wp:effectExtent l="19050" t="0" r="0" b="0"/>
            <wp:docPr id="177" name="图片 177" descr="bm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bmp06"/>
                    <pic:cNvPicPr>
                      <a:picLocks noChangeAspect="1" noChangeArrowheads="1"/>
                    </pic:cNvPicPr>
                  </pic:nvPicPr>
                  <pic:blipFill>
                    <a:blip r:embed="rId141" cstate="print"/>
                    <a:srcRect/>
                    <a:stretch>
                      <a:fillRect/>
                    </a:stretch>
                  </pic:blipFill>
                  <pic:spPr bwMode="auto">
                    <a:xfrm>
                      <a:off x="0" y="0"/>
                      <a:ext cx="3771900" cy="5715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5.41  </w:t>
      </w:r>
      <w:r w:rsidRPr="00187CB3">
        <w:rPr>
          <w:rFonts w:ascii="Times New Roman" w:hAnsi="Times New Roman" w:cs="Times New Roman"/>
          <w:sz w:val="18"/>
        </w:rPr>
        <w:t>绘制多边形</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多边形的大小和形状也是可以通过拖动轨迹框的黑色小方块来改变的。</w:t>
      </w:r>
    </w:p>
    <w:p w:rsidR="00575BA4" w:rsidRPr="00187CB3" w:rsidRDefault="00575BA4" w:rsidP="00575BA4">
      <w:pPr>
        <w:pStyle w:val="3"/>
        <w:tabs>
          <w:tab w:val="num" w:pos="720"/>
        </w:tabs>
        <w:spacing w:line="416" w:lineRule="auto"/>
        <w:ind w:firstLine="0"/>
      </w:pPr>
      <w:bookmarkStart w:id="401" w:name="_Toc533348904"/>
      <w:bookmarkStart w:id="402" w:name="_Toc533846574"/>
      <w:bookmarkStart w:id="403" w:name="_Toc533902693"/>
      <w:bookmarkStart w:id="404" w:name="_Toc533902846"/>
      <w:bookmarkStart w:id="405" w:name="_Toc533990418"/>
      <w:bookmarkStart w:id="406" w:name="_Toc310409524"/>
      <w:bookmarkStart w:id="407" w:name="_Toc406075058"/>
      <w:r w:rsidRPr="00187CB3">
        <w:t>绘制＼文本</w:t>
      </w:r>
      <w:bookmarkEnd w:id="401"/>
      <w:bookmarkEnd w:id="402"/>
      <w:bookmarkEnd w:id="403"/>
      <w:bookmarkEnd w:id="404"/>
      <w:bookmarkEnd w:id="405"/>
      <w:bookmarkEnd w:id="406"/>
      <w:bookmarkEnd w:id="407"/>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文本命令用于在组态画面输入具有标识或用于显示连接的文本字符。</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绘制＼文本</w:t>
      </w:r>
      <w:r w:rsidRPr="00187CB3">
        <w:rPr>
          <w:rFonts w:ascii="Times New Roman" w:hAnsi="Times New Roman" w:cs="Times New Roman"/>
        </w:rPr>
        <w:t>”</w:t>
      </w:r>
      <w:r w:rsidRPr="00187CB3">
        <w:rPr>
          <w:rFonts w:ascii="Times New Roman" w:hAnsi="Times New Roman" w:cs="Times New Roman"/>
        </w:rPr>
        <w:t>或工具栏按钮</w:t>
      </w:r>
      <w:r w:rsidRPr="00187CB3">
        <w:rPr>
          <w:rFonts w:ascii="Times New Roman" w:hAnsi="Times New Roman" w:cs="Times New Roman"/>
          <w:noProof/>
        </w:rPr>
        <w:drawing>
          <wp:inline distT="0" distB="0" distL="0" distR="0">
            <wp:extent cx="171450" cy="152400"/>
            <wp:effectExtent l="19050" t="0" r="0" b="0"/>
            <wp:docPr id="178" name="图片 178" descr="p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p027"/>
                    <pic:cNvPicPr>
                      <a:picLocks noChangeAspect="1" noChangeArrowheads="1"/>
                    </pic:cNvPicPr>
                  </pic:nvPicPr>
                  <pic:blipFill>
                    <a:blip r:embed="rId8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（命令选中状态时显示</w:t>
      </w:r>
      <w:r w:rsidRPr="00187CB3">
        <w:rPr>
          <w:rFonts w:ascii="Times New Roman" w:hAnsi="Times New Roman" w:cs="Times New Roman"/>
          <w:noProof/>
        </w:rPr>
        <w:drawing>
          <wp:inline distT="0" distB="0" distL="0" distR="0">
            <wp:extent cx="171450" cy="152400"/>
            <wp:effectExtent l="19050" t="0" r="0" b="0"/>
            <wp:docPr id="179" name="图片 179" descr="p02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p027_1"/>
                    <pic:cNvPicPr>
                      <a:picLocks noChangeAspect="1" noChangeArrowheads="1"/>
                    </pic:cNvPicPr>
                  </pic:nvPicPr>
                  <pic:blipFill>
                    <a:blip r:embed="rId142"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），此时，鼠标光标成</w:t>
      </w:r>
      <w:r w:rsidRPr="00187CB3">
        <w:rPr>
          <w:rFonts w:ascii="Times New Roman" w:hAnsi="Times New Roman" w:cs="Times New Roman"/>
        </w:rPr>
        <w:t>“I”</w:t>
      </w:r>
      <w:r w:rsidRPr="00187CB3">
        <w:rPr>
          <w:rFonts w:ascii="Times New Roman" w:hAnsi="Times New Roman" w:cs="Times New Roman"/>
        </w:rPr>
        <w:t>形，点击画面中文本输入的位置，输入所需的文字，单击鼠标结束文本输入命令或敲回车键继续下一行文本输入。如图</w:t>
      </w:r>
      <w:r w:rsidRPr="00187CB3">
        <w:rPr>
          <w:rFonts w:ascii="Times New Roman" w:hAnsi="Times New Roman" w:cs="Times New Roman"/>
        </w:rPr>
        <w:t>5.42</w:t>
      </w:r>
      <w:r w:rsidRPr="00187CB3">
        <w:rPr>
          <w:rFonts w:ascii="Times New Roman" w:hAnsi="Times New Roman" w:cs="Times New Roman"/>
        </w:rPr>
        <w:lastRenderedPageBreak/>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666875" cy="371475"/>
            <wp:effectExtent l="19050" t="0" r="952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43" cstate="print"/>
                    <a:srcRect/>
                    <a:stretch>
                      <a:fillRect/>
                    </a:stretch>
                  </pic:blipFill>
                  <pic:spPr bwMode="auto">
                    <a:xfrm>
                      <a:off x="0" y="0"/>
                      <a:ext cx="1666875" cy="3714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5.42 </w:t>
      </w:r>
      <w:r w:rsidRPr="00187CB3">
        <w:rPr>
          <w:rFonts w:ascii="Times New Roman" w:hAnsi="Times New Roman" w:cs="Times New Roman"/>
          <w:sz w:val="18"/>
        </w:rPr>
        <w:t>绘制</w:t>
      </w:r>
      <w:r w:rsidRPr="00187CB3">
        <w:rPr>
          <w:rFonts w:ascii="Times New Roman" w:hAnsi="Times New Roman" w:cs="Times New Roman"/>
          <w:sz w:val="18"/>
        </w:rPr>
        <w:t>—</w:t>
      </w:r>
      <w:r w:rsidRPr="00187CB3">
        <w:rPr>
          <w:rFonts w:ascii="Times New Roman" w:hAnsi="Times New Roman" w:cs="Times New Roman"/>
          <w:sz w:val="18"/>
        </w:rPr>
        <w:t>输入文本</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在当前输入文本的位置，光标以</w:t>
      </w:r>
      <w:r w:rsidRPr="00187CB3">
        <w:rPr>
          <w:rFonts w:ascii="Times New Roman" w:hAnsi="Times New Roman" w:cs="Times New Roman"/>
        </w:rPr>
        <w:t>“I”</w:t>
      </w:r>
      <w:r w:rsidRPr="00187CB3">
        <w:rPr>
          <w:rFonts w:ascii="Times New Roman" w:hAnsi="Times New Roman" w:cs="Times New Roman"/>
        </w:rPr>
        <w:t>形状闪烁。</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文本内容的修改参考</w:t>
      </w:r>
      <w:r w:rsidRPr="00187CB3">
        <w:rPr>
          <w:rFonts w:ascii="Times New Roman" w:hAnsi="Times New Roman" w:cs="Times New Roman"/>
        </w:rPr>
        <w:t>“</w:t>
      </w:r>
      <w:r w:rsidRPr="00187CB3">
        <w:rPr>
          <w:rFonts w:ascii="Times New Roman" w:hAnsi="Times New Roman" w:cs="Times New Roman"/>
        </w:rPr>
        <w:t>编辑＼字符串替换</w:t>
      </w:r>
      <w:r w:rsidRPr="00187CB3">
        <w:rPr>
          <w:rFonts w:ascii="Times New Roman" w:hAnsi="Times New Roman" w:cs="Times New Roman"/>
        </w:rPr>
        <w:t>”</w:t>
      </w:r>
      <w:r w:rsidRPr="00187CB3">
        <w:rPr>
          <w:rFonts w:ascii="Times New Roman" w:hAnsi="Times New Roman" w:cs="Times New Roman"/>
        </w:rPr>
        <w:t>命令。文本属性请参考文本属性一节的内容。</w:t>
      </w:r>
    </w:p>
    <w:p w:rsidR="00575BA4" w:rsidRPr="00187CB3" w:rsidRDefault="00575BA4" w:rsidP="00575BA4">
      <w:pPr>
        <w:pStyle w:val="3"/>
        <w:tabs>
          <w:tab w:val="num" w:pos="720"/>
        </w:tabs>
        <w:spacing w:line="416" w:lineRule="auto"/>
        <w:ind w:firstLine="0"/>
      </w:pPr>
      <w:bookmarkStart w:id="408" w:name="_Toc533348905"/>
      <w:bookmarkStart w:id="409" w:name="_Toc533846575"/>
      <w:bookmarkStart w:id="410" w:name="_Toc533902694"/>
      <w:bookmarkStart w:id="411" w:name="_Toc533902847"/>
      <w:bookmarkStart w:id="412" w:name="_Toc533990419"/>
      <w:bookmarkStart w:id="413" w:name="_Toc310409525"/>
      <w:bookmarkStart w:id="414" w:name="_Toc406075059"/>
      <w:r w:rsidRPr="00187CB3">
        <w:t>绘制＼按钮</w:t>
      </w:r>
      <w:bookmarkEnd w:id="408"/>
      <w:bookmarkEnd w:id="409"/>
      <w:bookmarkEnd w:id="410"/>
      <w:bookmarkEnd w:id="411"/>
      <w:bookmarkEnd w:id="412"/>
      <w:bookmarkEnd w:id="413"/>
      <w:bookmarkEnd w:id="41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尽管系统提供的所有基本图素、图元均具有触动按钮动态连接属性，但因其图素本身的单一性和静态属性因素，基本图素、图元等虽然能够实现按钮的连接功能，运行显示时却不具有按钮的按下和释放的动画效果。</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绘制＼按钮</w:t>
      </w:r>
      <w:r w:rsidRPr="00187CB3">
        <w:rPr>
          <w:rFonts w:ascii="Times New Roman" w:hAnsi="Times New Roman" w:cs="Times New Roman"/>
        </w:rPr>
        <w:t>”</w:t>
      </w:r>
      <w:r w:rsidRPr="00187CB3">
        <w:rPr>
          <w:rFonts w:ascii="Times New Roman" w:hAnsi="Times New Roman" w:cs="Times New Roman"/>
        </w:rPr>
        <w:t>或工具栏按钮</w:t>
      </w:r>
      <w:r w:rsidRPr="00187CB3">
        <w:rPr>
          <w:rFonts w:ascii="Times New Roman" w:hAnsi="Times New Roman" w:cs="Times New Roman"/>
          <w:noProof/>
        </w:rPr>
        <w:drawing>
          <wp:inline distT="0" distB="0" distL="0" distR="0">
            <wp:extent cx="171450" cy="152400"/>
            <wp:effectExtent l="19050" t="0" r="0" b="0"/>
            <wp:docPr id="181" name="图片 181" descr="p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p028"/>
                    <pic:cNvPicPr>
                      <a:picLocks noChangeAspect="1" noChangeArrowheads="1"/>
                    </pic:cNvPicPr>
                  </pic:nvPicPr>
                  <pic:blipFill>
                    <a:blip r:embed="rId81"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（命令选中状态时显示</w:t>
      </w:r>
      <w:r w:rsidRPr="00187CB3">
        <w:rPr>
          <w:rFonts w:ascii="Times New Roman" w:hAnsi="Times New Roman" w:cs="Times New Roman"/>
          <w:noProof/>
        </w:rPr>
        <w:drawing>
          <wp:inline distT="0" distB="0" distL="0" distR="0">
            <wp:extent cx="171450" cy="152400"/>
            <wp:effectExtent l="19050" t="0" r="0" b="0"/>
            <wp:docPr id="182" name="图片 182" descr="p02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p028_1"/>
                    <pic:cNvPicPr>
                      <a:picLocks noChangeAspect="1" noChangeArrowheads="1"/>
                    </pic:cNvPicPr>
                  </pic:nvPicPr>
                  <pic:blipFill>
                    <a:blip r:embed="rId14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）。按钮的绘制类似于矩形，只是按钮绘制完成后是一个具有阴影效果和凸起的矩形。如图</w:t>
      </w:r>
      <w:r w:rsidRPr="00187CB3">
        <w:rPr>
          <w:rFonts w:ascii="Times New Roman" w:hAnsi="Times New Roman" w:cs="Times New Roman"/>
        </w:rPr>
        <w:t>5.43</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476500" cy="609600"/>
            <wp:effectExtent l="19050" t="0" r="0" b="0"/>
            <wp:docPr id="183" name="图片 183" descr="pic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pic029"/>
                    <pic:cNvPicPr>
                      <a:picLocks noChangeAspect="1" noChangeArrowheads="1"/>
                    </pic:cNvPicPr>
                  </pic:nvPicPr>
                  <pic:blipFill>
                    <a:blip r:embed="rId145" cstate="print"/>
                    <a:srcRect/>
                    <a:stretch>
                      <a:fillRect/>
                    </a:stretch>
                  </pic:blipFill>
                  <pic:spPr bwMode="auto">
                    <a:xfrm>
                      <a:off x="0" y="0"/>
                      <a:ext cx="2476500" cy="6096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5.43  </w:t>
      </w:r>
      <w:r w:rsidRPr="00187CB3">
        <w:rPr>
          <w:rFonts w:ascii="Times New Roman" w:hAnsi="Times New Roman" w:cs="Times New Roman"/>
          <w:sz w:val="18"/>
        </w:rPr>
        <w:t>绘制按钮</w:t>
      </w:r>
    </w:p>
    <w:p w:rsidR="00575BA4" w:rsidRPr="00187CB3" w:rsidRDefault="00575BA4" w:rsidP="00575BA4">
      <w:pPr>
        <w:pStyle w:val="3"/>
        <w:tabs>
          <w:tab w:val="num" w:pos="720"/>
        </w:tabs>
        <w:spacing w:line="416" w:lineRule="auto"/>
        <w:ind w:firstLine="0"/>
      </w:pPr>
      <w:bookmarkStart w:id="415" w:name="_Toc533348906"/>
      <w:bookmarkStart w:id="416" w:name="_Toc533846576"/>
      <w:bookmarkStart w:id="417" w:name="_Toc533902695"/>
      <w:bookmarkStart w:id="418" w:name="_Toc533902848"/>
      <w:bookmarkStart w:id="419" w:name="_Toc533990420"/>
      <w:bookmarkStart w:id="420" w:name="_Toc310409526"/>
      <w:bookmarkStart w:id="421" w:name="_Toc406075060"/>
      <w:r w:rsidRPr="00187CB3">
        <w:t>绘制＼图元</w:t>
      </w:r>
      <w:bookmarkEnd w:id="415"/>
      <w:bookmarkEnd w:id="416"/>
      <w:bookmarkEnd w:id="417"/>
      <w:bookmarkEnd w:id="418"/>
      <w:bookmarkEnd w:id="419"/>
      <w:bookmarkEnd w:id="420"/>
      <w:bookmarkEnd w:id="421"/>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图元实际上就是</w:t>
      </w:r>
      <w:r w:rsidRPr="00187CB3">
        <w:rPr>
          <w:rFonts w:ascii="Times New Roman" w:hAnsi="Times New Roman" w:cs="Times New Roman"/>
        </w:rPr>
        <w:t>Windows</w:t>
      </w:r>
      <w:r w:rsidRPr="00187CB3">
        <w:rPr>
          <w:rFonts w:ascii="Times New Roman" w:hAnsi="Times New Roman" w:cs="Times New Roman"/>
        </w:rPr>
        <w:t>的增强型图元文件（</w:t>
      </w:r>
      <w:r w:rsidRPr="00187CB3">
        <w:rPr>
          <w:rFonts w:ascii="Times New Roman" w:hAnsi="Times New Roman" w:cs="Times New Roman"/>
        </w:rPr>
        <w:t>*.emf</w:t>
      </w:r>
      <w:r w:rsidRPr="00187CB3">
        <w:rPr>
          <w:rFonts w:ascii="Times New Roman" w:hAnsi="Times New Roman" w:cs="Times New Roman"/>
        </w:rPr>
        <w:t>），可以由</w:t>
      </w:r>
      <w:r w:rsidRPr="00187CB3">
        <w:rPr>
          <w:rFonts w:ascii="Times New Roman" w:hAnsi="Times New Roman" w:cs="Times New Roman"/>
        </w:rPr>
        <w:t>mcdraw</w:t>
      </w:r>
      <w:r w:rsidRPr="00187CB3">
        <w:rPr>
          <w:rFonts w:ascii="Times New Roman" w:hAnsi="Times New Roman" w:cs="Times New Roman"/>
        </w:rPr>
        <w:t>创建，也可以用第三方绘图工具创建，然后将文件拷贝到</w:t>
      </w:r>
      <w:r w:rsidRPr="00187CB3">
        <w:rPr>
          <w:rFonts w:ascii="Times New Roman" w:hAnsi="Times New Roman" w:cs="Times New Roman"/>
        </w:rPr>
        <w:t>&lt;</w:t>
      </w:r>
      <w:r w:rsidRPr="00187CB3">
        <w:rPr>
          <w:rFonts w:ascii="Times New Roman" w:hAnsi="Times New Roman" w:cs="Times New Roman"/>
        </w:rPr>
        <w:t>安装目录</w:t>
      </w:r>
      <w:r w:rsidRPr="00187CB3">
        <w:rPr>
          <w:rFonts w:ascii="Times New Roman" w:hAnsi="Times New Roman" w:cs="Times New Roman"/>
        </w:rPr>
        <w:t>&gt;\pic</w:t>
      </w:r>
      <w:r w:rsidRPr="00187CB3">
        <w:rPr>
          <w:rFonts w:ascii="Times New Roman" w:hAnsi="Times New Roman" w:cs="Times New Roman"/>
        </w:rPr>
        <w:t>（图元库）下即可使用。</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绘制图元的过程就是将图元库中的图元文件插入到组态画面中，插入后的图元大小是可以调整的。</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绘制＼图元</w:t>
      </w:r>
      <w:r w:rsidRPr="00187CB3">
        <w:rPr>
          <w:rFonts w:ascii="Times New Roman" w:hAnsi="Times New Roman" w:cs="Times New Roman"/>
        </w:rPr>
        <w:t>”</w:t>
      </w:r>
      <w:r w:rsidRPr="00187CB3">
        <w:rPr>
          <w:rFonts w:ascii="Times New Roman" w:hAnsi="Times New Roman" w:cs="Times New Roman"/>
        </w:rPr>
        <w:t>或工具栏按钮</w:t>
      </w:r>
      <w:r w:rsidRPr="00187CB3">
        <w:rPr>
          <w:rFonts w:ascii="Times New Roman" w:hAnsi="Times New Roman" w:cs="Times New Roman"/>
          <w:noProof/>
        </w:rPr>
        <w:drawing>
          <wp:inline distT="0" distB="0" distL="0" distR="0">
            <wp:extent cx="171450" cy="152400"/>
            <wp:effectExtent l="19050" t="0" r="0" b="0"/>
            <wp:docPr id="184" name="图片 184" descr="p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029"/>
                    <pic:cNvPicPr>
                      <a:picLocks noChangeAspect="1" noChangeArrowheads="1"/>
                    </pic:cNvPicPr>
                  </pic:nvPicPr>
                  <pic:blipFill>
                    <a:blip r:embed="rId82"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，打开图元库对话框，选择相应的图元文件，然后单击对话框右侧的</w:t>
      </w:r>
      <w:r w:rsidRPr="00187CB3">
        <w:rPr>
          <w:rFonts w:ascii="Times New Roman" w:hAnsi="Times New Roman" w:cs="Times New Roman"/>
        </w:rPr>
        <w:t>“</w:t>
      </w:r>
      <w:r w:rsidRPr="00187CB3">
        <w:rPr>
          <w:rFonts w:ascii="Times New Roman" w:hAnsi="Times New Roman" w:cs="Times New Roman"/>
        </w:rPr>
        <w:t>确认</w:t>
      </w:r>
      <w:r w:rsidRPr="00187CB3">
        <w:rPr>
          <w:rFonts w:ascii="Times New Roman" w:hAnsi="Times New Roman" w:cs="Times New Roman"/>
        </w:rPr>
        <w:t>”</w:t>
      </w:r>
      <w:r w:rsidRPr="00187CB3">
        <w:rPr>
          <w:rFonts w:ascii="Times New Roman" w:hAnsi="Times New Roman" w:cs="Times New Roman"/>
        </w:rPr>
        <w:t>按钮，这时，对话框关闭，鼠标光标呈</w:t>
      </w:r>
      <w:r w:rsidRPr="00187CB3">
        <w:rPr>
          <w:rFonts w:ascii="Times New Roman" w:hAnsi="Times New Roman" w:cs="Times New Roman"/>
        </w:rPr>
        <w:t>“+”</w:t>
      </w:r>
      <w:r w:rsidRPr="00187CB3">
        <w:rPr>
          <w:rFonts w:ascii="Times New Roman" w:hAnsi="Times New Roman" w:cs="Times New Roman"/>
        </w:rPr>
        <w:t>形，在组态画面选择图元的放置位置，点击鼠标左键，图元被放置到组态画面中来。如图</w:t>
      </w:r>
      <w:r w:rsidRPr="00187CB3">
        <w:rPr>
          <w:rFonts w:ascii="Times New Roman" w:hAnsi="Times New Roman" w:cs="Times New Roman"/>
        </w:rPr>
        <w:t>5.44</w:t>
      </w:r>
      <w:r w:rsidRPr="00187CB3">
        <w:rPr>
          <w:rFonts w:ascii="Times New Roman" w:hAnsi="Times New Roman" w:cs="Times New Roman"/>
        </w:rPr>
        <w:t>、</w:t>
      </w:r>
      <w:r w:rsidRPr="00187CB3">
        <w:rPr>
          <w:rFonts w:ascii="Times New Roman" w:hAnsi="Times New Roman" w:cs="Times New Roman"/>
        </w:rPr>
        <w:t>4.45</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428750" cy="1876425"/>
            <wp:effectExtent l="19050" t="0" r="0" b="0"/>
            <wp:docPr id="185" name="图片 185" descr="bm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bmp01"/>
                    <pic:cNvPicPr>
                      <a:picLocks noChangeAspect="1" noChangeArrowheads="1"/>
                    </pic:cNvPicPr>
                  </pic:nvPicPr>
                  <pic:blipFill>
                    <a:blip r:embed="rId146" cstate="print"/>
                    <a:srcRect/>
                    <a:stretch>
                      <a:fillRect/>
                    </a:stretch>
                  </pic:blipFill>
                  <pic:spPr bwMode="auto">
                    <a:xfrm>
                      <a:off x="0" y="0"/>
                      <a:ext cx="1428750" cy="18764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5.44  </w:t>
      </w:r>
      <w:r w:rsidRPr="00187CB3">
        <w:rPr>
          <w:rFonts w:ascii="Times New Roman" w:hAnsi="Times New Roman" w:cs="Times New Roman"/>
          <w:sz w:val="18"/>
        </w:rPr>
        <w:t>执行绘制＼图元命令</w:t>
      </w:r>
    </w:p>
    <w:p w:rsidR="00575BA4" w:rsidRPr="00187CB3" w:rsidRDefault="00F1334C" w:rsidP="00575BA4">
      <w:pPr>
        <w:ind w:firstLine="400"/>
        <w:jc w:val="center"/>
        <w:rPr>
          <w:rFonts w:ascii="Times New Roman" w:hAnsi="Times New Roman" w:cs="Times New Roman"/>
        </w:rPr>
      </w:pPr>
      <w:r w:rsidRPr="00F1334C">
        <w:rPr>
          <w:rFonts w:ascii="Times New Roman" w:hAnsi="Times New Roman" w:cs="Times New Roman"/>
          <w:noProof/>
          <w:sz w:val="20"/>
        </w:rPr>
        <w:pict>
          <v:line id="_x0000_s2217" style="position:absolute;left:0;text-align:left;z-index:251666432" from="213.8pt,31.2pt" to="236.2pt,31.2pt" o:allowincell="f" strokecolor="#930" strokeweight="2.25pt">
            <v:stroke endarrow="block"/>
          </v:line>
        </w:pict>
      </w:r>
      <w:r w:rsidR="00575BA4" w:rsidRPr="00187CB3">
        <w:rPr>
          <w:rFonts w:ascii="Times New Roman" w:hAnsi="Times New Roman" w:cs="Times New Roman"/>
        </w:rPr>
        <w:object w:dxaOrig="1860" w:dyaOrig="1530">
          <v:shape id="_x0000_i1030" type="#_x0000_t75" style="width:59.85pt;height:48.6pt" o:ole="" fillcolor="window">
            <v:imagedata r:id="rId147" o:title=""/>
          </v:shape>
          <o:OLEObject Type="Embed" ProgID="PBrush" ShapeID="_x0000_i1030" DrawAspect="Content" ObjectID="_1479818968" r:id="rId148"/>
        </w:object>
      </w:r>
      <w:r w:rsidR="00575BA4" w:rsidRPr="00187CB3">
        <w:rPr>
          <w:rFonts w:ascii="Times New Roman" w:hAnsi="Times New Roman" w:cs="Times New Roman"/>
        </w:rPr>
        <w:t xml:space="preserve">          </w:t>
      </w:r>
      <w:r w:rsidR="00575BA4" w:rsidRPr="00187CB3">
        <w:rPr>
          <w:rFonts w:ascii="Times New Roman" w:hAnsi="Times New Roman" w:cs="Times New Roman"/>
        </w:rPr>
        <w:object w:dxaOrig="1860" w:dyaOrig="1530">
          <v:shape id="_x0000_i1031" type="#_x0000_t75" style="width:38.35pt;height:48.6pt" o:ole="" fillcolor="window">
            <v:imagedata r:id="rId147" o:title=""/>
          </v:shape>
          <o:OLEObject Type="Embed" ProgID="PBrush" ShapeID="_x0000_i1031" DrawAspect="Content" ObjectID="_1479818969" r:id="rId149"/>
        </w:objec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5.45  </w:t>
      </w:r>
      <w:r w:rsidRPr="00187CB3">
        <w:rPr>
          <w:rFonts w:ascii="Times New Roman" w:hAnsi="Times New Roman" w:cs="Times New Roman"/>
          <w:sz w:val="18"/>
        </w:rPr>
        <w:t>放置一个名为</w:t>
      </w:r>
      <w:r w:rsidRPr="00187CB3">
        <w:rPr>
          <w:rFonts w:ascii="Times New Roman" w:hAnsi="Times New Roman" w:cs="Times New Roman"/>
          <w:sz w:val="18"/>
        </w:rPr>
        <w:t>“ARROW_RR”</w:t>
      </w:r>
      <w:r w:rsidRPr="00187CB3">
        <w:rPr>
          <w:rFonts w:ascii="Times New Roman" w:hAnsi="Times New Roman" w:cs="Times New Roman"/>
          <w:sz w:val="18"/>
        </w:rPr>
        <w:t>的图元并改变其外观</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图元在外观上与基本绘图元素没有太大的区别，但图元的静态属性（如线形、填充、颜色等）都是不可改变的。</w:t>
      </w:r>
    </w:p>
    <w:p w:rsidR="00575BA4" w:rsidRPr="00187CB3" w:rsidRDefault="00575BA4" w:rsidP="00575BA4">
      <w:pPr>
        <w:pStyle w:val="3"/>
        <w:tabs>
          <w:tab w:val="num" w:pos="720"/>
        </w:tabs>
        <w:spacing w:line="416" w:lineRule="auto"/>
        <w:ind w:firstLine="0"/>
      </w:pPr>
      <w:bookmarkStart w:id="422" w:name="_Toc533348907"/>
      <w:bookmarkStart w:id="423" w:name="_Toc533846577"/>
      <w:bookmarkStart w:id="424" w:name="_Toc533902696"/>
      <w:bookmarkStart w:id="425" w:name="_Toc533902849"/>
      <w:bookmarkStart w:id="426" w:name="_Toc533990421"/>
      <w:bookmarkStart w:id="427" w:name="_Toc310409527"/>
      <w:bookmarkStart w:id="428" w:name="_Toc406075061"/>
      <w:r w:rsidRPr="00187CB3">
        <w:t>绘制＼单元</w:t>
      </w:r>
      <w:bookmarkEnd w:id="422"/>
      <w:bookmarkEnd w:id="423"/>
      <w:bookmarkEnd w:id="424"/>
      <w:bookmarkEnd w:id="425"/>
      <w:bookmarkEnd w:id="426"/>
      <w:bookmarkEnd w:id="427"/>
      <w:bookmarkEnd w:id="428"/>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元的绘制方法与图元相同，只是单元的大小及静态属性都是不可改变的。单元实际是由一个或多个基本图素、图元或单元组合而成的，可以通过图形组态程序的单元制作工具来合成。合成的单元必须通过保存命令</w:t>
      </w:r>
      <w:r w:rsidRPr="00187CB3">
        <w:rPr>
          <w:rFonts w:ascii="Times New Roman" w:hAnsi="Times New Roman" w:cs="Times New Roman"/>
        </w:rPr>
        <w:lastRenderedPageBreak/>
        <w:t>保存到单元库（</w:t>
      </w:r>
      <w:r w:rsidRPr="00187CB3">
        <w:rPr>
          <w:rFonts w:ascii="Times New Roman" w:hAnsi="Times New Roman" w:cs="Times New Roman"/>
        </w:rPr>
        <w:t>&lt;</w:t>
      </w:r>
      <w:r w:rsidRPr="00187CB3">
        <w:rPr>
          <w:rFonts w:ascii="Times New Roman" w:hAnsi="Times New Roman" w:cs="Times New Roman"/>
        </w:rPr>
        <w:t>安装目录</w:t>
      </w:r>
      <w:r w:rsidRPr="00187CB3">
        <w:rPr>
          <w:rFonts w:ascii="Times New Roman" w:hAnsi="Times New Roman" w:cs="Times New Roman"/>
        </w:rPr>
        <w:t>&gt;\lib</w:t>
      </w:r>
      <w:r w:rsidRPr="00187CB3">
        <w:rPr>
          <w:rFonts w:ascii="Times New Roman" w:hAnsi="Times New Roman" w:cs="Times New Roman"/>
        </w:rPr>
        <w:t>）中才能通过</w:t>
      </w:r>
      <w:r w:rsidRPr="00187CB3">
        <w:rPr>
          <w:rFonts w:ascii="Times New Roman" w:hAnsi="Times New Roman" w:cs="Times New Roman"/>
        </w:rPr>
        <w:t>“</w:t>
      </w:r>
      <w:r w:rsidRPr="00187CB3">
        <w:rPr>
          <w:rFonts w:ascii="Times New Roman" w:hAnsi="Times New Roman" w:cs="Times New Roman"/>
        </w:rPr>
        <w:t>绘制＼单元</w:t>
      </w:r>
      <w:r w:rsidRPr="00187CB3">
        <w:rPr>
          <w:rFonts w:ascii="Times New Roman" w:hAnsi="Times New Roman" w:cs="Times New Roman"/>
        </w:rPr>
        <w:t>”</w:t>
      </w:r>
      <w:r w:rsidRPr="00187CB3">
        <w:rPr>
          <w:rFonts w:ascii="Times New Roman" w:hAnsi="Times New Roman" w:cs="Times New Roman"/>
        </w:rPr>
        <w:t>命令来调用。</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绘制＼单元</w:t>
      </w:r>
      <w:r w:rsidRPr="00187CB3">
        <w:rPr>
          <w:rFonts w:ascii="Times New Roman" w:hAnsi="Times New Roman" w:cs="Times New Roman"/>
        </w:rPr>
        <w:t>”</w:t>
      </w:r>
      <w:r w:rsidRPr="00187CB3">
        <w:rPr>
          <w:rFonts w:ascii="Times New Roman" w:hAnsi="Times New Roman" w:cs="Times New Roman"/>
        </w:rPr>
        <w:t>或工具栏按钮</w:t>
      </w:r>
      <w:r w:rsidRPr="00187CB3">
        <w:rPr>
          <w:rFonts w:ascii="Times New Roman" w:hAnsi="Times New Roman" w:cs="Times New Roman"/>
          <w:noProof/>
        </w:rPr>
        <w:drawing>
          <wp:inline distT="0" distB="0" distL="0" distR="0">
            <wp:extent cx="171450" cy="152400"/>
            <wp:effectExtent l="19050" t="0" r="0" b="0"/>
            <wp:docPr id="188" name="图片 188" descr="p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p030"/>
                    <pic:cNvPicPr>
                      <a:picLocks noChangeAspect="1" noChangeArrowheads="1"/>
                    </pic:cNvPicPr>
                  </pic:nvPicPr>
                  <pic:blipFill>
                    <a:blip r:embed="rId8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，打开单元库对话框，选择相应的单元文件，然后单击对话框右侧的</w:t>
      </w:r>
      <w:r w:rsidRPr="00187CB3">
        <w:rPr>
          <w:rFonts w:ascii="Times New Roman" w:hAnsi="Times New Roman" w:cs="Times New Roman"/>
        </w:rPr>
        <w:t>“</w:t>
      </w:r>
      <w:r w:rsidRPr="00187CB3">
        <w:rPr>
          <w:rFonts w:ascii="Times New Roman" w:hAnsi="Times New Roman" w:cs="Times New Roman"/>
        </w:rPr>
        <w:t>确认</w:t>
      </w:r>
      <w:r w:rsidRPr="00187CB3">
        <w:rPr>
          <w:rFonts w:ascii="Times New Roman" w:hAnsi="Times New Roman" w:cs="Times New Roman"/>
        </w:rPr>
        <w:t>”</w:t>
      </w:r>
      <w:r w:rsidRPr="00187CB3">
        <w:rPr>
          <w:rFonts w:ascii="Times New Roman" w:hAnsi="Times New Roman" w:cs="Times New Roman"/>
        </w:rPr>
        <w:t>按钮，这时，对话框关闭，鼠标光标呈</w:t>
      </w:r>
      <w:r w:rsidRPr="00187CB3">
        <w:rPr>
          <w:rFonts w:ascii="Times New Roman" w:hAnsi="Times New Roman" w:cs="Times New Roman"/>
        </w:rPr>
        <w:t>“+”</w:t>
      </w:r>
      <w:r w:rsidRPr="00187CB3">
        <w:rPr>
          <w:rFonts w:ascii="Times New Roman" w:hAnsi="Times New Roman" w:cs="Times New Roman"/>
        </w:rPr>
        <w:t>形，在组态画面选择图元的放置位置，点击鼠标左键，单元被放置到组态画面中来。如图</w:t>
      </w:r>
      <w:r w:rsidRPr="00187CB3">
        <w:rPr>
          <w:rFonts w:ascii="Times New Roman" w:hAnsi="Times New Roman" w:cs="Times New Roman"/>
        </w:rPr>
        <w:t>5.46</w:t>
      </w:r>
      <w:r w:rsidRPr="00187CB3">
        <w:rPr>
          <w:rFonts w:ascii="Times New Roman" w:hAnsi="Times New Roman" w:cs="Times New Roman"/>
        </w:rPr>
        <w:t>、</w:t>
      </w:r>
      <w:r w:rsidRPr="00187CB3">
        <w:rPr>
          <w:rFonts w:ascii="Times New Roman" w:hAnsi="Times New Roman" w:cs="Times New Roman"/>
        </w:rPr>
        <w:t>4.47</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447800" cy="1914525"/>
            <wp:effectExtent l="19050" t="0" r="0" b="0"/>
            <wp:docPr id="189" name="图片 189" descr="bmp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bmp02"/>
                    <pic:cNvPicPr>
                      <a:picLocks noChangeAspect="1" noChangeArrowheads="1"/>
                    </pic:cNvPicPr>
                  </pic:nvPicPr>
                  <pic:blipFill>
                    <a:blip r:embed="rId150" cstate="print"/>
                    <a:srcRect/>
                    <a:stretch>
                      <a:fillRect/>
                    </a:stretch>
                  </pic:blipFill>
                  <pic:spPr bwMode="auto">
                    <a:xfrm>
                      <a:off x="0" y="0"/>
                      <a:ext cx="1447800" cy="19145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5.46  </w:t>
      </w:r>
      <w:r w:rsidRPr="00187CB3">
        <w:rPr>
          <w:rFonts w:ascii="Times New Roman" w:hAnsi="Times New Roman" w:cs="Times New Roman"/>
          <w:sz w:val="18"/>
        </w:rPr>
        <w:t>执行绘制＼单元命令</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657350" cy="1457325"/>
            <wp:effectExtent l="19050" t="0" r="0" b="0"/>
            <wp:docPr id="190" name="图片 190" descr="pc01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pc013_2"/>
                    <pic:cNvPicPr>
                      <a:picLocks noChangeAspect="1" noChangeArrowheads="1"/>
                    </pic:cNvPicPr>
                  </pic:nvPicPr>
                  <pic:blipFill>
                    <a:blip r:embed="rId119" cstate="print"/>
                    <a:srcRect/>
                    <a:stretch>
                      <a:fillRect/>
                    </a:stretch>
                  </pic:blipFill>
                  <pic:spPr bwMode="auto">
                    <a:xfrm>
                      <a:off x="0" y="0"/>
                      <a:ext cx="1657350" cy="14573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5.47  </w:t>
      </w:r>
      <w:r w:rsidRPr="00187CB3">
        <w:rPr>
          <w:rFonts w:ascii="Times New Roman" w:hAnsi="Times New Roman" w:cs="Times New Roman"/>
          <w:sz w:val="18"/>
        </w:rPr>
        <w:t>在组态画面放置一个单元</w:t>
      </w:r>
    </w:p>
    <w:p w:rsidR="00575BA4" w:rsidRPr="00187CB3" w:rsidRDefault="00575BA4" w:rsidP="00575BA4">
      <w:pPr>
        <w:pStyle w:val="3"/>
        <w:tabs>
          <w:tab w:val="num" w:pos="720"/>
        </w:tabs>
        <w:spacing w:line="416" w:lineRule="auto"/>
        <w:ind w:firstLine="0"/>
      </w:pPr>
      <w:bookmarkStart w:id="429" w:name="_Toc533348908"/>
      <w:bookmarkStart w:id="430" w:name="_Toc533846578"/>
      <w:bookmarkStart w:id="431" w:name="_Toc533902697"/>
      <w:bookmarkStart w:id="432" w:name="_Toc533902850"/>
      <w:bookmarkStart w:id="433" w:name="_Toc533990422"/>
      <w:bookmarkStart w:id="434" w:name="_Toc310409528"/>
      <w:bookmarkStart w:id="435" w:name="_Toc406075062"/>
      <w:r w:rsidRPr="00187CB3">
        <w:t>绘制＼趋势曲线</w:t>
      </w:r>
      <w:bookmarkEnd w:id="429"/>
      <w:bookmarkEnd w:id="430"/>
      <w:bookmarkEnd w:id="431"/>
      <w:bookmarkEnd w:id="432"/>
      <w:bookmarkEnd w:id="433"/>
      <w:bookmarkEnd w:id="434"/>
      <w:bookmarkEnd w:id="43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趋势曲线是</w:t>
      </w:r>
      <w:r w:rsidRPr="00187CB3">
        <w:rPr>
          <w:rFonts w:ascii="Times New Roman" w:hAnsi="Times New Roman" w:cs="Times New Roman"/>
        </w:rPr>
        <w:t>NicBuilder</w:t>
      </w:r>
      <w:r w:rsidRPr="00187CB3">
        <w:rPr>
          <w:rFonts w:ascii="Times New Roman" w:hAnsi="Times New Roman" w:cs="Times New Roman"/>
        </w:rPr>
        <w:t>图形组态软件（</w:t>
      </w:r>
      <w:r w:rsidRPr="00187CB3">
        <w:rPr>
          <w:rFonts w:ascii="Times New Roman" w:hAnsi="Times New Roman" w:cs="Times New Roman"/>
        </w:rPr>
        <w:t>MCDraw</w:t>
      </w:r>
      <w:r w:rsidRPr="00187CB3">
        <w:rPr>
          <w:rFonts w:ascii="Times New Roman" w:hAnsi="Times New Roman" w:cs="Times New Roman"/>
        </w:rPr>
        <w:t>）中特殊的画面组态元素，并具有其特有的动态和静态属性，参考第四章趋势曲线属性的有关内容。</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绘制＼趋势曲线</w:t>
      </w:r>
      <w:r w:rsidRPr="00187CB3">
        <w:rPr>
          <w:rFonts w:ascii="Times New Roman" w:hAnsi="Times New Roman" w:cs="Times New Roman"/>
        </w:rPr>
        <w:t>”</w:t>
      </w:r>
      <w:r w:rsidRPr="00187CB3">
        <w:rPr>
          <w:rFonts w:ascii="Times New Roman" w:hAnsi="Times New Roman" w:cs="Times New Roman"/>
        </w:rPr>
        <w:t>或工具栏按钮</w:t>
      </w:r>
      <w:r w:rsidRPr="00187CB3">
        <w:rPr>
          <w:rFonts w:ascii="Times New Roman" w:hAnsi="Times New Roman" w:cs="Times New Roman"/>
          <w:noProof/>
        </w:rPr>
        <w:drawing>
          <wp:inline distT="0" distB="0" distL="0" distR="0">
            <wp:extent cx="171450" cy="152400"/>
            <wp:effectExtent l="19050" t="0" r="0" b="0"/>
            <wp:docPr id="191" name="图片 191" descr="p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p031"/>
                    <pic:cNvPicPr>
                      <a:picLocks noChangeAspect="1" noChangeArrowheads="1"/>
                    </pic:cNvPicPr>
                  </pic:nvPicPr>
                  <pic:blipFill>
                    <a:blip r:embed="rId8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，鼠标光标呈</w:t>
      </w:r>
      <w:r w:rsidRPr="00187CB3">
        <w:rPr>
          <w:rFonts w:ascii="Times New Roman" w:hAnsi="Times New Roman" w:cs="Times New Roman"/>
        </w:rPr>
        <w:t>“+”</w:t>
      </w:r>
      <w:r w:rsidRPr="00187CB3">
        <w:rPr>
          <w:rFonts w:ascii="Times New Roman" w:hAnsi="Times New Roman" w:cs="Times New Roman"/>
        </w:rPr>
        <w:t>形，在组态画面选择趋势曲线的放置位置，按住鼠标左键拖动鼠标，绘制一个趋势曲线窗口。如图</w:t>
      </w:r>
      <w:r w:rsidRPr="00187CB3">
        <w:rPr>
          <w:rFonts w:ascii="Times New Roman" w:hAnsi="Times New Roman" w:cs="Times New Roman"/>
        </w:rPr>
        <w:t>5.48</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一幅组态画面可以放置一幅或多幅趋势曲线窗口，这要根据显示画面的要求来决定。</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238375" cy="885825"/>
            <wp:effectExtent l="19050" t="0" r="9525" b="0"/>
            <wp:docPr id="192" name="图片 192" descr="pc01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pc016_1"/>
                    <pic:cNvPicPr>
                      <a:picLocks noChangeAspect="1" noChangeArrowheads="1"/>
                    </pic:cNvPicPr>
                  </pic:nvPicPr>
                  <pic:blipFill>
                    <a:blip r:embed="rId151" cstate="print"/>
                    <a:srcRect/>
                    <a:stretch>
                      <a:fillRect/>
                    </a:stretch>
                  </pic:blipFill>
                  <pic:spPr bwMode="auto">
                    <a:xfrm>
                      <a:off x="0" y="0"/>
                      <a:ext cx="2238375" cy="8858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5.48  </w:t>
      </w:r>
      <w:r w:rsidRPr="00187CB3">
        <w:rPr>
          <w:rFonts w:ascii="Times New Roman" w:hAnsi="Times New Roman" w:cs="Times New Roman"/>
          <w:sz w:val="18"/>
        </w:rPr>
        <w:t>绘制趋势曲线</w:t>
      </w:r>
    </w:p>
    <w:p w:rsidR="00575BA4" w:rsidRPr="00187CB3" w:rsidRDefault="00575BA4" w:rsidP="00575BA4">
      <w:pPr>
        <w:pStyle w:val="3"/>
        <w:tabs>
          <w:tab w:val="num" w:pos="720"/>
        </w:tabs>
        <w:spacing w:line="416" w:lineRule="auto"/>
        <w:ind w:firstLine="0"/>
      </w:pPr>
      <w:bookmarkStart w:id="436" w:name="_Toc533348909"/>
      <w:bookmarkStart w:id="437" w:name="_Toc533846579"/>
      <w:bookmarkStart w:id="438" w:name="_Toc533902698"/>
      <w:bookmarkStart w:id="439" w:name="_Toc533902851"/>
      <w:bookmarkStart w:id="440" w:name="_Toc533990423"/>
      <w:bookmarkStart w:id="441" w:name="_Toc310409529"/>
      <w:bookmarkStart w:id="442" w:name="_Toc406075063"/>
      <w:r w:rsidRPr="00187CB3">
        <w:t>绘制＼选取</w:t>
      </w:r>
      <w:bookmarkEnd w:id="436"/>
      <w:bookmarkEnd w:id="437"/>
      <w:bookmarkEnd w:id="438"/>
      <w:bookmarkEnd w:id="439"/>
      <w:bookmarkEnd w:id="440"/>
      <w:bookmarkEnd w:id="441"/>
      <w:bookmarkEnd w:id="44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用于图素的选择、拖动和重定尺寸。这是鼠标器的缺省工作方式，又是其它绘图工具完成操作后的自动返回方式。</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选取图素有两种方法，操作方法如下：</w:t>
      </w:r>
    </w:p>
    <w:p w:rsidR="00575BA4" w:rsidRPr="00187CB3" w:rsidRDefault="00575BA4" w:rsidP="006F78FF">
      <w:pPr>
        <w:numPr>
          <w:ilvl w:val="0"/>
          <w:numId w:val="3"/>
        </w:numPr>
        <w:ind w:firstLineChars="200" w:firstLine="420"/>
        <w:rPr>
          <w:rFonts w:ascii="Times New Roman" w:hAnsi="Times New Roman" w:cs="Times New Roman"/>
        </w:rPr>
      </w:pPr>
      <w:r w:rsidRPr="00187CB3">
        <w:rPr>
          <w:rFonts w:ascii="Times New Roman" w:hAnsi="Times New Roman" w:cs="Times New Roman"/>
        </w:rPr>
        <w:t>在图素所在区域单击鼠标左键可选中单个图素。</w:t>
      </w:r>
    </w:p>
    <w:p w:rsidR="00575BA4" w:rsidRPr="00187CB3" w:rsidRDefault="00575BA4" w:rsidP="006F78FF">
      <w:pPr>
        <w:numPr>
          <w:ilvl w:val="0"/>
          <w:numId w:val="3"/>
        </w:numPr>
        <w:ind w:firstLineChars="200" w:firstLine="420"/>
        <w:rPr>
          <w:rFonts w:ascii="Times New Roman" w:hAnsi="Times New Roman" w:cs="Times New Roman"/>
        </w:rPr>
      </w:pPr>
      <w:r w:rsidRPr="00187CB3">
        <w:rPr>
          <w:rFonts w:ascii="Times New Roman" w:hAnsi="Times New Roman" w:cs="Times New Roman"/>
        </w:rPr>
        <w:t>把鼠标置于能包围所有想选中对象的矩形的左顶点，按下鼠标的左键，拖曳鼠标出现一个虚线矩形框，使这个虚线矩形框能包围所有想要选中的对象，然后释放鼠标的左键，则矩形框中的所有对象被选中。</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lastRenderedPageBreak/>
        <w:t>选中的图素周围有</w:t>
      </w:r>
      <w:r w:rsidRPr="00187CB3">
        <w:rPr>
          <w:rFonts w:ascii="Times New Roman" w:hAnsi="Times New Roman" w:cs="Times New Roman"/>
        </w:rPr>
        <w:t>8</w:t>
      </w:r>
      <w:r w:rsidRPr="00187CB3">
        <w:rPr>
          <w:rFonts w:ascii="Times New Roman" w:hAnsi="Times New Roman" w:cs="Times New Roman"/>
        </w:rPr>
        <w:t>个小矩形。把鼠标移到被选中的对象，按下鼠标，可拖动被选中的对象，到达新的位置时松开鼠标左键。把鼠标移到被选中的对象周围的小矩形，拖曳鼠标可改变对象的大小。</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443" w:name="_Toc533348910"/>
      <w:bookmarkStart w:id="444" w:name="_Toc533846580"/>
      <w:bookmarkStart w:id="445" w:name="_Toc533902699"/>
      <w:bookmarkStart w:id="446" w:name="_Toc533902852"/>
      <w:bookmarkStart w:id="447" w:name="_Toc533990424"/>
      <w:bookmarkStart w:id="448" w:name="_Toc310409530"/>
      <w:bookmarkStart w:id="449" w:name="_Toc406075064"/>
      <w:r w:rsidRPr="00187CB3">
        <w:rPr>
          <w:rFonts w:ascii="Times New Roman" w:hAnsi="Times New Roman"/>
        </w:rPr>
        <w:t>静态属性菜单</w:t>
      </w:r>
      <w:bookmarkEnd w:id="443"/>
      <w:bookmarkEnd w:id="444"/>
      <w:bookmarkEnd w:id="445"/>
      <w:bookmarkEnd w:id="446"/>
      <w:bookmarkEnd w:id="447"/>
      <w:bookmarkEnd w:id="448"/>
      <w:bookmarkEnd w:id="449"/>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静态属性包括线属性、填充属性、字体及颜色等。与此有关的有</w:t>
      </w:r>
      <w:r w:rsidRPr="00187CB3">
        <w:rPr>
          <w:rFonts w:ascii="Times New Roman" w:hAnsi="Times New Roman" w:cs="Times New Roman"/>
        </w:rPr>
        <w:t xml:space="preserve"> “</w:t>
      </w:r>
      <w:r w:rsidRPr="00187CB3">
        <w:rPr>
          <w:rFonts w:ascii="Times New Roman" w:hAnsi="Times New Roman" w:cs="Times New Roman"/>
        </w:rPr>
        <w:t>线</w:t>
      </w:r>
      <w:r w:rsidRPr="00187CB3">
        <w:rPr>
          <w:rFonts w:ascii="Times New Roman" w:hAnsi="Times New Roman" w:cs="Times New Roman"/>
        </w:rPr>
        <w:t>”</w:t>
      </w:r>
      <w:r w:rsidRPr="00187CB3">
        <w:rPr>
          <w:rFonts w:ascii="Times New Roman" w:hAnsi="Times New Roman" w:cs="Times New Roman"/>
        </w:rPr>
        <w:t>菜单，</w:t>
      </w:r>
      <w:r w:rsidRPr="00187CB3">
        <w:rPr>
          <w:rFonts w:ascii="Times New Roman" w:hAnsi="Times New Roman" w:cs="Times New Roman"/>
        </w:rPr>
        <w:t>“</w:t>
      </w:r>
      <w:r w:rsidRPr="00187CB3">
        <w:rPr>
          <w:rFonts w:ascii="Times New Roman" w:hAnsi="Times New Roman" w:cs="Times New Roman"/>
        </w:rPr>
        <w:t>填充</w:t>
      </w:r>
      <w:r w:rsidRPr="00187CB3">
        <w:rPr>
          <w:rFonts w:ascii="Times New Roman" w:hAnsi="Times New Roman" w:cs="Times New Roman"/>
        </w:rPr>
        <w:t xml:space="preserve">” </w:t>
      </w:r>
      <w:r w:rsidRPr="00187CB3">
        <w:rPr>
          <w:rFonts w:ascii="Times New Roman" w:hAnsi="Times New Roman" w:cs="Times New Roman"/>
        </w:rPr>
        <w:t>菜单及属性工具栏。</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可以一次选择修改一个或多个元素的静态属性。</w:t>
      </w:r>
    </w:p>
    <w:p w:rsidR="00575BA4" w:rsidRPr="00187CB3" w:rsidRDefault="00575BA4" w:rsidP="00575BA4">
      <w:pPr>
        <w:pStyle w:val="3"/>
        <w:tabs>
          <w:tab w:val="num" w:pos="720"/>
        </w:tabs>
        <w:spacing w:line="416" w:lineRule="auto"/>
        <w:ind w:firstLine="0"/>
      </w:pPr>
      <w:bookmarkStart w:id="450" w:name="_Toc533348911"/>
      <w:bookmarkStart w:id="451" w:name="_Toc533846581"/>
      <w:bookmarkStart w:id="452" w:name="_Toc533902700"/>
      <w:bookmarkStart w:id="453" w:name="_Toc533902853"/>
      <w:bookmarkStart w:id="454" w:name="_Toc533990425"/>
      <w:bookmarkStart w:id="455" w:name="_Toc310409531"/>
      <w:bookmarkStart w:id="456" w:name="_Toc406075065"/>
      <w:r w:rsidRPr="00187CB3">
        <w:t>线属性菜单</w:t>
      </w:r>
      <w:bookmarkEnd w:id="450"/>
      <w:bookmarkEnd w:id="451"/>
      <w:bookmarkEnd w:id="452"/>
      <w:bookmarkEnd w:id="453"/>
      <w:bookmarkEnd w:id="454"/>
      <w:bookmarkEnd w:id="455"/>
      <w:bookmarkEnd w:id="456"/>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线属性应用于线（直线、圆弧或多折线等）、封闭图形的边框（矩形、圆或多边型等），设置其线型和线宽，但不包括图元、单元和按钮边框。线属性菜单如图</w:t>
      </w:r>
      <w:r w:rsidRPr="00187CB3">
        <w:rPr>
          <w:rFonts w:ascii="Times New Roman" w:hAnsi="Times New Roman" w:cs="Times New Roman"/>
        </w:rPr>
        <w:t>5.49</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923925" cy="1695450"/>
            <wp:effectExtent l="19050" t="0" r="9525" b="0"/>
            <wp:docPr id="193" name="图片 193" descr="pic00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ic008_1"/>
                    <pic:cNvPicPr>
                      <a:picLocks noChangeAspect="1" noChangeArrowheads="1"/>
                    </pic:cNvPicPr>
                  </pic:nvPicPr>
                  <pic:blipFill>
                    <a:blip r:embed="rId152" cstate="print"/>
                    <a:srcRect/>
                    <a:stretch>
                      <a:fillRect/>
                    </a:stretch>
                  </pic:blipFill>
                  <pic:spPr bwMode="auto">
                    <a:xfrm>
                      <a:off x="0" y="0"/>
                      <a:ext cx="923925" cy="169545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5.49  </w:t>
      </w:r>
      <w:r w:rsidRPr="00187CB3">
        <w:rPr>
          <w:rFonts w:ascii="Times New Roman" w:hAnsi="Times New Roman" w:cs="Times New Roman"/>
          <w:sz w:val="18"/>
        </w:rPr>
        <w:t>线属性菜单</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系统提供了</w:t>
      </w:r>
      <w:r w:rsidRPr="00187CB3">
        <w:rPr>
          <w:rFonts w:ascii="Times New Roman" w:hAnsi="Times New Roman" w:cs="Times New Roman"/>
        </w:rPr>
        <w:t>6</w:t>
      </w:r>
      <w:r w:rsidRPr="00187CB3">
        <w:rPr>
          <w:rFonts w:ascii="Times New Roman" w:hAnsi="Times New Roman" w:cs="Times New Roman"/>
        </w:rPr>
        <w:t>种线宽、</w:t>
      </w:r>
      <w:r w:rsidRPr="00187CB3">
        <w:rPr>
          <w:rFonts w:ascii="Times New Roman" w:hAnsi="Times New Roman" w:cs="Times New Roman"/>
        </w:rPr>
        <w:t>6</w:t>
      </w:r>
      <w:r w:rsidRPr="00187CB3">
        <w:rPr>
          <w:rFonts w:ascii="Times New Roman" w:hAnsi="Times New Roman" w:cs="Times New Roman"/>
        </w:rPr>
        <w:t>种线型，可由用户任意选择使用。系统默认的线宽为</w:t>
      </w:r>
      <w:r w:rsidRPr="00187CB3">
        <w:rPr>
          <w:rFonts w:ascii="Times New Roman" w:hAnsi="Times New Roman" w:cs="Times New Roman"/>
        </w:rPr>
        <w:t>“</w:t>
      </w:r>
      <w:r w:rsidRPr="00187CB3">
        <w:rPr>
          <w:rFonts w:ascii="Times New Roman" w:hAnsi="Times New Roman" w:cs="Times New Roman"/>
        </w:rPr>
        <w:t>线宽</w:t>
      </w:r>
      <w:r w:rsidRPr="00187CB3">
        <w:rPr>
          <w:rFonts w:ascii="Times New Roman" w:hAnsi="Times New Roman" w:cs="Times New Roman"/>
        </w:rPr>
        <w:t>1”</w:t>
      </w:r>
      <w:r w:rsidRPr="00187CB3">
        <w:rPr>
          <w:rFonts w:ascii="Times New Roman" w:hAnsi="Times New Roman" w:cs="Times New Roman"/>
        </w:rPr>
        <w:t>，默认线型为</w:t>
      </w:r>
      <w:r w:rsidRPr="00187CB3">
        <w:rPr>
          <w:rFonts w:ascii="Times New Roman" w:hAnsi="Times New Roman" w:cs="Times New Roman"/>
        </w:rPr>
        <w:t>“</w:t>
      </w:r>
      <w:r w:rsidRPr="00187CB3">
        <w:rPr>
          <w:rFonts w:ascii="Times New Roman" w:hAnsi="Times New Roman" w:cs="Times New Roman"/>
        </w:rPr>
        <w:t>实线</w:t>
      </w:r>
      <w:r w:rsidRPr="00187CB3">
        <w:rPr>
          <w:rFonts w:ascii="Times New Roman" w:hAnsi="Times New Roman" w:cs="Times New Roman"/>
        </w:rPr>
        <w:t>”</w:t>
      </w:r>
      <w:r w:rsidRPr="00187CB3">
        <w:rPr>
          <w:rFonts w:ascii="Times New Roman" w:hAnsi="Times New Roman" w:cs="Times New Roman"/>
        </w:rPr>
        <w:t>，但在图形组态程序窗口，一旦一种新的线型和线宽被选择后，将被作为新的默认值使用，直到线型和线宽被重新选择。</w:t>
      </w:r>
    </w:p>
    <w:p w:rsidR="00575BA4" w:rsidRPr="00187CB3" w:rsidRDefault="00575BA4" w:rsidP="00575BA4">
      <w:pPr>
        <w:pStyle w:val="3"/>
        <w:tabs>
          <w:tab w:val="num" w:pos="720"/>
        </w:tabs>
        <w:spacing w:line="416" w:lineRule="auto"/>
        <w:ind w:firstLine="0"/>
      </w:pPr>
      <w:bookmarkStart w:id="457" w:name="_Toc533348912"/>
      <w:bookmarkStart w:id="458" w:name="_Toc533846582"/>
      <w:bookmarkStart w:id="459" w:name="_Toc533902701"/>
      <w:bookmarkStart w:id="460" w:name="_Toc533902854"/>
      <w:bookmarkStart w:id="461" w:name="_Toc533990426"/>
      <w:bookmarkStart w:id="462" w:name="_Toc310409532"/>
      <w:bookmarkStart w:id="463" w:name="_Toc406075066"/>
      <w:r w:rsidRPr="00187CB3">
        <w:t>填充属性菜单</w:t>
      </w:r>
      <w:bookmarkEnd w:id="457"/>
      <w:bookmarkEnd w:id="458"/>
      <w:bookmarkEnd w:id="459"/>
      <w:bookmarkEnd w:id="460"/>
      <w:bookmarkEnd w:id="461"/>
      <w:bookmarkEnd w:id="462"/>
      <w:bookmarkEnd w:id="463"/>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填充属性是指以何种画线方式来填充指定的封闭图形区域，封闭图形区域不包含图元和单元对象。系统的填充属性菜单如图</w:t>
      </w:r>
      <w:r w:rsidRPr="00187CB3">
        <w:rPr>
          <w:rFonts w:ascii="Times New Roman" w:hAnsi="Times New Roman" w:cs="Times New Roman"/>
        </w:rPr>
        <w:t>5.50</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p>
    <w:p w:rsidR="00575BA4" w:rsidRPr="00187CB3" w:rsidRDefault="00C65D36"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472101" cy="1587260"/>
            <wp:effectExtent l="19050" t="0" r="0" b="0"/>
            <wp:docPr id="18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3" cstate="print"/>
                    <a:srcRect/>
                    <a:stretch>
                      <a:fillRect/>
                    </a:stretch>
                  </pic:blipFill>
                  <pic:spPr bwMode="auto">
                    <a:xfrm>
                      <a:off x="0" y="0"/>
                      <a:ext cx="1474675" cy="159003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5.50  </w:t>
      </w:r>
      <w:r w:rsidRPr="00187CB3">
        <w:rPr>
          <w:rFonts w:ascii="Times New Roman" w:hAnsi="Times New Roman" w:cs="Times New Roman"/>
          <w:sz w:val="18"/>
        </w:rPr>
        <w:t>填充属性菜单</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通过选择</w:t>
      </w:r>
      <w:r w:rsidRPr="00187CB3">
        <w:rPr>
          <w:rFonts w:ascii="Times New Roman" w:hAnsi="Times New Roman" w:cs="Times New Roman"/>
        </w:rPr>
        <w:t>“</w:t>
      </w:r>
      <w:r w:rsidRPr="00187CB3">
        <w:rPr>
          <w:rFonts w:ascii="Times New Roman" w:hAnsi="Times New Roman" w:cs="Times New Roman"/>
        </w:rPr>
        <w:t>填充</w:t>
      </w:r>
      <w:r w:rsidRPr="00187CB3">
        <w:rPr>
          <w:rFonts w:ascii="Times New Roman" w:hAnsi="Times New Roman" w:cs="Times New Roman"/>
        </w:rPr>
        <w:t>”</w:t>
      </w:r>
      <w:r w:rsidRPr="00187CB3">
        <w:rPr>
          <w:rFonts w:ascii="Times New Roman" w:hAnsi="Times New Roman" w:cs="Times New Roman"/>
        </w:rPr>
        <w:t>菜单的相应的填充属性命令来改变封闭图形区域的填充属性。系统提供</w:t>
      </w:r>
      <w:r w:rsidRPr="00187CB3">
        <w:rPr>
          <w:rFonts w:ascii="Times New Roman" w:hAnsi="Times New Roman" w:cs="Times New Roman"/>
        </w:rPr>
        <w:t>8</w:t>
      </w:r>
      <w:r w:rsidRPr="00187CB3">
        <w:rPr>
          <w:rFonts w:ascii="Times New Roman" w:hAnsi="Times New Roman" w:cs="Times New Roman"/>
        </w:rPr>
        <w:t>种填充属性。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第一类填充属性，即实心填充。图形对象除边框以外的部分全部以填充色显示。如图</w:t>
      </w:r>
      <w:r w:rsidRPr="00187CB3">
        <w:rPr>
          <w:rFonts w:ascii="Times New Roman" w:hAnsi="Times New Roman" w:cs="Times New Roman"/>
        </w:rPr>
        <w:t>5.51</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657225" cy="561975"/>
            <wp:effectExtent l="19050" t="0" r="9525" b="0"/>
            <wp:docPr id="195" name="图片 195" descr="pc011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pc011_8"/>
                    <pic:cNvPicPr>
                      <a:picLocks noChangeAspect="1" noChangeArrowheads="1"/>
                    </pic:cNvPicPr>
                  </pic:nvPicPr>
                  <pic:blipFill>
                    <a:blip r:embed="rId154" cstate="print"/>
                    <a:srcRect/>
                    <a:stretch>
                      <a:fillRect/>
                    </a:stretch>
                  </pic:blipFill>
                  <pic:spPr bwMode="auto">
                    <a:xfrm>
                      <a:off x="0" y="0"/>
                      <a:ext cx="657225" cy="5619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5.51 </w:t>
      </w:r>
      <w:r w:rsidRPr="00187CB3">
        <w:rPr>
          <w:rFonts w:ascii="Times New Roman" w:hAnsi="Times New Roman" w:cs="Times New Roman"/>
          <w:sz w:val="18"/>
        </w:rPr>
        <w:t>实心填充（第一类填充属性）</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第二类填充属性是透明模式，即空心填充，此种方式下填充色不起作用。以此种方式填充的图形对象是完全透明的，只保留边框部分。如果将一个矩形的边框线型属性设置为</w:t>
      </w:r>
      <w:r w:rsidRPr="00187CB3">
        <w:rPr>
          <w:rFonts w:ascii="Times New Roman" w:hAnsi="Times New Roman" w:cs="Times New Roman"/>
        </w:rPr>
        <w:t>“</w:t>
      </w:r>
      <w:r w:rsidRPr="00187CB3">
        <w:rPr>
          <w:rFonts w:ascii="Times New Roman" w:hAnsi="Times New Roman" w:cs="Times New Roman"/>
        </w:rPr>
        <w:t>无线</w:t>
      </w:r>
      <w:r w:rsidRPr="00187CB3">
        <w:rPr>
          <w:rFonts w:ascii="Times New Roman" w:hAnsi="Times New Roman" w:cs="Times New Roman"/>
        </w:rPr>
        <w:t>”</w:t>
      </w:r>
      <w:r w:rsidRPr="00187CB3">
        <w:rPr>
          <w:rFonts w:ascii="Times New Roman" w:hAnsi="Times New Roman" w:cs="Times New Roman"/>
        </w:rPr>
        <w:t>，再选择这类填充方式，那么，在图形组态窗口和运行界面将看不到该矩形，但它仍具有一般图素所具有的静态属性和动态连接属性。如图</w:t>
      </w:r>
      <w:r w:rsidRPr="00187CB3">
        <w:rPr>
          <w:rFonts w:ascii="Times New Roman" w:hAnsi="Times New Roman" w:cs="Times New Roman"/>
        </w:rPr>
        <w:t>5.52</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676275" cy="561975"/>
            <wp:effectExtent l="19050" t="0" r="9525" b="0"/>
            <wp:docPr id="196" name="图片 196" descr="pc011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pc011_9"/>
                    <pic:cNvPicPr>
                      <a:picLocks noChangeAspect="1" noChangeArrowheads="1"/>
                    </pic:cNvPicPr>
                  </pic:nvPicPr>
                  <pic:blipFill>
                    <a:blip r:embed="rId155" cstate="print"/>
                    <a:srcRect/>
                    <a:stretch>
                      <a:fillRect/>
                    </a:stretch>
                  </pic:blipFill>
                  <pic:spPr bwMode="auto">
                    <a:xfrm>
                      <a:off x="0" y="0"/>
                      <a:ext cx="676275" cy="5619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5.52  </w:t>
      </w:r>
      <w:r w:rsidRPr="00187CB3">
        <w:rPr>
          <w:rFonts w:ascii="Times New Roman" w:hAnsi="Times New Roman" w:cs="Times New Roman"/>
          <w:sz w:val="18"/>
        </w:rPr>
        <w:t>空心填充（第二类填充属性）</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第三类填充属性，线型填充。系统提供了</w:t>
      </w:r>
      <w:r w:rsidRPr="00187CB3">
        <w:rPr>
          <w:rFonts w:ascii="Times New Roman" w:hAnsi="Times New Roman" w:cs="Times New Roman"/>
        </w:rPr>
        <w:t>6</w:t>
      </w:r>
      <w:r w:rsidRPr="00187CB3">
        <w:rPr>
          <w:rFonts w:ascii="Times New Roman" w:hAnsi="Times New Roman" w:cs="Times New Roman"/>
        </w:rPr>
        <w:t>种填充线型，如图</w:t>
      </w:r>
      <w:r w:rsidRPr="00187CB3">
        <w:rPr>
          <w:rFonts w:ascii="Times New Roman" w:hAnsi="Times New Roman" w:cs="Times New Roman"/>
        </w:rPr>
        <w:t>5.53</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542925" cy="457200"/>
            <wp:effectExtent l="19050" t="0" r="9525" b="0"/>
            <wp:docPr id="197" name="图片 197" descr="pc01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c011_1"/>
                    <pic:cNvPicPr>
                      <a:picLocks noChangeAspect="1" noChangeArrowheads="1"/>
                    </pic:cNvPicPr>
                  </pic:nvPicPr>
                  <pic:blipFill>
                    <a:blip r:embed="rId156" cstate="print"/>
                    <a:srcRect/>
                    <a:stretch>
                      <a:fillRect/>
                    </a:stretch>
                  </pic:blipFill>
                  <pic:spPr bwMode="auto">
                    <a:xfrm>
                      <a:off x="0" y="0"/>
                      <a:ext cx="542925" cy="4572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542925" cy="457200"/>
            <wp:effectExtent l="19050" t="0" r="9525" b="0"/>
            <wp:docPr id="198" name="图片 198" descr="pc01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c011_2"/>
                    <pic:cNvPicPr>
                      <a:picLocks noChangeAspect="1" noChangeArrowheads="1"/>
                    </pic:cNvPicPr>
                  </pic:nvPicPr>
                  <pic:blipFill>
                    <a:blip r:embed="rId157" cstate="print"/>
                    <a:srcRect/>
                    <a:stretch>
                      <a:fillRect/>
                    </a:stretch>
                  </pic:blipFill>
                  <pic:spPr bwMode="auto">
                    <a:xfrm>
                      <a:off x="0" y="0"/>
                      <a:ext cx="542925" cy="4572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542925" cy="457200"/>
            <wp:effectExtent l="19050" t="0" r="9525" b="0"/>
            <wp:docPr id="199" name="图片 199" descr="pc01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pc011_3"/>
                    <pic:cNvPicPr>
                      <a:picLocks noChangeAspect="1" noChangeArrowheads="1"/>
                    </pic:cNvPicPr>
                  </pic:nvPicPr>
                  <pic:blipFill>
                    <a:blip r:embed="rId158" cstate="print"/>
                    <a:srcRect/>
                    <a:stretch>
                      <a:fillRect/>
                    </a:stretch>
                  </pic:blipFill>
                  <pic:spPr bwMode="auto">
                    <a:xfrm>
                      <a:off x="0" y="0"/>
                      <a:ext cx="542925" cy="4572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542925" cy="457200"/>
            <wp:effectExtent l="19050" t="0" r="9525" b="0"/>
            <wp:docPr id="200" name="图片 200" descr="pc011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pc011_6"/>
                    <pic:cNvPicPr>
                      <a:picLocks noChangeAspect="1" noChangeArrowheads="1"/>
                    </pic:cNvPicPr>
                  </pic:nvPicPr>
                  <pic:blipFill>
                    <a:blip r:embed="rId159" cstate="print"/>
                    <a:srcRect/>
                    <a:stretch>
                      <a:fillRect/>
                    </a:stretch>
                  </pic:blipFill>
                  <pic:spPr bwMode="auto">
                    <a:xfrm>
                      <a:off x="0" y="0"/>
                      <a:ext cx="542925" cy="4572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542925" cy="457200"/>
            <wp:effectExtent l="19050" t="0" r="9525" b="0"/>
            <wp:docPr id="201" name="图片 201" descr="pc01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pc011_4"/>
                    <pic:cNvPicPr>
                      <a:picLocks noChangeAspect="1" noChangeArrowheads="1"/>
                    </pic:cNvPicPr>
                  </pic:nvPicPr>
                  <pic:blipFill>
                    <a:blip r:embed="rId160" cstate="print"/>
                    <a:srcRect/>
                    <a:stretch>
                      <a:fillRect/>
                    </a:stretch>
                  </pic:blipFill>
                  <pic:spPr bwMode="auto">
                    <a:xfrm>
                      <a:off x="0" y="0"/>
                      <a:ext cx="542925" cy="4572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542925" cy="457200"/>
            <wp:effectExtent l="19050" t="0" r="9525" b="0"/>
            <wp:docPr id="202" name="图片 202" descr="pc011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pc011_5"/>
                    <pic:cNvPicPr>
                      <a:picLocks noChangeAspect="1" noChangeArrowheads="1"/>
                    </pic:cNvPicPr>
                  </pic:nvPicPr>
                  <pic:blipFill>
                    <a:blip r:embed="rId161" cstate="print"/>
                    <a:srcRect/>
                    <a:stretch>
                      <a:fillRect/>
                    </a:stretch>
                  </pic:blipFill>
                  <pic:spPr bwMode="auto">
                    <a:xfrm>
                      <a:off x="0" y="0"/>
                      <a:ext cx="542925" cy="4572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水平线</w:t>
      </w:r>
      <w:r w:rsidRPr="00187CB3">
        <w:rPr>
          <w:rFonts w:ascii="Times New Roman" w:hAnsi="Times New Roman" w:cs="Times New Roman"/>
          <w:sz w:val="18"/>
        </w:rPr>
        <w:t xml:space="preserve">       </w:t>
      </w:r>
      <w:r w:rsidRPr="00187CB3">
        <w:rPr>
          <w:rFonts w:ascii="Times New Roman" w:hAnsi="Times New Roman" w:cs="Times New Roman"/>
          <w:sz w:val="18"/>
        </w:rPr>
        <w:t>垂直线</w:t>
      </w:r>
      <w:r w:rsidRPr="00187CB3">
        <w:rPr>
          <w:rFonts w:ascii="Times New Roman" w:hAnsi="Times New Roman" w:cs="Times New Roman"/>
          <w:sz w:val="18"/>
        </w:rPr>
        <w:t xml:space="preserve">        </w:t>
      </w:r>
      <w:r w:rsidRPr="00187CB3">
        <w:rPr>
          <w:rFonts w:ascii="Times New Roman" w:hAnsi="Times New Roman" w:cs="Times New Roman"/>
          <w:sz w:val="18"/>
        </w:rPr>
        <w:t>左斜线</w:t>
      </w:r>
      <w:r w:rsidRPr="00187CB3">
        <w:rPr>
          <w:rFonts w:ascii="Times New Roman" w:hAnsi="Times New Roman" w:cs="Times New Roman"/>
          <w:sz w:val="18"/>
        </w:rPr>
        <w:t xml:space="preserve">      </w:t>
      </w:r>
      <w:r w:rsidRPr="00187CB3">
        <w:rPr>
          <w:rFonts w:ascii="Times New Roman" w:hAnsi="Times New Roman" w:cs="Times New Roman"/>
          <w:sz w:val="18"/>
        </w:rPr>
        <w:t>右斜线</w:t>
      </w:r>
      <w:r w:rsidRPr="00187CB3">
        <w:rPr>
          <w:rFonts w:ascii="Times New Roman" w:hAnsi="Times New Roman" w:cs="Times New Roman"/>
          <w:sz w:val="18"/>
        </w:rPr>
        <w:t xml:space="preserve">        </w:t>
      </w:r>
      <w:r w:rsidRPr="00187CB3">
        <w:rPr>
          <w:rFonts w:ascii="Times New Roman" w:hAnsi="Times New Roman" w:cs="Times New Roman"/>
          <w:sz w:val="18"/>
        </w:rPr>
        <w:t>十字线</w:t>
      </w:r>
      <w:r w:rsidRPr="00187CB3">
        <w:rPr>
          <w:rFonts w:ascii="Times New Roman" w:hAnsi="Times New Roman" w:cs="Times New Roman"/>
          <w:sz w:val="18"/>
        </w:rPr>
        <w:t xml:space="preserve">     </w:t>
      </w:r>
      <w:r w:rsidRPr="00187CB3">
        <w:rPr>
          <w:rFonts w:ascii="Times New Roman" w:hAnsi="Times New Roman" w:cs="Times New Roman"/>
          <w:sz w:val="18"/>
        </w:rPr>
        <w:t>斜十字线</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5.53  </w:t>
      </w:r>
      <w:r w:rsidRPr="00187CB3">
        <w:rPr>
          <w:rFonts w:ascii="Times New Roman" w:hAnsi="Times New Roman" w:cs="Times New Roman"/>
          <w:sz w:val="18"/>
        </w:rPr>
        <w:t>线型填充（第三类填充属性）</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线型填充，除填充线和边框以外的部分也是透明的，填充线的颜色由填充色决定，并可以改变。</w:t>
      </w:r>
    </w:p>
    <w:p w:rsidR="00575BA4" w:rsidRPr="00187CB3" w:rsidRDefault="00575BA4" w:rsidP="00575BA4">
      <w:pPr>
        <w:pStyle w:val="3"/>
        <w:tabs>
          <w:tab w:val="num" w:pos="720"/>
        </w:tabs>
        <w:spacing w:line="416" w:lineRule="auto"/>
        <w:ind w:firstLine="0"/>
      </w:pPr>
      <w:bookmarkStart w:id="464" w:name="_Toc533348913"/>
      <w:bookmarkStart w:id="465" w:name="_Toc533846583"/>
      <w:bookmarkStart w:id="466" w:name="_Toc533902702"/>
      <w:bookmarkStart w:id="467" w:name="_Toc533902855"/>
      <w:bookmarkStart w:id="468" w:name="_Toc533990427"/>
      <w:bookmarkStart w:id="469" w:name="_Toc310409533"/>
      <w:bookmarkStart w:id="470" w:name="_Toc406075067"/>
      <w:r w:rsidRPr="00187CB3">
        <w:t>颜色和文本属性工具栏</w:t>
      </w:r>
      <w:bookmarkEnd w:id="464"/>
      <w:bookmarkEnd w:id="465"/>
      <w:bookmarkEnd w:id="466"/>
      <w:bookmarkEnd w:id="467"/>
      <w:bookmarkEnd w:id="468"/>
      <w:bookmarkEnd w:id="469"/>
      <w:bookmarkEnd w:id="470"/>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颜色和文本属性工具栏即菜单命令</w:t>
      </w:r>
      <w:r w:rsidRPr="00187CB3">
        <w:rPr>
          <w:rFonts w:ascii="Times New Roman" w:hAnsi="Times New Roman" w:cs="Times New Roman"/>
        </w:rPr>
        <w:t>“</w:t>
      </w:r>
      <w:r w:rsidRPr="00187CB3">
        <w:rPr>
          <w:rFonts w:ascii="Times New Roman" w:hAnsi="Times New Roman" w:cs="Times New Roman"/>
        </w:rPr>
        <w:t>显示＼属性工具栏</w:t>
      </w:r>
      <w:r w:rsidRPr="00187CB3">
        <w:rPr>
          <w:rFonts w:ascii="Times New Roman" w:hAnsi="Times New Roman" w:cs="Times New Roman"/>
        </w:rPr>
        <w:t>”</w:t>
      </w:r>
      <w:r w:rsidRPr="00187CB3">
        <w:rPr>
          <w:rFonts w:ascii="Times New Roman" w:hAnsi="Times New Roman" w:cs="Times New Roman"/>
        </w:rPr>
        <w:t>对应项，通过菜单命令打开。颜色和文本属性工具栏如图</w:t>
      </w:r>
      <w:r w:rsidRPr="00187CB3">
        <w:rPr>
          <w:rFonts w:ascii="Times New Roman" w:hAnsi="Times New Roman" w:cs="Times New Roman"/>
        </w:rPr>
        <w:t>5.54</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628775" cy="371475"/>
            <wp:effectExtent l="19050" t="0" r="9525" b="0"/>
            <wp:docPr id="203" name="图片 203"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image005"/>
                    <pic:cNvPicPr>
                      <a:picLocks noChangeAspect="1" noChangeArrowheads="1"/>
                    </pic:cNvPicPr>
                  </pic:nvPicPr>
                  <pic:blipFill>
                    <a:blip r:embed="rId162" cstate="print"/>
                    <a:srcRect/>
                    <a:stretch>
                      <a:fillRect/>
                    </a:stretch>
                  </pic:blipFill>
                  <pic:spPr bwMode="auto">
                    <a:xfrm>
                      <a:off x="0" y="0"/>
                      <a:ext cx="1628775" cy="3714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5.54  </w:t>
      </w:r>
      <w:r w:rsidRPr="00187CB3">
        <w:rPr>
          <w:rFonts w:ascii="Times New Roman" w:hAnsi="Times New Roman" w:cs="Times New Roman"/>
          <w:sz w:val="18"/>
        </w:rPr>
        <w:t>颜色和文本属性工具栏</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颜色属性，用于改变颜色的缺省设置，颜色属性的任何新设置，都将被应用到当前所选对象和作为新的默认设置应用到绘制菜单命令中去。</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属性工具栏共设置四个颜色选择按钮，依次表示：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204" name="图片 204" descr="p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009"/>
                    <pic:cNvPicPr>
                      <a:picLocks noChangeAspect="1" noChangeArrowheads="1"/>
                    </pic:cNvPicPr>
                  </pic:nvPicPr>
                  <pic:blipFill>
                    <a:blip r:embed="rId6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t xml:space="preserve">   </w:t>
      </w:r>
      <w:r w:rsidRPr="00187CB3">
        <w:rPr>
          <w:rFonts w:ascii="Times New Roman" w:hAnsi="Times New Roman" w:cs="Times New Roman"/>
        </w:rPr>
        <w:t>线颜色按钮，设置线和边框色，图元和单元无此属性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205" name="图片 205" descr="p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p010"/>
                    <pic:cNvPicPr>
                      <a:picLocks noChangeAspect="1" noChangeArrowheads="1"/>
                    </pic:cNvPicPr>
                  </pic:nvPicPr>
                  <pic:blipFill>
                    <a:blip r:embed="rId6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填充颜色按钮，设置封闭图形填充色，图元和单元无此属性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206" name="图片 206" descr="p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p011"/>
                    <pic:cNvPicPr>
                      <a:picLocks noChangeAspect="1" noChangeArrowheads="1"/>
                    </pic:cNvPicPr>
                  </pic:nvPicPr>
                  <pic:blipFill>
                    <a:blip r:embed="rId65"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文本颜色按钮，设置文本色，图元和单元无此属性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207" name="图片 207" descr="p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p012"/>
                    <pic:cNvPicPr>
                      <a:picLocks noChangeAspect="1" noChangeArrowheads="1"/>
                    </pic:cNvPicPr>
                  </pic:nvPicPr>
                  <pic:blipFill>
                    <a:blip r:embed="rId66"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窗口背景色按钮，设置组态画面的背景色，也是该画面运行时的背景色</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选择任意一个按钮，弹出调色板（即</w:t>
      </w:r>
      <w:r w:rsidRPr="00187CB3">
        <w:rPr>
          <w:rFonts w:ascii="Times New Roman" w:hAnsi="Times New Roman" w:cs="Times New Roman"/>
        </w:rPr>
        <w:t>“</w:t>
      </w:r>
      <w:r w:rsidRPr="00187CB3">
        <w:rPr>
          <w:rFonts w:ascii="Times New Roman" w:hAnsi="Times New Roman" w:cs="Times New Roman"/>
        </w:rPr>
        <w:t>颜料盒</w:t>
      </w:r>
      <w:r w:rsidRPr="00187CB3">
        <w:rPr>
          <w:rFonts w:ascii="Times New Roman" w:hAnsi="Times New Roman" w:cs="Times New Roman"/>
        </w:rPr>
        <w:t>”</w:t>
      </w:r>
      <w:r w:rsidRPr="00187CB3">
        <w:rPr>
          <w:rFonts w:ascii="Times New Roman" w:hAnsi="Times New Roman" w:cs="Times New Roman"/>
        </w:rPr>
        <w:t>）对话框供用户选择颜色，用户也可以自定义自己喜欢的颜色。如图</w:t>
      </w:r>
      <w:r w:rsidRPr="00187CB3">
        <w:rPr>
          <w:rFonts w:ascii="Times New Roman" w:hAnsi="Times New Roman" w:cs="Times New Roman"/>
        </w:rPr>
        <w:t>5.55</w:t>
      </w:r>
      <w:r w:rsidRPr="00187CB3">
        <w:rPr>
          <w:rFonts w:ascii="Times New Roman" w:hAnsi="Times New Roman" w:cs="Times New Roman"/>
        </w:rPr>
        <w:t>和图</w:t>
      </w:r>
      <w:r w:rsidRPr="00187CB3">
        <w:rPr>
          <w:rFonts w:ascii="Times New Roman" w:hAnsi="Times New Roman" w:cs="Times New Roman"/>
        </w:rPr>
        <w:t>5.56</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266825" cy="1562100"/>
            <wp:effectExtent l="19050" t="0" r="9525" b="0"/>
            <wp:docPr id="208" name="图片 208" descr="pc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c006"/>
                    <pic:cNvPicPr>
                      <a:picLocks noChangeAspect="1" noChangeArrowheads="1"/>
                    </pic:cNvPicPr>
                  </pic:nvPicPr>
                  <pic:blipFill>
                    <a:blip r:embed="rId163" cstate="print"/>
                    <a:srcRect/>
                    <a:stretch>
                      <a:fillRect/>
                    </a:stretch>
                  </pic:blipFill>
                  <pic:spPr bwMode="auto">
                    <a:xfrm>
                      <a:off x="0" y="0"/>
                      <a:ext cx="1266825" cy="156210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5.55  </w:t>
      </w:r>
      <w:r w:rsidRPr="00187CB3">
        <w:rPr>
          <w:rFonts w:ascii="Times New Roman" w:hAnsi="Times New Roman" w:cs="Times New Roman"/>
          <w:sz w:val="18"/>
        </w:rPr>
        <w:t>调色板对话框</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2171700" cy="1381125"/>
            <wp:effectExtent l="19050" t="0" r="0" b="0"/>
            <wp:docPr id="209" name="图片 209" descr="pc00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pc006_1"/>
                    <pic:cNvPicPr>
                      <a:picLocks noChangeAspect="1" noChangeArrowheads="1"/>
                    </pic:cNvPicPr>
                  </pic:nvPicPr>
                  <pic:blipFill>
                    <a:blip r:embed="rId164" cstate="print"/>
                    <a:srcRect/>
                    <a:stretch>
                      <a:fillRect/>
                    </a:stretch>
                  </pic:blipFill>
                  <pic:spPr bwMode="auto">
                    <a:xfrm>
                      <a:off x="0" y="0"/>
                      <a:ext cx="2171700" cy="13811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5.56  </w:t>
      </w:r>
      <w:r w:rsidRPr="00187CB3">
        <w:rPr>
          <w:rFonts w:ascii="Times New Roman" w:hAnsi="Times New Roman" w:cs="Times New Roman"/>
          <w:sz w:val="18"/>
        </w:rPr>
        <w:t>自定义颜色对话框</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文本属性，用于改变文本的缺省设置，文本属性的任何新设置都将被应用到当前所选的文本对象和作为新的默认值应用到下一次的文本输入命令。文本一旦被转换成图元或单元后，其文本属性均已失去。</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文本属性共设置了</w:t>
      </w:r>
      <w:r w:rsidRPr="00187CB3">
        <w:rPr>
          <w:rFonts w:ascii="Times New Roman" w:hAnsi="Times New Roman" w:cs="Times New Roman"/>
        </w:rPr>
        <w:t>4</w:t>
      </w:r>
      <w:r w:rsidRPr="00187CB3">
        <w:rPr>
          <w:rFonts w:ascii="Times New Roman" w:hAnsi="Times New Roman" w:cs="Times New Roman"/>
        </w:rPr>
        <w:t>个命令按钮。</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210" name="图片 210" descr="p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p013"/>
                    <pic:cNvPicPr>
                      <a:picLocks noChangeAspect="1" noChangeArrowheads="1"/>
                    </pic:cNvPicPr>
                  </pic:nvPicPr>
                  <pic:blipFill>
                    <a:blip r:embed="rId67"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字体属性，设置文本字符的所有属性，单击此按钮弹出字体属性对话框，如图</w:t>
      </w:r>
      <w:r w:rsidRPr="00187CB3">
        <w:rPr>
          <w:rFonts w:ascii="Times New Roman" w:hAnsi="Times New Roman" w:cs="Times New Roman"/>
        </w:rPr>
        <w:t>5.57</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905000" cy="1285875"/>
            <wp:effectExtent l="19050" t="0" r="0" b="0"/>
            <wp:docPr id="211" name="图片 211" descr="pc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pc007"/>
                    <pic:cNvPicPr>
                      <a:picLocks noChangeAspect="1" noChangeArrowheads="1"/>
                    </pic:cNvPicPr>
                  </pic:nvPicPr>
                  <pic:blipFill>
                    <a:blip r:embed="rId165" cstate="print"/>
                    <a:srcRect/>
                    <a:stretch>
                      <a:fillRect/>
                    </a:stretch>
                  </pic:blipFill>
                  <pic:spPr bwMode="auto">
                    <a:xfrm>
                      <a:off x="0" y="0"/>
                      <a:ext cx="1905000" cy="12858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5.57  </w:t>
      </w:r>
      <w:r w:rsidRPr="00187CB3">
        <w:rPr>
          <w:rFonts w:ascii="Times New Roman" w:hAnsi="Times New Roman" w:cs="Times New Roman"/>
          <w:sz w:val="18"/>
        </w:rPr>
        <w:t>字体属性对话框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通过字体属性对话框可以选择文本的字体、字形和大小等。</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212" name="图片 212" descr="p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p014"/>
                    <pic:cNvPicPr>
                      <a:picLocks noChangeAspect="1" noChangeArrowheads="1"/>
                    </pic:cNvPicPr>
                  </pic:nvPicPr>
                  <pic:blipFill>
                    <a:blip r:embed="rId68"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文本加粗，如图</w:t>
      </w:r>
      <w:r w:rsidRPr="00187CB3">
        <w:rPr>
          <w:rFonts w:ascii="Times New Roman" w:hAnsi="Times New Roman" w:cs="Times New Roman"/>
        </w:rPr>
        <w:t>5.58</w:t>
      </w:r>
      <w:r w:rsidRPr="00187CB3">
        <w:rPr>
          <w:rFonts w:ascii="Times New Roman" w:hAnsi="Times New Roman" w:cs="Times New Roman"/>
        </w:rPr>
        <w:t>所示：</w:t>
      </w:r>
    </w:p>
    <w:p w:rsidR="00575BA4" w:rsidRPr="00187CB3" w:rsidRDefault="00F1334C" w:rsidP="00575BA4">
      <w:pPr>
        <w:ind w:firstLine="400"/>
        <w:jc w:val="center"/>
        <w:rPr>
          <w:rFonts w:ascii="Times New Roman" w:hAnsi="Times New Roman" w:cs="Times New Roman"/>
        </w:rPr>
      </w:pPr>
      <w:r w:rsidRPr="00F1334C">
        <w:rPr>
          <w:rFonts w:ascii="Times New Roman" w:hAnsi="Times New Roman" w:cs="Times New Roman"/>
          <w:noProof/>
          <w:sz w:val="20"/>
        </w:rPr>
        <w:pict>
          <v:line id="_x0000_s2218" style="position:absolute;left:0;text-align:left;z-index:251667456" from="244.4pt,16.2pt" to="270pt,16.2pt" strokecolor="#930" strokeweight="2.25pt">
            <v:stroke endarrow="block"/>
          </v:line>
        </w:pict>
      </w:r>
      <w:r w:rsidR="00575BA4" w:rsidRPr="00187CB3">
        <w:rPr>
          <w:rFonts w:ascii="Times New Roman" w:hAnsi="Times New Roman" w:cs="Times New Roman"/>
          <w:noProof/>
        </w:rPr>
        <w:drawing>
          <wp:inline distT="0" distB="0" distL="0" distR="0">
            <wp:extent cx="866775" cy="371475"/>
            <wp:effectExtent l="19050" t="0" r="952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66" cstate="print"/>
                    <a:srcRect/>
                    <a:stretch>
                      <a:fillRect/>
                    </a:stretch>
                  </pic:blipFill>
                  <pic:spPr bwMode="auto">
                    <a:xfrm>
                      <a:off x="0" y="0"/>
                      <a:ext cx="866775" cy="371475"/>
                    </a:xfrm>
                    <a:prstGeom prst="rect">
                      <a:avLst/>
                    </a:prstGeom>
                    <a:noFill/>
                    <a:ln w="9525">
                      <a:noFill/>
                      <a:miter lim="800000"/>
                      <a:headEnd/>
                      <a:tailEnd/>
                    </a:ln>
                  </pic:spPr>
                </pic:pic>
              </a:graphicData>
            </a:graphic>
          </wp:inline>
        </w:drawing>
      </w:r>
      <w:r w:rsidR="00575BA4" w:rsidRPr="00187CB3">
        <w:rPr>
          <w:rFonts w:ascii="Times New Roman" w:hAnsi="Times New Roman" w:cs="Times New Roman"/>
        </w:rPr>
        <w:t xml:space="preserve">       </w:t>
      </w:r>
      <w:r w:rsidR="00575BA4" w:rsidRPr="00187CB3">
        <w:rPr>
          <w:rFonts w:ascii="Times New Roman" w:hAnsi="Times New Roman" w:cs="Times New Roman"/>
          <w:noProof/>
        </w:rPr>
        <w:drawing>
          <wp:inline distT="0" distB="0" distL="0" distR="0">
            <wp:extent cx="942975" cy="342900"/>
            <wp:effectExtent l="19050" t="0" r="952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7" cstate="print"/>
                    <a:srcRect/>
                    <a:stretch>
                      <a:fillRect/>
                    </a:stretch>
                  </pic:blipFill>
                  <pic:spPr bwMode="auto">
                    <a:xfrm>
                      <a:off x="0" y="0"/>
                      <a:ext cx="942975" cy="3429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原文本</w:t>
      </w:r>
      <w:r w:rsidRPr="00187CB3">
        <w:rPr>
          <w:rFonts w:ascii="Times New Roman" w:hAnsi="Times New Roman" w:cs="Times New Roman"/>
          <w:sz w:val="18"/>
        </w:rPr>
        <w:t xml:space="preserve">            </w:t>
      </w:r>
      <w:r w:rsidRPr="00187CB3">
        <w:rPr>
          <w:rFonts w:ascii="Times New Roman" w:hAnsi="Times New Roman" w:cs="Times New Roman"/>
          <w:sz w:val="18"/>
        </w:rPr>
        <w:t>加粗后的文本</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5.58  </w:t>
      </w:r>
      <w:r w:rsidRPr="00187CB3">
        <w:rPr>
          <w:rFonts w:ascii="Times New Roman" w:hAnsi="Times New Roman" w:cs="Times New Roman"/>
          <w:sz w:val="18"/>
        </w:rPr>
        <w:t>文本加粗</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215" name="图片 215" descr="p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015"/>
                    <pic:cNvPicPr>
                      <a:picLocks noChangeAspect="1" noChangeArrowheads="1"/>
                    </pic:cNvPicPr>
                  </pic:nvPicPr>
                  <pic:blipFill>
                    <a:blip r:embed="rId69"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文本右倾斜，如图</w:t>
      </w:r>
      <w:r w:rsidRPr="00187CB3">
        <w:rPr>
          <w:rFonts w:ascii="Times New Roman" w:hAnsi="Times New Roman" w:cs="Times New Roman"/>
        </w:rPr>
        <w:t>5.59</w:t>
      </w:r>
      <w:r w:rsidRPr="00187CB3">
        <w:rPr>
          <w:rFonts w:ascii="Times New Roman" w:hAnsi="Times New Roman" w:cs="Times New Roman"/>
        </w:rPr>
        <w:t>所示：</w:t>
      </w:r>
    </w:p>
    <w:p w:rsidR="00575BA4" w:rsidRPr="00187CB3" w:rsidRDefault="00F1334C" w:rsidP="00575BA4">
      <w:pPr>
        <w:ind w:firstLine="400"/>
        <w:jc w:val="center"/>
        <w:rPr>
          <w:rFonts w:ascii="Times New Roman" w:hAnsi="Times New Roman" w:cs="Times New Roman"/>
        </w:rPr>
      </w:pPr>
      <w:r w:rsidRPr="00F1334C">
        <w:rPr>
          <w:rFonts w:ascii="Times New Roman" w:hAnsi="Times New Roman" w:cs="Times New Roman"/>
          <w:noProof/>
          <w:sz w:val="20"/>
        </w:rPr>
        <w:pict>
          <v:line id="_x0000_s2219" style="position:absolute;left:0;text-align:left;z-index:251668480" from="248.1pt,16.95pt" to="277pt,16.95pt" o:allowincell="f" strokecolor="#930" strokeweight="2.25pt">
            <v:stroke endarrow="block"/>
          </v:line>
        </w:pict>
      </w:r>
      <w:r w:rsidR="00575BA4" w:rsidRPr="00187CB3">
        <w:rPr>
          <w:rFonts w:ascii="Times New Roman" w:hAnsi="Times New Roman" w:cs="Times New Roman"/>
          <w:noProof/>
        </w:rPr>
        <w:drawing>
          <wp:inline distT="0" distB="0" distL="0" distR="0">
            <wp:extent cx="866775" cy="371475"/>
            <wp:effectExtent l="19050" t="0" r="952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66" cstate="print"/>
                    <a:srcRect/>
                    <a:stretch>
                      <a:fillRect/>
                    </a:stretch>
                  </pic:blipFill>
                  <pic:spPr bwMode="auto">
                    <a:xfrm>
                      <a:off x="0" y="0"/>
                      <a:ext cx="866775" cy="371475"/>
                    </a:xfrm>
                    <a:prstGeom prst="rect">
                      <a:avLst/>
                    </a:prstGeom>
                    <a:noFill/>
                    <a:ln w="9525">
                      <a:noFill/>
                      <a:miter lim="800000"/>
                      <a:headEnd/>
                      <a:tailEnd/>
                    </a:ln>
                  </pic:spPr>
                </pic:pic>
              </a:graphicData>
            </a:graphic>
          </wp:inline>
        </w:drawing>
      </w:r>
      <w:r w:rsidR="00575BA4" w:rsidRPr="00187CB3">
        <w:rPr>
          <w:rFonts w:ascii="Times New Roman" w:hAnsi="Times New Roman" w:cs="Times New Roman"/>
        </w:rPr>
        <w:t xml:space="preserve">       </w:t>
      </w:r>
      <w:r w:rsidR="00575BA4" w:rsidRPr="00187CB3">
        <w:rPr>
          <w:rFonts w:ascii="Times New Roman" w:hAnsi="Times New Roman" w:cs="Times New Roman"/>
          <w:noProof/>
        </w:rPr>
        <w:drawing>
          <wp:inline distT="0" distB="0" distL="0" distR="0">
            <wp:extent cx="847725" cy="361950"/>
            <wp:effectExtent l="19050" t="0" r="9525"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68" cstate="print"/>
                    <a:srcRect/>
                    <a:stretch>
                      <a:fillRect/>
                    </a:stretch>
                  </pic:blipFill>
                  <pic:spPr bwMode="auto">
                    <a:xfrm>
                      <a:off x="0" y="0"/>
                      <a:ext cx="847725" cy="36195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原文本</w:t>
      </w:r>
      <w:r w:rsidRPr="00187CB3">
        <w:rPr>
          <w:rFonts w:ascii="Times New Roman" w:hAnsi="Times New Roman" w:cs="Times New Roman"/>
          <w:sz w:val="18"/>
        </w:rPr>
        <w:t xml:space="preserve">            </w:t>
      </w:r>
      <w:r w:rsidRPr="00187CB3">
        <w:rPr>
          <w:rFonts w:ascii="Times New Roman" w:hAnsi="Times New Roman" w:cs="Times New Roman"/>
          <w:sz w:val="18"/>
        </w:rPr>
        <w:t>倾斜后的文本</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5.59  </w:t>
      </w:r>
      <w:r w:rsidRPr="00187CB3">
        <w:rPr>
          <w:rFonts w:ascii="Times New Roman" w:hAnsi="Times New Roman" w:cs="Times New Roman"/>
          <w:sz w:val="18"/>
        </w:rPr>
        <w:t>文本倾斜</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218" name="图片 218" descr="p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p016"/>
                    <pic:cNvPicPr>
                      <a:picLocks noChangeAspect="1" noChangeArrowheads="1"/>
                    </pic:cNvPicPr>
                  </pic:nvPicPr>
                  <pic:blipFill>
                    <a:blip r:embed="rId7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文本加下划线，如图</w:t>
      </w:r>
      <w:r w:rsidRPr="00187CB3">
        <w:rPr>
          <w:rFonts w:ascii="Times New Roman" w:hAnsi="Times New Roman" w:cs="Times New Roman"/>
        </w:rPr>
        <w:t>5.60</w:t>
      </w:r>
      <w:r w:rsidRPr="00187CB3">
        <w:rPr>
          <w:rFonts w:ascii="Times New Roman" w:hAnsi="Times New Roman" w:cs="Times New Roman"/>
        </w:rPr>
        <w:t>所示：</w:t>
      </w:r>
    </w:p>
    <w:p w:rsidR="00575BA4" w:rsidRPr="00187CB3" w:rsidRDefault="00F1334C" w:rsidP="00575BA4">
      <w:pPr>
        <w:ind w:firstLine="400"/>
        <w:jc w:val="center"/>
        <w:rPr>
          <w:rFonts w:ascii="Times New Roman" w:hAnsi="Times New Roman" w:cs="Times New Roman"/>
        </w:rPr>
      </w:pPr>
      <w:r w:rsidRPr="00F1334C">
        <w:rPr>
          <w:rFonts w:ascii="Times New Roman" w:hAnsi="Times New Roman" w:cs="Times New Roman"/>
          <w:noProof/>
          <w:sz w:val="20"/>
        </w:rPr>
        <w:pict>
          <v:line id="_x0000_s2220" style="position:absolute;left:0;text-align:left;z-index:251669504" from="248.1pt,15.9pt" to="277pt,15.9pt" strokecolor="#930" strokeweight="2.25pt">
            <v:stroke endarrow="block"/>
          </v:line>
        </w:pict>
      </w:r>
      <w:r w:rsidR="00575BA4" w:rsidRPr="00187CB3">
        <w:rPr>
          <w:rFonts w:ascii="Times New Roman" w:hAnsi="Times New Roman" w:cs="Times New Roman"/>
          <w:noProof/>
        </w:rPr>
        <w:drawing>
          <wp:inline distT="0" distB="0" distL="0" distR="0">
            <wp:extent cx="866775" cy="371475"/>
            <wp:effectExtent l="19050" t="0" r="952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66" cstate="print"/>
                    <a:srcRect/>
                    <a:stretch>
                      <a:fillRect/>
                    </a:stretch>
                  </pic:blipFill>
                  <pic:spPr bwMode="auto">
                    <a:xfrm>
                      <a:off x="0" y="0"/>
                      <a:ext cx="866775" cy="371475"/>
                    </a:xfrm>
                    <a:prstGeom prst="rect">
                      <a:avLst/>
                    </a:prstGeom>
                    <a:noFill/>
                    <a:ln w="9525">
                      <a:noFill/>
                      <a:miter lim="800000"/>
                      <a:headEnd/>
                      <a:tailEnd/>
                    </a:ln>
                  </pic:spPr>
                </pic:pic>
              </a:graphicData>
            </a:graphic>
          </wp:inline>
        </w:drawing>
      </w:r>
      <w:r w:rsidR="00575BA4" w:rsidRPr="00187CB3">
        <w:rPr>
          <w:rFonts w:ascii="Times New Roman" w:hAnsi="Times New Roman" w:cs="Times New Roman"/>
        </w:rPr>
        <w:t xml:space="preserve">       </w:t>
      </w:r>
      <w:r w:rsidR="00575BA4" w:rsidRPr="00187CB3">
        <w:rPr>
          <w:rFonts w:ascii="Times New Roman" w:hAnsi="Times New Roman" w:cs="Times New Roman"/>
          <w:noProof/>
        </w:rPr>
        <w:drawing>
          <wp:inline distT="0" distB="0" distL="0" distR="0">
            <wp:extent cx="857250" cy="352425"/>
            <wp:effectExtent l="1905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9" cstate="print"/>
                    <a:srcRect/>
                    <a:stretch>
                      <a:fillRect/>
                    </a:stretch>
                  </pic:blipFill>
                  <pic:spPr bwMode="auto">
                    <a:xfrm>
                      <a:off x="0" y="0"/>
                      <a:ext cx="857250" cy="3524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原文本</w:t>
      </w:r>
      <w:r w:rsidRPr="00187CB3">
        <w:rPr>
          <w:rFonts w:ascii="Times New Roman" w:hAnsi="Times New Roman" w:cs="Times New Roman"/>
          <w:sz w:val="18"/>
        </w:rPr>
        <w:t xml:space="preserve">           </w:t>
      </w:r>
      <w:r w:rsidRPr="00187CB3">
        <w:rPr>
          <w:rFonts w:ascii="Times New Roman" w:hAnsi="Times New Roman" w:cs="Times New Roman"/>
          <w:sz w:val="18"/>
        </w:rPr>
        <w:t>加下划线后的文本</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5.60  </w:t>
      </w:r>
      <w:r w:rsidRPr="00187CB3">
        <w:rPr>
          <w:rFonts w:ascii="Times New Roman" w:hAnsi="Times New Roman" w:cs="Times New Roman"/>
          <w:sz w:val="18"/>
        </w:rPr>
        <w:t>文本加下划线</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471" w:name="_Toc533348914"/>
      <w:bookmarkStart w:id="472" w:name="_Toc533846584"/>
      <w:bookmarkStart w:id="473" w:name="_Toc533902703"/>
      <w:bookmarkStart w:id="474" w:name="_Toc533902856"/>
      <w:bookmarkStart w:id="475" w:name="_Toc533990428"/>
      <w:bookmarkStart w:id="476" w:name="_Toc310409534"/>
      <w:bookmarkStart w:id="477" w:name="_Toc406075068"/>
      <w:r w:rsidRPr="00187CB3">
        <w:rPr>
          <w:rFonts w:ascii="Times New Roman" w:hAnsi="Times New Roman"/>
        </w:rPr>
        <w:t>排列菜单</w:t>
      </w:r>
      <w:bookmarkEnd w:id="471"/>
      <w:bookmarkEnd w:id="472"/>
      <w:bookmarkEnd w:id="473"/>
      <w:bookmarkEnd w:id="474"/>
      <w:bookmarkEnd w:id="475"/>
      <w:bookmarkEnd w:id="476"/>
      <w:bookmarkEnd w:id="477"/>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排列菜单由一系列用于调整组态画面中图素对象的排列方式的命令组成，打开排列菜单如图</w:t>
      </w:r>
      <w:r w:rsidRPr="00187CB3">
        <w:rPr>
          <w:rFonts w:ascii="Times New Roman" w:hAnsi="Times New Roman" w:cs="Times New Roman"/>
        </w:rPr>
        <w:t>5.61</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1695450" cy="1819275"/>
            <wp:effectExtent l="19050" t="0" r="0" b="0"/>
            <wp:docPr id="221" name="图片 221" descr="p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p001"/>
                    <pic:cNvPicPr>
                      <a:picLocks noChangeAspect="1" noChangeArrowheads="1"/>
                    </pic:cNvPicPr>
                  </pic:nvPicPr>
                  <pic:blipFill>
                    <a:blip r:embed="rId170" cstate="print"/>
                    <a:srcRect/>
                    <a:stretch>
                      <a:fillRect/>
                    </a:stretch>
                  </pic:blipFill>
                  <pic:spPr bwMode="auto">
                    <a:xfrm>
                      <a:off x="0" y="0"/>
                      <a:ext cx="1695450" cy="18192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5.61  </w:t>
      </w:r>
      <w:r w:rsidRPr="00187CB3">
        <w:rPr>
          <w:rFonts w:ascii="Times New Roman" w:hAnsi="Times New Roman" w:cs="Times New Roman"/>
          <w:sz w:val="18"/>
        </w:rPr>
        <w:t>下拉式排列菜单</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在使用排列命令之前，首先要选中两个或两个以上需要调整排列方式的图形对象，然后从下拉式排列菜单选择命令，执行相应的操作。</w:t>
      </w:r>
    </w:p>
    <w:p w:rsidR="00575BA4" w:rsidRPr="00187CB3" w:rsidRDefault="00575BA4" w:rsidP="00575BA4">
      <w:pPr>
        <w:pStyle w:val="3"/>
        <w:tabs>
          <w:tab w:val="num" w:pos="720"/>
        </w:tabs>
        <w:spacing w:line="416" w:lineRule="auto"/>
        <w:ind w:firstLine="0"/>
      </w:pPr>
      <w:bookmarkStart w:id="478" w:name="_Toc533348915"/>
      <w:bookmarkStart w:id="479" w:name="_Toc533846585"/>
      <w:bookmarkStart w:id="480" w:name="_Toc533902704"/>
      <w:bookmarkStart w:id="481" w:name="_Toc533902857"/>
      <w:bookmarkStart w:id="482" w:name="_Toc533990429"/>
      <w:bookmarkStart w:id="483" w:name="_Toc310409535"/>
      <w:bookmarkStart w:id="484" w:name="_Toc406075069"/>
      <w:r w:rsidRPr="00187CB3">
        <w:t>排列＼置前</w:t>
      </w:r>
      <w:bookmarkEnd w:id="478"/>
      <w:bookmarkEnd w:id="479"/>
      <w:bookmarkEnd w:id="480"/>
      <w:bookmarkEnd w:id="481"/>
      <w:bookmarkEnd w:id="482"/>
      <w:bookmarkEnd w:id="483"/>
      <w:bookmarkEnd w:id="48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使一个被选中图素显示在所有其它与之相交图素的最上层。如图</w:t>
      </w:r>
      <w:r w:rsidRPr="00187CB3">
        <w:rPr>
          <w:rFonts w:ascii="Times New Roman" w:hAnsi="Times New Roman" w:cs="Times New Roman"/>
        </w:rPr>
        <w:t>5.62</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923925" cy="847725"/>
            <wp:effectExtent l="19050" t="0" r="9525" b="0"/>
            <wp:docPr id="222" name="图片 222" descr="pc01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pc012_2"/>
                    <pic:cNvPicPr>
                      <a:picLocks noChangeAspect="1" noChangeArrowheads="1"/>
                    </pic:cNvPicPr>
                  </pic:nvPicPr>
                  <pic:blipFill>
                    <a:blip r:embed="rId171" cstate="print"/>
                    <a:srcRect/>
                    <a:stretch>
                      <a:fillRect/>
                    </a:stretch>
                  </pic:blipFill>
                  <pic:spPr bwMode="auto">
                    <a:xfrm>
                      <a:off x="0" y="0"/>
                      <a:ext cx="923925" cy="847725"/>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981075" cy="885825"/>
            <wp:effectExtent l="19050" t="0" r="9525" b="0"/>
            <wp:docPr id="223" name="图片 223" descr="pc01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pc012_1"/>
                    <pic:cNvPicPr>
                      <a:picLocks noChangeAspect="1" noChangeArrowheads="1"/>
                    </pic:cNvPicPr>
                  </pic:nvPicPr>
                  <pic:blipFill>
                    <a:blip r:embed="rId172" cstate="print"/>
                    <a:srcRect/>
                    <a:stretch>
                      <a:fillRect/>
                    </a:stretch>
                  </pic:blipFill>
                  <pic:spPr bwMode="auto">
                    <a:xfrm>
                      <a:off x="0" y="0"/>
                      <a:ext cx="981075" cy="8858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置前</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置前</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5.62  </w:t>
      </w:r>
      <w:r w:rsidRPr="00187CB3">
        <w:rPr>
          <w:rFonts w:ascii="Times New Roman" w:hAnsi="Times New Roman" w:cs="Times New Roman"/>
          <w:sz w:val="18"/>
        </w:rPr>
        <w:t>置前操作</w:t>
      </w:r>
    </w:p>
    <w:p w:rsidR="00575BA4" w:rsidRPr="00187CB3" w:rsidRDefault="00575BA4" w:rsidP="00575BA4">
      <w:pPr>
        <w:pStyle w:val="3"/>
        <w:tabs>
          <w:tab w:val="num" w:pos="720"/>
        </w:tabs>
        <w:spacing w:line="416" w:lineRule="auto"/>
        <w:ind w:firstLine="0"/>
      </w:pPr>
      <w:bookmarkStart w:id="485" w:name="_Toc533846586"/>
      <w:bookmarkStart w:id="486" w:name="_Toc533902705"/>
      <w:bookmarkStart w:id="487" w:name="_Toc533902858"/>
      <w:bookmarkStart w:id="488" w:name="_Toc533990430"/>
      <w:bookmarkStart w:id="489" w:name="_Toc310409536"/>
      <w:bookmarkStart w:id="490" w:name="_Toc406075070"/>
      <w:r w:rsidRPr="00187CB3">
        <w:t>排列＼置后</w:t>
      </w:r>
      <w:bookmarkEnd w:id="485"/>
      <w:bookmarkEnd w:id="486"/>
      <w:bookmarkEnd w:id="487"/>
      <w:bookmarkEnd w:id="488"/>
      <w:bookmarkEnd w:id="489"/>
      <w:bookmarkEnd w:id="490"/>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使一个被选中图素显示在所有其它与之相交图素的最下层。如图</w:t>
      </w:r>
      <w:r w:rsidRPr="00187CB3">
        <w:rPr>
          <w:rFonts w:ascii="Times New Roman" w:hAnsi="Times New Roman" w:cs="Times New Roman"/>
        </w:rPr>
        <w:t>5.63</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971550" cy="876300"/>
            <wp:effectExtent l="19050" t="0" r="0" b="0"/>
            <wp:docPr id="224" name="图片 224" descr="pc01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pc012_1"/>
                    <pic:cNvPicPr>
                      <a:picLocks noChangeAspect="1" noChangeArrowheads="1"/>
                    </pic:cNvPicPr>
                  </pic:nvPicPr>
                  <pic:blipFill>
                    <a:blip r:embed="rId172" cstate="print"/>
                    <a:srcRect/>
                    <a:stretch>
                      <a:fillRect/>
                    </a:stretch>
                  </pic:blipFill>
                  <pic:spPr bwMode="auto">
                    <a:xfrm>
                      <a:off x="0" y="0"/>
                      <a:ext cx="971550" cy="8763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990600" cy="904875"/>
            <wp:effectExtent l="19050" t="0" r="0" b="0"/>
            <wp:docPr id="225" name="图片 225" descr="pc01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pc012_2"/>
                    <pic:cNvPicPr>
                      <a:picLocks noChangeAspect="1" noChangeArrowheads="1"/>
                    </pic:cNvPicPr>
                  </pic:nvPicPr>
                  <pic:blipFill>
                    <a:blip r:embed="rId171" cstate="print"/>
                    <a:srcRect/>
                    <a:stretch>
                      <a:fillRect/>
                    </a:stretch>
                  </pic:blipFill>
                  <pic:spPr bwMode="auto">
                    <a:xfrm>
                      <a:off x="0" y="0"/>
                      <a:ext cx="990600" cy="9048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置后</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置后</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5.63  </w:t>
      </w:r>
      <w:r w:rsidRPr="00187CB3">
        <w:rPr>
          <w:rFonts w:ascii="Times New Roman" w:hAnsi="Times New Roman" w:cs="Times New Roman"/>
          <w:sz w:val="18"/>
        </w:rPr>
        <w:t>置后操作</w:t>
      </w:r>
    </w:p>
    <w:p w:rsidR="00575BA4" w:rsidRPr="00187CB3" w:rsidRDefault="00575BA4" w:rsidP="00575BA4">
      <w:pPr>
        <w:pStyle w:val="3"/>
        <w:tabs>
          <w:tab w:val="num" w:pos="720"/>
        </w:tabs>
        <w:spacing w:line="416" w:lineRule="auto"/>
        <w:ind w:firstLine="0"/>
      </w:pPr>
      <w:bookmarkStart w:id="491" w:name="_Toc533348916"/>
      <w:bookmarkStart w:id="492" w:name="_Toc533846587"/>
      <w:bookmarkStart w:id="493" w:name="_Toc533902706"/>
      <w:bookmarkStart w:id="494" w:name="_Toc533902859"/>
      <w:bookmarkStart w:id="495" w:name="_Toc533990431"/>
      <w:bookmarkStart w:id="496" w:name="_Toc310409537"/>
      <w:bookmarkStart w:id="497" w:name="_Toc406075071"/>
      <w:r w:rsidRPr="00187CB3">
        <w:t>排列＼上对齐</w:t>
      </w:r>
      <w:bookmarkEnd w:id="491"/>
      <w:bookmarkEnd w:id="492"/>
      <w:bookmarkEnd w:id="493"/>
      <w:bookmarkEnd w:id="494"/>
      <w:bookmarkEnd w:id="495"/>
      <w:bookmarkEnd w:id="496"/>
      <w:bookmarkEnd w:id="497"/>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执行该命令使两个或两个以上被选中图素的上边界对齐。如图</w:t>
      </w:r>
      <w:r w:rsidRPr="00187CB3">
        <w:rPr>
          <w:rFonts w:ascii="Times New Roman" w:hAnsi="Times New Roman" w:cs="Times New Roman"/>
        </w:rPr>
        <w:t>5.64</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476375" cy="1104900"/>
            <wp:effectExtent l="19050" t="0" r="9525" b="0"/>
            <wp:docPr id="226" name="图片 226" descr="pc01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pc018_1"/>
                    <pic:cNvPicPr>
                      <a:picLocks noChangeAspect="1" noChangeArrowheads="1"/>
                    </pic:cNvPicPr>
                  </pic:nvPicPr>
                  <pic:blipFill>
                    <a:blip r:embed="rId173" cstate="print"/>
                    <a:srcRect/>
                    <a:stretch>
                      <a:fillRect/>
                    </a:stretch>
                  </pic:blipFill>
                  <pic:spPr bwMode="auto">
                    <a:xfrm>
                      <a:off x="0" y="0"/>
                      <a:ext cx="1476375" cy="11049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1476375" cy="1066800"/>
            <wp:effectExtent l="19050" t="0" r="9525" b="0"/>
            <wp:docPr id="227" name="图片 227" descr="pc018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c018_2"/>
                    <pic:cNvPicPr>
                      <a:picLocks noChangeAspect="1" noChangeArrowheads="1"/>
                    </pic:cNvPicPr>
                  </pic:nvPicPr>
                  <pic:blipFill>
                    <a:blip r:embed="rId174" cstate="print"/>
                    <a:srcRect/>
                    <a:stretch>
                      <a:fillRect/>
                    </a:stretch>
                  </pic:blipFill>
                  <pic:spPr bwMode="auto">
                    <a:xfrm>
                      <a:off x="0" y="0"/>
                      <a:ext cx="1476375" cy="106680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lastRenderedPageBreak/>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上对齐</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上对齐</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5.64  </w:t>
      </w:r>
      <w:r w:rsidRPr="00187CB3">
        <w:rPr>
          <w:rFonts w:ascii="Times New Roman" w:hAnsi="Times New Roman" w:cs="Times New Roman"/>
          <w:sz w:val="18"/>
        </w:rPr>
        <w:t>上对齐操作</w:t>
      </w:r>
    </w:p>
    <w:p w:rsidR="00575BA4" w:rsidRPr="00187CB3" w:rsidRDefault="00575BA4" w:rsidP="00575BA4">
      <w:pPr>
        <w:pStyle w:val="3"/>
        <w:tabs>
          <w:tab w:val="num" w:pos="720"/>
        </w:tabs>
        <w:spacing w:line="416" w:lineRule="auto"/>
        <w:ind w:firstLine="0"/>
      </w:pPr>
      <w:bookmarkStart w:id="498" w:name="_Toc533348917"/>
      <w:bookmarkStart w:id="499" w:name="_Toc533846588"/>
      <w:bookmarkStart w:id="500" w:name="_Toc533902707"/>
      <w:bookmarkStart w:id="501" w:name="_Toc533902860"/>
      <w:bookmarkStart w:id="502" w:name="_Toc533990432"/>
      <w:bookmarkStart w:id="503" w:name="_Toc310409538"/>
      <w:bookmarkStart w:id="504" w:name="_Toc406075072"/>
      <w:r w:rsidRPr="00187CB3">
        <w:t>排列＼</w:t>
      </w:r>
      <w:bookmarkEnd w:id="498"/>
      <w:bookmarkEnd w:id="499"/>
      <w:bookmarkEnd w:id="500"/>
      <w:bookmarkEnd w:id="501"/>
      <w:bookmarkEnd w:id="502"/>
      <w:r w:rsidRPr="00187CB3">
        <w:t>左右居中</w:t>
      </w:r>
      <w:bookmarkEnd w:id="503"/>
      <w:bookmarkEnd w:id="50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执行该命令使两个或两个以上被选中图素的中心处于同一水平线上。如图</w:t>
      </w:r>
      <w:r w:rsidRPr="00187CB3">
        <w:rPr>
          <w:rFonts w:ascii="Times New Roman" w:hAnsi="Times New Roman" w:cs="Times New Roman"/>
        </w:rPr>
        <w:t>5.65</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476375" cy="1104900"/>
            <wp:effectExtent l="19050" t="0" r="9525" b="0"/>
            <wp:docPr id="228" name="图片 228" descr="pc01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c018_1"/>
                    <pic:cNvPicPr>
                      <a:picLocks noChangeAspect="1" noChangeArrowheads="1"/>
                    </pic:cNvPicPr>
                  </pic:nvPicPr>
                  <pic:blipFill>
                    <a:blip r:embed="rId173" cstate="print"/>
                    <a:srcRect/>
                    <a:stretch>
                      <a:fillRect/>
                    </a:stretch>
                  </pic:blipFill>
                  <pic:spPr bwMode="auto">
                    <a:xfrm>
                      <a:off x="0" y="0"/>
                      <a:ext cx="1476375" cy="11049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1476375" cy="1057275"/>
            <wp:effectExtent l="19050" t="0" r="9525" b="0"/>
            <wp:docPr id="229" name="图片 229" descr="pc018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c018_3"/>
                    <pic:cNvPicPr>
                      <a:picLocks noChangeAspect="1" noChangeArrowheads="1"/>
                    </pic:cNvPicPr>
                  </pic:nvPicPr>
                  <pic:blipFill>
                    <a:blip r:embed="rId175" cstate="print"/>
                    <a:srcRect/>
                    <a:stretch>
                      <a:fillRect/>
                    </a:stretch>
                  </pic:blipFill>
                  <pic:spPr bwMode="auto">
                    <a:xfrm>
                      <a:off x="0" y="0"/>
                      <a:ext cx="1476375" cy="10572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左右居中</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左右居中</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5.65  </w:t>
      </w:r>
      <w:r w:rsidRPr="00187CB3">
        <w:rPr>
          <w:rFonts w:ascii="Times New Roman" w:hAnsi="Times New Roman" w:cs="Times New Roman"/>
          <w:sz w:val="18"/>
        </w:rPr>
        <w:t>左右居中操作</w:t>
      </w:r>
    </w:p>
    <w:p w:rsidR="00575BA4" w:rsidRPr="00187CB3" w:rsidRDefault="00575BA4" w:rsidP="00575BA4">
      <w:pPr>
        <w:pStyle w:val="3"/>
        <w:tabs>
          <w:tab w:val="num" w:pos="720"/>
        </w:tabs>
        <w:spacing w:line="416" w:lineRule="auto"/>
        <w:ind w:firstLine="0"/>
      </w:pPr>
      <w:bookmarkStart w:id="505" w:name="_Toc533348918"/>
      <w:bookmarkStart w:id="506" w:name="_Toc533846589"/>
      <w:bookmarkStart w:id="507" w:name="_Toc533902708"/>
      <w:bookmarkStart w:id="508" w:name="_Toc533902861"/>
      <w:bookmarkStart w:id="509" w:name="_Toc533990433"/>
      <w:bookmarkStart w:id="510" w:name="_Toc310409539"/>
      <w:bookmarkStart w:id="511" w:name="_Toc406075073"/>
      <w:r w:rsidRPr="00187CB3">
        <w:t>排列＼下对齐</w:t>
      </w:r>
      <w:bookmarkEnd w:id="505"/>
      <w:bookmarkEnd w:id="506"/>
      <w:bookmarkEnd w:id="507"/>
      <w:bookmarkEnd w:id="508"/>
      <w:bookmarkEnd w:id="509"/>
      <w:bookmarkEnd w:id="510"/>
      <w:bookmarkEnd w:id="511"/>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执行该命令使两个或两个以上被选中图素的下边界对齐。如图</w:t>
      </w:r>
      <w:r w:rsidRPr="00187CB3">
        <w:rPr>
          <w:rFonts w:ascii="Times New Roman" w:hAnsi="Times New Roman" w:cs="Times New Roman"/>
        </w:rPr>
        <w:t>5.65</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476375" cy="1104900"/>
            <wp:effectExtent l="19050" t="0" r="9525" b="0"/>
            <wp:docPr id="230" name="图片 230" descr="pc01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pc018_1"/>
                    <pic:cNvPicPr>
                      <a:picLocks noChangeAspect="1" noChangeArrowheads="1"/>
                    </pic:cNvPicPr>
                  </pic:nvPicPr>
                  <pic:blipFill>
                    <a:blip r:embed="rId173" cstate="print"/>
                    <a:srcRect/>
                    <a:stretch>
                      <a:fillRect/>
                    </a:stretch>
                  </pic:blipFill>
                  <pic:spPr bwMode="auto">
                    <a:xfrm>
                      <a:off x="0" y="0"/>
                      <a:ext cx="1476375" cy="11049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1476375" cy="1057275"/>
            <wp:effectExtent l="19050" t="0" r="9525" b="0"/>
            <wp:docPr id="231" name="图片 231" descr="pc018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pc018_4"/>
                    <pic:cNvPicPr>
                      <a:picLocks noChangeAspect="1" noChangeArrowheads="1"/>
                    </pic:cNvPicPr>
                  </pic:nvPicPr>
                  <pic:blipFill>
                    <a:blip r:embed="rId176" cstate="print"/>
                    <a:srcRect/>
                    <a:stretch>
                      <a:fillRect/>
                    </a:stretch>
                  </pic:blipFill>
                  <pic:spPr bwMode="auto">
                    <a:xfrm>
                      <a:off x="0" y="0"/>
                      <a:ext cx="1476375" cy="10572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下对齐</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下对齐</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5.66  </w:t>
      </w:r>
      <w:r w:rsidRPr="00187CB3">
        <w:rPr>
          <w:rFonts w:ascii="Times New Roman" w:hAnsi="Times New Roman" w:cs="Times New Roman"/>
          <w:sz w:val="18"/>
        </w:rPr>
        <w:t>下对齐操作</w:t>
      </w:r>
    </w:p>
    <w:p w:rsidR="00575BA4" w:rsidRPr="00187CB3" w:rsidRDefault="00575BA4" w:rsidP="00575BA4">
      <w:pPr>
        <w:pStyle w:val="3"/>
        <w:tabs>
          <w:tab w:val="num" w:pos="720"/>
        </w:tabs>
        <w:spacing w:line="416" w:lineRule="auto"/>
        <w:ind w:firstLine="0"/>
      </w:pPr>
      <w:bookmarkStart w:id="512" w:name="_Toc533348919"/>
      <w:bookmarkStart w:id="513" w:name="_Toc533846590"/>
      <w:bookmarkStart w:id="514" w:name="_Toc533902709"/>
      <w:bookmarkStart w:id="515" w:name="_Toc533902862"/>
      <w:bookmarkStart w:id="516" w:name="_Toc533990434"/>
      <w:bookmarkStart w:id="517" w:name="_Toc310409540"/>
      <w:bookmarkStart w:id="518" w:name="_Toc406075074"/>
      <w:r w:rsidRPr="00187CB3">
        <w:t>排列＼左对齐</w:t>
      </w:r>
      <w:bookmarkEnd w:id="512"/>
      <w:bookmarkEnd w:id="513"/>
      <w:bookmarkEnd w:id="514"/>
      <w:bookmarkEnd w:id="515"/>
      <w:bookmarkEnd w:id="516"/>
      <w:bookmarkEnd w:id="517"/>
      <w:bookmarkEnd w:id="518"/>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执行该命令使两个或两个以上被选中图素的左边界对齐。如图</w:t>
      </w:r>
      <w:r w:rsidRPr="00187CB3">
        <w:rPr>
          <w:rFonts w:ascii="Times New Roman" w:hAnsi="Times New Roman" w:cs="Times New Roman"/>
        </w:rPr>
        <w:t>5.66</w:t>
      </w:r>
      <w:r w:rsidRPr="00187CB3">
        <w:rPr>
          <w:rFonts w:ascii="Times New Roman" w:hAnsi="Times New Roman" w:cs="Times New Roman"/>
        </w:rPr>
        <w:t>所示：</w:t>
      </w:r>
      <w:r w:rsidRPr="00187CB3">
        <w:rPr>
          <w:rFonts w:ascii="Times New Roman" w:hAnsi="Times New Roman" w:cs="Times New Roman"/>
        </w:rPr>
        <w:t xml:space="preserve"> </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019175" cy="1476375"/>
            <wp:effectExtent l="19050" t="0" r="9525" b="0"/>
            <wp:docPr id="232" name="图片 232" descr="pc018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pc018_5"/>
                    <pic:cNvPicPr>
                      <a:picLocks noChangeAspect="1" noChangeArrowheads="1"/>
                    </pic:cNvPicPr>
                  </pic:nvPicPr>
                  <pic:blipFill>
                    <a:blip r:embed="rId177" cstate="print"/>
                    <a:srcRect/>
                    <a:stretch>
                      <a:fillRect/>
                    </a:stretch>
                  </pic:blipFill>
                  <pic:spPr bwMode="auto">
                    <a:xfrm>
                      <a:off x="0" y="0"/>
                      <a:ext cx="1019175" cy="1476375"/>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895350" cy="1476375"/>
            <wp:effectExtent l="19050" t="0" r="0" b="0"/>
            <wp:docPr id="233" name="图片 233" descr="pc018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pc018_6"/>
                    <pic:cNvPicPr>
                      <a:picLocks noChangeAspect="1" noChangeArrowheads="1"/>
                    </pic:cNvPicPr>
                  </pic:nvPicPr>
                  <pic:blipFill>
                    <a:blip r:embed="rId178" cstate="print"/>
                    <a:srcRect/>
                    <a:stretch>
                      <a:fillRect/>
                    </a:stretch>
                  </pic:blipFill>
                  <pic:spPr bwMode="auto">
                    <a:xfrm>
                      <a:off x="0" y="0"/>
                      <a:ext cx="895350" cy="14763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左对齐</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左对齐</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5.67  </w:t>
      </w:r>
      <w:r w:rsidRPr="00187CB3">
        <w:rPr>
          <w:rFonts w:ascii="Times New Roman" w:hAnsi="Times New Roman" w:cs="Times New Roman"/>
          <w:sz w:val="18"/>
        </w:rPr>
        <w:t>左对齐操作</w:t>
      </w:r>
    </w:p>
    <w:p w:rsidR="00575BA4" w:rsidRPr="00187CB3" w:rsidRDefault="00575BA4" w:rsidP="00575BA4">
      <w:pPr>
        <w:pStyle w:val="3"/>
        <w:tabs>
          <w:tab w:val="num" w:pos="720"/>
        </w:tabs>
        <w:spacing w:line="416" w:lineRule="auto"/>
        <w:ind w:firstLine="0"/>
      </w:pPr>
      <w:bookmarkStart w:id="519" w:name="_Toc533348920"/>
      <w:bookmarkStart w:id="520" w:name="_Toc533846591"/>
      <w:bookmarkStart w:id="521" w:name="_Toc533902710"/>
      <w:bookmarkStart w:id="522" w:name="_Toc533902863"/>
      <w:bookmarkStart w:id="523" w:name="_Toc533990435"/>
      <w:bookmarkStart w:id="524" w:name="_Toc310409541"/>
      <w:bookmarkStart w:id="525" w:name="_Toc406075075"/>
      <w:r w:rsidRPr="00187CB3">
        <w:t>排列＼</w:t>
      </w:r>
      <w:bookmarkEnd w:id="519"/>
      <w:bookmarkEnd w:id="520"/>
      <w:bookmarkEnd w:id="521"/>
      <w:bookmarkEnd w:id="522"/>
      <w:bookmarkEnd w:id="523"/>
      <w:r w:rsidRPr="00187CB3">
        <w:t>上下居中</w:t>
      </w:r>
      <w:bookmarkEnd w:id="524"/>
      <w:bookmarkEnd w:id="52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执行该命令使两个或两个以上被选中图素的中心处于同一垂直线上。如图</w:t>
      </w:r>
      <w:r w:rsidRPr="00187CB3">
        <w:rPr>
          <w:rFonts w:ascii="Times New Roman" w:hAnsi="Times New Roman" w:cs="Times New Roman"/>
        </w:rPr>
        <w:t>5.67</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1019175" cy="1476375"/>
            <wp:effectExtent l="19050" t="0" r="9525" b="0"/>
            <wp:docPr id="234" name="图片 234" descr="pc018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pc018_5"/>
                    <pic:cNvPicPr>
                      <a:picLocks noChangeAspect="1" noChangeArrowheads="1"/>
                    </pic:cNvPicPr>
                  </pic:nvPicPr>
                  <pic:blipFill>
                    <a:blip r:embed="rId177" cstate="print"/>
                    <a:srcRect/>
                    <a:stretch>
                      <a:fillRect/>
                    </a:stretch>
                  </pic:blipFill>
                  <pic:spPr bwMode="auto">
                    <a:xfrm>
                      <a:off x="0" y="0"/>
                      <a:ext cx="1019175" cy="1476375"/>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895350" cy="1476375"/>
            <wp:effectExtent l="19050" t="0" r="0" b="0"/>
            <wp:docPr id="235" name="图片 235" descr="pc018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pc018_7"/>
                    <pic:cNvPicPr>
                      <a:picLocks noChangeAspect="1" noChangeArrowheads="1"/>
                    </pic:cNvPicPr>
                  </pic:nvPicPr>
                  <pic:blipFill>
                    <a:blip r:embed="rId179" cstate="print"/>
                    <a:srcRect/>
                    <a:stretch>
                      <a:fillRect/>
                    </a:stretch>
                  </pic:blipFill>
                  <pic:spPr bwMode="auto">
                    <a:xfrm>
                      <a:off x="0" y="0"/>
                      <a:ext cx="895350" cy="14763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上下居中</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上下居中</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5.68  </w:t>
      </w:r>
      <w:r w:rsidRPr="00187CB3">
        <w:rPr>
          <w:rFonts w:ascii="Times New Roman" w:hAnsi="Times New Roman" w:cs="Times New Roman"/>
          <w:sz w:val="18"/>
        </w:rPr>
        <w:t>上下居中操作</w:t>
      </w:r>
    </w:p>
    <w:p w:rsidR="00575BA4" w:rsidRPr="00187CB3" w:rsidRDefault="00575BA4" w:rsidP="00575BA4">
      <w:pPr>
        <w:pStyle w:val="3"/>
        <w:tabs>
          <w:tab w:val="num" w:pos="720"/>
        </w:tabs>
        <w:spacing w:line="416" w:lineRule="auto"/>
        <w:ind w:firstLine="0"/>
      </w:pPr>
      <w:bookmarkStart w:id="526" w:name="_Toc533348921"/>
      <w:bookmarkStart w:id="527" w:name="_Toc533846592"/>
      <w:bookmarkStart w:id="528" w:name="_Toc533902711"/>
      <w:bookmarkStart w:id="529" w:name="_Toc533902864"/>
      <w:bookmarkStart w:id="530" w:name="_Toc533990436"/>
      <w:bookmarkStart w:id="531" w:name="_Toc310409542"/>
      <w:bookmarkStart w:id="532" w:name="_Toc406075076"/>
      <w:r w:rsidRPr="00187CB3">
        <w:t>排列＼右对齐</w:t>
      </w:r>
      <w:bookmarkEnd w:id="526"/>
      <w:bookmarkEnd w:id="527"/>
      <w:bookmarkEnd w:id="528"/>
      <w:bookmarkEnd w:id="529"/>
      <w:bookmarkEnd w:id="530"/>
      <w:bookmarkEnd w:id="531"/>
      <w:bookmarkEnd w:id="53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执行该命令使两个或两个以上被选中图素的右边界对齐。如图</w:t>
      </w:r>
      <w:r w:rsidRPr="00187CB3">
        <w:rPr>
          <w:rFonts w:ascii="Times New Roman" w:hAnsi="Times New Roman" w:cs="Times New Roman"/>
        </w:rPr>
        <w:t>5.68</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019175" cy="1476375"/>
            <wp:effectExtent l="19050" t="0" r="9525" b="0"/>
            <wp:docPr id="236" name="图片 236" descr="pc018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pc018_5"/>
                    <pic:cNvPicPr>
                      <a:picLocks noChangeAspect="1" noChangeArrowheads="1"/>
                    </pic:cNvPicPr>
                  </pic:nvPicPr>
                  <pic:blipFill>
                    <a:blip r:embed="rId177" cstate="print"/>
                    <a:srcRect/>
                    <a:stretch>
                      <a:fillRect/>
                    </a:stretch>
                  </pic:blipFill>
                  <pic:spPr bwMode="auto">
                    <a:xfrm>
                      <a:off x="0" y="0"/>
                      <a:ext cx="1019175" cy="1476375"/>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895350" cy="1476375"/>
            <wp:effectExtent l="19050" t="0" r="0" b="0"/>
            <wp:docPr id="237" name="图片 237" descr="pc018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pc018_8"/>
                    <pic:cNvPicPr>
                      <a:picLocks noChangeAspect="1" noChangeArrowheads="1"/>
                    </pic:cNvPicPr>
                  </pic:nvPicPr>
                  <pic:blipFill>
                    <a:blip r:embed="rId180" cstate="print"/>
                    <a:srcRect/>
                    <a:stretch>
                      <a:fillRect/>
                    </a:stretch>
                  </pic:blipFill>
                  <pic:spPr bwMode="auto">
                    <a:xfrm>
                      <a:off x="0" y="0"/>
                      <a:ext cx="895350" cy="14763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右对齐</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右对齐</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5.69  </w:t>
      </w:r>
      <w:r w:rsidRPr="00187CB3">
        <w:rPr>
          <w:rFonts w:ascii="Times New Roman" w:hAnsi="Times New Roman" w:cs="Times New Roman"/>
          <w:sz w:val="18"/>
        </w:rPr>
        <w:t>右对齐操作</w:t>
      </w:r>
    </w:p>
    <w:p w:rsidR="00575BA4" w:rsidRPr="00187CB3" w:rsidRDefault="00575BA4" w:rsidP="00575BA4">
      <w:pPr>
        <w:pStyle w:val="3"/>
        <w:tabs>
          <w:tab w:val="num" w:pos="720"/>
        </w:tabs>
        <w:spacing w:line="416" w:lineRule="auto"/>
        <w:ind w:firstLine="0"/>
      </w:pPr>
      <w:bookmarkStart w:id="533" w:name="_Toc533846593"/>
      <w:bookmarkStart w:id="534" w:name="_Toc533902712"/>
      <w:bookmarkStart w:id="535" w:name="_Toc533902865"/>
      <w:bookmarkStart w:id="536" w:name="_Toc533990437"/>
      <w:bookmarkStart w:id="537" w:name="_Toc310409543"/>
      <w:bookmarkStart w:id="538" w:name="_Toc533348922"/>
      <w:bookmarkStart w:id="539" w:name="_Toc406075077"/>
      <w:r w:rsidRPr="00187CB3">
        <w:t>排列＼居中</w:t>
      </w:r>
      <w:bookmarkEnd w:id="533"/>
      <w:bookmarkEnd w:id="534"/>
      <w:bookmarkEnd w:id="535"/>
      <w:bookmarkEnd w:id="536"/>
      <w:bookmarkEnd w:id="537"/>
      <w:bookmarkEnd w:id="539"/>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rPr>
        <w:t>执行该命令使两个或两个以上被选中图素以水平和垂直中心轴对齐。如图</w:t>
      </w:r>
      <w:r w:rsidRPr="00187CB3">
        <w:rPr>
          <w:rFonts w:ascii="Times New Roman" w:hAnsi="Times New Roman" w:cs="Times New Roman"/>
        </w:rPr>
        <w:t>5.69</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019175" cy="1476375"/>
            <wp:effectExtent l="19050" t="0" r="9525" b="0"/>
            <wp:docPr id="238" name="图片 238" descr="pc018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pc018_5"/>
                    <pic:cNvPicPr>
                      <a:picLocks noChangeAspect="1" noChangeArrowheads="1"/>
                    </pic:cNvPicPr>
                  </pic:nvPicPr>
                  <pic:blipFill>
                    <a:blip r:embed="rId177" cstate="print"/>
                    <a:srcRect/>
                    <a:stretch>
                      <a:fillRect/>
                    </a:stretch>
                  </pic:blipFill>
                  <pic:spPr bwMode="auto">
                    <a:xfrm>
                      <a:off x="0" y="0"/>
                      <a:ext cx="1019175" cy="1476375"/>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914400" cy="1476375"/>
            <wp:effectExtent l="19050" t="0" r="0" b="0"/>
            <wp:docPr id="239" name="图片 239" descr="pc018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pc018_9"/>
                    <pic:cNvPicPr>
                      <a:picLocks noChangeAspect="1" noChangeArrowheads="1"/>
                    </pic:cNvPicPr>
                  </pic:nvPicPr>
                  <pic:blipFill>
                    <a:blip r:embed="rId181" cstate="print"/>
                    <a:srcRect/>
                    <a:stretch>
                      <a:fillRect/>
                    </a:stretch>
                  </pic:blipFill>
                  <pic:spPr bwMode="auto">
                    <a:xfrm>
                      <a:off x="0" y="0"/>
                      <a:ext cx="914400" cy="14763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居中</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居中</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5.70  </w:t>
      </w:r>
      <w:r w:rsidRPr="00187CB3">
        <w:rPr>
          <w:rFonts w:ascii="Times New Roman" w:hAnsi="Times New Roman" w:cs="Times New Roman"/>
          <w:sz w:val="18"/>
        </w:rPr>
        <w:t>居中操作</w:t>
      </w:r>
    </w:p>
    <w:p w:rsidR="00575BA4" w:rsidRPr="00187CB3" w:rsidRDefault="00575BA4" w:rsidP="00575BA4">
      <w:pPr>
        <w:pStyle w:val="3"/>
        <w:tabs>
          <w:tab w:val="num" w:pos="720"/>
        </w:tabs>
        <w:spacing w:line="416" w:lineRule="auto"/>
        <w:ind w:firstLine="0"/>
      </w:pPr>
      <w:bookmarkStart w:id="540" w:name="_Toc533846594"/>
      <w:bookmarkStart w:id="541" w:name="_Toc533902713"/>
      <w:bookmarkStart w:id="542" w:name="_Toc533902866"/>
      <w:bookmarkStart w:id="543" w:name="_Toc533990438"/>
      <w:bookmarkStart w:id="544" w:name="_Toc310409544"/>
      <w:bookmarkStart w:id="545" w:name="_Toc406075078"/>
      <w:r w:rsidRPr="00187CB3">
        <w:t>排列＼水平等距</w:t>
      </w:r>
      <w:bookmarkEnd w:id="538"/>
      <w:bookmarkEnd w:id="540"/>
      <w:bookmarkEnd w:id="541"/>
      <w:bookmarkEnd w:id="542"/>
      <w:bookmarkEnd w:id="543"/>
      <w:bookmarkEnd w:id="544"/>
      <w:bookmarkEnd w:id="54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执行该命令使三个以上被选中图素在水平方向上的间隔相等。如图</w:t>
      </w:r>
      <w:r w:rsidRPr="00187CB3">
        <w:rPr>
          <w:rFonts w:ascii="Times New Roman" w:hAnsi="Times New Roman" w:cs="Times New Roman"/>
        </w:rPr>
        <w:t>5.70</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1476375" cy="1000125"/>
            <wp:effectExtent l="19050" t="0" r="9525" b="0"/>
            <wp:docPr id="240" name="图片 240" descr="p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p002"/>
                    <pic:cNvPicPr>
                      <a:picLocks noChangeAspect="1" noChangeArrowheads="1"/>
                    </pic:cNvPicPr>
                  </pic:nvPicPr>
                  <pic:blipFill>
                    <a:blip r:embed="rId182" cstate="print"/>
                    <a:srcRect/>
                    <a:stretch>
                      <a:fillRect/>
                    </a:stretch>
                  </pic:blipFill>
                  <pic:spPr bwMode="auto">
                    <a:xfrm>
                      <a:off x="0" y="0"/>
                      <a:ext cx="1476375" cy="1000125"/>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1476375" cy="1000125"/>
            <wp:effectExtent l="19050" t="0" r="9525" b="0"/>
            <wp:docPr id="241" name="图片 241" descr="p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p003"/>
                    <pic:cNvPicPr>
                      <a:picLocks noChangeAspect="1" noChangeArrowheads="1"/>
                    </pic:cNvPicPr>
                  </pic:nvPicPr>
                  <pic:blipFill>
                    <a:blip r:embed="rId183" cstate="print"/>
                    <a:srcRect/>
                    <a:stretch>
                      <a:fillRect/>
                    </a:stretch>
                  </pic:blipFill>
                  <pic:spPr bwMode="auto">
                    <a:xfrm>
                      <a:off x="0" y="0"/>
                      <a:ext cx="1476375" cy="10001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水平等距</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水平等距</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5.71  </w:t>
      </w:r>
      <w:r w:rsidRPr="00187CB3">
        <w:rPr>
          <w:rFonts w:ascii="Times New Roman" w:hAnsi="Times New Roman" w:cs="Times New Roman"/>
          <w:sz w:val="18"/>
        </w:rPr>
        <w:t>水平等距操作</w:t>
      </w:r>
    </w:p>
    <w:p w:rsidR="00575BA4" w:rsidRPr="00187CB3" w:rsidRDefault="00575BA4" w:rsidP="00575BA4">
      <w:pPr>
        <w:pStyle w:val="3"/>
        <w:tabs>
          <w:tab w:val="num" w:pos="720"/>
        </w:tabs>
        <w:spacing w:line="416" w:lineRule="auto"/>
        <w:ind w:firstLine="0"/>
      </w:pPr>
      <w:bookmarkStart w:id="546" w:name="_Toc533348923"/>
      <w:bookmarkStart w:id="547" w:name="_Toc533846595"/>
      <w:bookmarkStart w:id="548" w:name="_Toc533902714"/>
      <w:bookmarkStart w:id="549" w:name="_Toc533902867"/>
      <w:bookmarkStart w:id="550" w:name="_Toc533990439"/>
      <w:bookmarkStart w:id="551" w:name="_Toc310409545"/>
      <w:bookmarkStart w:id="552" w:name="_Toc406075079"/>
      <w:r w:rsidRPr="00187CB3">
        <w:t>排列＼垂直等距</w:t>
      </w:r>
      <w:bookmarkEnd w:id="546"/>
      <w:bookmarkEnd w:id="547"/>
      <w:bookmarkEnd w:id="548"/>
      <w:bookmarkEnd w:id="549"/>
      <w:bookmarkEnd w:id="550"/>
      <w:bookmarkEnd w:id="551"/>
      <w:bookmarkEnd w:id="55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执行该命令使三个以上被选中图素在竖直方向上的间隔相等。如图</w:t>
      </w:r>
      <w:r w:rsidRPr="00187CB3">
        <w:rPr>
          <w:rFonts w:ascii="Times New Roman" w:hAnsi="Times New Roman" w:cs="Times New Roman"/>
        </w:rPr>
        <w:t>5.71</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257300" cy="1219200"/>
            <wp:effectExtent l="19050" t="0" r="0" b="0"/>
            <wp:docPr id="242" name="图片 242" descr="p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004"/>
                    <pic:cNvPicPr>
                      <a:picLocks noChangeAspect="1" noChangeArrowheads="1"/>
                    </pic:cNvPicPr>
                  </pic:nvPicPr>
                  <pic:blipFill>
                    <a:blip r:embed="rId184" cstate="print"/>
                    <a:srcRect/>
                    <a:stretch>
                      <a:fillRect/>
                    </a:stretch>
                  </pic:blipFill>
                  <pic:spPr bwMode="auto">
                    <a:xfrm>
                      <a:off x="0" y="0"/>
                      <a:ext cx="1257300" cy="12192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1257300" cy="1219200"/>
            <wp:effectExtent l="19050" t="0" r="0" b="0"/>
            <wp:docPr id="243" name="图片 243" descr="p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p005"/>
                    <pic:cNvPicPr>
                      <a:picLocks noChangeAspect="1" noChangeArrowheads="1"/>
                    </pic:cNvPicPr>
                  </pic:nvPicPr>
                  <pic:blipFill>
                    <a:blip r:embed="rId185" cstate="print"/>
                    <a:srcRect/>
                    <a:stretch>
                      <a:fillRect/>
                    </a:stretch>
                  </pic:blipFill>
                  <pic:spPr bwMode="auto">
                    <a:xfrm>
                      <a:off x="0" y="0"/>
                      <a:ext cx="1257300" cy="12192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垂直等距</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垂直等距</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5.72  </w:t>
      </w:r>
      <w:r w:rsidRPr="00187CB3">
        <w:rPr>
          <w:rFonts w:ascii="Times New Roman" w:hAnsi="Times New Roman" w:cs="Times New Roman"/>
          <w:sz w:val="18"/>
        </w:rPr>
        <w:t>垂直等距操作</w:t>
      </w:r>
    </w:p>
    <w:p w:rsidR="00575BA4" w:rsidRPr="00187CB3" w:rsidRDefault="00575BA4" w:rsidP="00575BA4">
      <w:pPr>
        <w:pStyle w:val="3"/>
        <w:tabs>
          <w:tab w:val="num" w:pos="720"/>
        </w:tabs>
        <w:spacing w:line="416" w:lineRule="auto"/>
        <w:ind w:firstLine="0"/>
      </w:pPr>
      <w:bookmarkStart w:id="553" w:name="_Toc533348924"/>
      <w:bookmarkStart w:id="554" w:name="_Toc533846596"/>
      <w:bookmarkStart w:id="555" w:name="_Toc533902715"/>
      <w:bookmarkStart w:id="556" w:name="_Toc533902868"/>
      <w:bookmarkStart w:id="557" w:name="_Toc533990440"/>
      <w:bookmarkStart w:id="558" w:name="_Toc310409546"/>
      <w:bookmarkStart w:id="559" w:name="_Toc406075080"/>
      <w:r w:rsidRPr="00187CB3">
        <w:t>排列＼水平翻转</w:t>
      </w:r>
      <w:bookmarkEnd w:id="553"/>
      <w:bookmarkEnd w:id="554"/>
      <w:bookmarkEnd w:id="555"/>
      <w:bookmarkEnd w:id="556"/>
      <w:bookmarkEnd w:id="557"/>
      <w:bookmarkEnd w:id="558"/>
      <w:bookmarkEnd w:id="559"/>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执行该命令将被选中的图素水平翻转，翻转的轴线是包围图素的矩形轨迹框的垂直对称轴。如图</w:t>
      </w:r>
      <w:r w:rsidRPr="00187CB3">
        <w:rPr>
          <w:rFonts w:ascii="Times New Roman" w:hAnsi="Times New Roman" w:cs="Times New Roman"/>
        </w:rPr>
        <w:t>5.71</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514350" cy="1085850"/>
            <wp:effectExtent l="19050" t="0" r="0" b="0"/>
            <wp:docPr id="244" name="图片 244" descr="pc01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pc019_1"/>
                    <pic:cNvPicPr>
                      <a:picLocks noChangeAspect="1" noChangeArrowheads="1"/>
                    </pic:cNvPicPr>
                  </pic:nvPicPr>
                  <pic:blipFill>
                    <a:blip r:embed="rId186" cstate="print"/>
                    <a:srcRect/>
                    <a:stretch>
                      <a:fillRect/>
                    </a:stretch>
                  </pic:blipFill>
                  <pic:spPr bwMode="auto">
                    <a:xfrm>
                      <a:off x="0" y="0"/>
                      <a:ext cx="514350" cy="108585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514350" cy="1085850"/>
            <wp:effectExtent l="19050" t="0" r="0" b="0"/>
            <wp:docPr id="245" name="图片 245" descr="pc01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pc019_4"/>
                    <pic:cNvPicPr>
                      <a:picLocks noChangeAspect="1" noChangeArrowheads="1"/>
                    </pic:cNvPicPr>
                  </pic:nvPicPr>
                  <pic:blipFill>
                    <a:blip r:embed="rId187" cstate="print"/>
                    <a:srcRect/>
                    <a:stretch>
                      <a:fillRect/>
                    </a:stretch>
                  </pic:blipFill>
                  <pic:spPr bwMode="auto">
                    <a:xfrm>
                      <a:off x="0" y="0"/>
                      <a:ext cx="514350" cy="108585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水平翻转</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水平翻转</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5.73  </w:t>
      </w:r>
      <w:r w:rsidRPr="00187CB3">
        <w:rPr>
          <w:rFonts w:ascii="Times New Roman" w:hAnsi="Times New Roman" w:cs="Times New Roman"/>
          <w:sz w:val="18"/>
        </w:rPr>
        <w:t>水平翻转操作</w:t>
      </w:r>
    </w:p>
    <w:p w:rsidR="00575BA4" w:rsidRPr="00187CB3" w:rsidRDefault="00575BA4" w:rsidP="00575BA4">
      <w:pPr>
        <w:pStyle w:val="3"/>
        <w:tabs>
          <w:tab w:val="num" w:pos="720"/>
        </w:tabs>
        <w:spacing w:line="416" w:lineRule="auto"/>
        <w:ind w:firstLine="0"/>
      </w:pPr>
      <w:bookmarkStart w:id="560" w:name="_Toc533348925"/>
      <w:bookmarkStart w:id="561" w:name="_Toc533846597"/>
      <w:bookmarkStart w:id="562" w:name="_Toc533902716"/>
      <w:bookmarkStart w:id="563" w:name="_Toc533902869"/>
      <w:bookmarkStart w:id="564" w:name="_Toc533990441"/>
      <w:bookmarkStart w:id="565" w:name="_Toc310409547"/>
      <w:bookmarkStart w:id="566" w:name="_Toc406075081"/>
      <w:r w:rsidRPr="00187CB3">
        <w:t>排列＼垂直翻转</w:t>
      </w:r>
      <w:bookmarkEnd w:id="560"/>
      <w:bookmarkEnd w:id="561"/>
      <w:bookmarkEnd w:id="562"/>
      <w:bookmarkEnd w:id="563"/>
      <w:bookmarkEnd w:id="564"/>
      <w:bookmarkEnd w:id="565"/>
      <w:bookmarkEnd w:id="566"/>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执行该命令将被选中的图素垂直翻转，翻转的轴线是包围图素的矩形轨迹框的水平对称轴。如图</w:t>
      </w:r>
      <w:r w:rsidRPr="00187CB3">
        <w:rPr>
          <w:rFonts w:ascii="Times New Roman" w:hAnsi="Times New Roman" w:cs="Times New Roman"/>
        </w:rPr>
        <w:t>5.72</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514350" cy="1085850"/>
            <wp:effectExtent l="19050" t="0" r="0" b="0"/>
            <wp:docPr id="246" name="图片 246" descr="pc01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pc019_1"/>
                    <pic:cNvPicPr>
                      <a:picLocks noChangeAspect="1" noChangeArrowheads="1"/>
                    </pic:cNvPicPr>
                  </pic:nvPicPr>
                  <pic:blipFill>
                    <a:blip r:embed="rId186" cstate="print"/>
                    <a:srcRect/>
                    <a:stretch>
                      <a:fillRect/>
                    </a:stretch>
                  </pic:blipFill>
                  <pic:spPr bwMode="auto">
                    <a:xfrm>
                      <a:off x="0" y="0"/>
                      <a:ext cx="514350" cy="108585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504825" cy="1076325"/>
            <wp:effectExtent l="19050" t="0" r="9525" b="0"/>
            <wp:docPr id="247" name="图片 247" descr="pc019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pc019_5"/>
                    <pic:cNvPicPr>
                      <a:picLocks noChangeAspect="1" noChangeArrowheads="1"/>
                    </pic:cNvPicPr>
                  </pic:nvPicPr>
                  <pic:blipFill>
                    <a:blip r:embed="rId188" cstate="print"/>
                    <a:srcRect/>
                    <a:stretch>
                      <a:fillRect/>
                    </a:stretch>
                  </pic:blipFill>
                  <pic:spPr bwMode="auto">
                    <a:xfrm>
                      <a:off x="0" y="0"/>
                      <a:ext cx="504825" cy="10763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垂直翻转</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垂直翻转</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5.74  </w:t>
      </w:r>
      <w:r w:rsidRPr="00187CB3">
        <w:rPr>
          <w:rFonts w:ascii="Times New Roman" w:hAnsi="Times New Roman" w:cs="Times New Roman"/>
          <w:sz w:val="18"/>
        </w:rPr>
        <w:t>垂直翻转操作</w:t>
      </w:r>
    </w:p>
    <w:p w:rsidR="00575BA4" w:rsidRPr="00187CB3" w:rsidRDefault="00575BA4" w:rsidP="00575BA4">
      <w:pPr>
        <w:pStyle w:val="3"/>
        <w:tabs>
          <w:tab w:val="num" w:pos="720"/>
        </w:tabs>
        <w:spacing w:line="416" w:lineRule="auto"/>
        <w:ind w:firstLine="0"/>
      </w:pPr>
      <w:bookmarkStart w:id="567" w:name="_Toc533348926"/>
      <w:bookmarkStart w:id="568" w:name="_Toc533846598"/>
      <w:bookmarkStart w:id="569" w:name="_Toc533902717"/>
      <w:bookmarkStart w:id="570" w:name="_Toc533902870"/>
      <w:bookmarkStart w:id="571" w:name="_Toc533990442"/>
      <w:bookmarkStart w:id="572" w:name="_Toc310409548"/>
      <w:bookmarkStart w:id="573" w:name="_Toc406075082"/>
      <w:r w:rsidRPr="00187CB3">
        <w:lastRenderedPageBreak/>
        <w:t>排列＼顺时针旋转</w:t>
      </w:r>
      <w:bookmarkEnd w:id="567"/>
      <w:bookmarkEnd w:id="568"/>
      <w:bookmarkEnd w:id="569"/>
      <w:bookmarkEnd w:id="570"/>
      <w:bookmarkEnd w:id="571"/>
      <w:bookmarkEnd w:id="572"/>
      <w:bookmarkEnd w:id="573"/>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执行该命令将被选中的图素以图素中心为圆心顺时针旋转，每执行一次该命令旋转</w:t>
      </w:r>
      <w:r w:rsidRPr="00187CB3">
        <w:rPr>
          <w:rFonts w:ascii="Times New Roman" w:hAnsi="Times New Roman" w:cs="Times New Roman"/>
        </w:rPr>
        <w:t>90</w:t>
      </w:r>
      <w:r w:rsidRPr="00187CB3">
        <w:rPr>
          <w:rFonts w:ascii="Times New Roman" w:hAnsi="Times New Roman" w:cs="Times New Roman"/>
        </w:rPr>
        <w:t>度。如图</w:t>
      </w:r>
      <w:r w:rsidRPr="00187CB3">
        <w:rPr>
          <w:rFonts w:ascii="Times New Roman" w:hAnsi="Times New Roman" w:cs="Times New Roman"/>
        </w:rPr>
        <w:t>5.73</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514350" cy="1085850"/>
            <wp:effectExtent l="19050" t="0" r="0" b="0"/>
            <wp:docPr id="248" name="图片 248" descr="pc01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pc019_1"/>
                    <pic:cNvPicPr>
                      <a:picLocks noChangeAspect="1" noChangeArrowheads="1"/>
                    </pic:cNvPicPr>
                  </pic:nvPicPr>
                  <pic:blipFill>
                    <a:blip r:embed="rId186" cstate="print"/>
                    <a:srcRect/>
                    <a:stretch>
                      <a:fillRect/>
                    </a:stretch>
                  </pic:blipFill>
                  <pic:spPr bwMode="auto">
                    <a:xfrm>
                      <a:off x="0" y="0"/>
                      <a:ext cx="514350" cy="108585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1076325" cy="495300"/>
            <wp:effectExtent l="19050" t="0" r="9525" b="0"/>
            <wp:docPr id="249" name="图片 249" descr="pc019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pc019_3"/>
                    <pic:cNvPicPr>
                      <a:picLocks noChangeAspect="1" noChangeArrowheads="1"/>
                    </pic:cNvPicPr>
                  </pic:nvPicPr>
                  <pic:blipFill>
                    <a:blip r:embed="rId189" cstate="print"/>
                    <a:srcRect/>
                    <a:stretch>
                      <a:fillRect/>
                    </a:stretch>
                  </pic:blipFill>
                  <pic:spPr bwMode="auto">
                    <a:xfrm>
                      <a:off x="0" y="0"/>
                      <a:ext cx="1076325" cy="49530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顺时针旋转</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顺时针旋转</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5.75  </w:t>
      </w:r>
      <w:r w:rsidRPr="00187CB3">
        <w:rPr>
          <w:rFonts w:ascii="Times New Roman" w:hAnsi="Times New Roman" w:cs="Times New Roman"/>
          <w:sz w:val="18"/>
        </w:rPr>
        <w:t>顺时针旋转操作</w:t>
      </w:r>
    </w:p>
    <w:p w:rsidR="00575BA4" w:rsidRPr="00187CB3" w:rsidRDefault="00575BA4" w:rsidP="00575BA4">
      <w:pPr>
        <w:pStyle w:val="3"/>
        <w:tabs>
          <w:tab w:val="num" w:pos="720"/>
        </w:tabs>
        <w:spacing w:line="416" w:lineRule="auto"/>
        <w:ind w:firstLine="0"/>
      </w:pPr>
      <w:bookmarkStart w:id="574" w:name="_Toc533348927"/>
      <w:bookmarkStart w:id="575" w:name="_Toc533846599"/>
      <w:bookmarkStart w:id="576" w:name="_Toc533902718"/>
      <w:bookmarkStart w:id="577" w:name="_Toc533902871"/>
      <w:bookmarkStart w:id="578" w:name="_Toc533990443"/>
      <w:bookmarkStart w:id="579" w:name="_Toc310409549"/>
      <w:bookmarkStart w:id="580" w:name="_Toc406075083"/>
      <w:r w:rsidRPr="00187CB3">
        <w:t>排列＼逆时针旋转</w:t>
      </w:r>
      <w:bookmarkEnd w:id="574"/>
      <w:bookmarkEnd w:id="575"/>
      <w:bookmarkEnd w:id="576"/>
      <w:bookmarkEnd w:id="577"/>
      <w:bookmarkEnd w:id="578"/>
      <w:bookmarkEnd w:id="579"/>
      <w:bookmarkEnd w:id="580"/>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执行该命令将被选中的图素以图素中心为圆心逆时针旋转，每执行一次该命令旋转</w:t>
      </w:r>
      <w:r w:rsidRPr="00187CB3">
        <w:rPr>
          <w:rFonts w:ascii="Times New Roman" w:hAnsi="Times New Roman" w:cs="Times New Roman"/>
        </w:rPr>
        <w:t>90</w:t>
      </w:r>
      <w:r w:rsidRPr="00187CB3">
        <w:rPr>
          <w:rFonts w:ascii="Times New Roman" w:hAnsi="Times New Roman" w:cs="Times New Roman"/>
        </w:rPr>
        <w:t>度。如图</w:t>
      </w:r>
      <w:r w:rsidRPr="00187CB3">
        <w:rPr>
          <w:rFonts w:ascii="Times New Roman" w:hAnsi="Times New Roman" w:cs="Times New Roman"/>
        </w:rPr>
        <w:t>5.74</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514350" cy="1085850"/>
            <wp:effectExtent l="19050" t="0" r="0" b="0"/>
            <wp:docPr id="250" name="图片 250" descr="pc01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pc019_1"/>
                    <pic:cNvPicPr>
                      <a:picLocks noChangeAspect="1" noChangeArrowheads="1"/>
                    </pic:cNvPicPr>
                  </pic:nvPicPr>
                  <pic:blipFill>
                    <a:blip r:embed="rId186" cstate="print"/>
                    <a:srcRect/>
                    <a:stretch>
                      <a:fillRect/>
                    </a:stretch>
                  </pic:blipFill>
                  <pic:spPr bwMode="auto">
                    <a:xfrm>
                      <a:off x="0" y="0"/>
                      <a:ext cx="514350" cy="108585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1076325" cy="495300"/>
            <wp:effectExtent l="19050" t="0" r="9525" b="0"/>
            <wp:docPr id="251" name="图片 251" descr="pc019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pc019_2"/>
                    <pic:cNvPicPr>
                      <a:picLocks noChangeAspect="1" noChangeArrowheads="1"/>
                    </pic:cNvPicPr>
                  </pic:nvPicPr>
                  <pic:blipFill>
                    <a:blip r:embed="rId190" cstate="print"/>
                    <a:srcRect/>
                    <a:stretch>
                      <a:fillRect/>
                    </a:stretch>
                  </pic:blipFill>
                  <pic:spPr bwMode="auto">
                    <a:xfrm>
                      <a:off x="0" y="0"/>
                      <a:ext cx="1076325" cy="49530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逆时针旋转</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逆时针旋转</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5.76  </w:t>
      </w:r>
      <w:r w:rsidRPr="00187CB3">
        <w:rPr>
          <w:rFonts w:ascii="Times New Roman" w:hAnsi="Times New Roman" w:cs="Times New Roman"/>
          <w:sz w:val="18"/>
        </w:rPr>
        <w:t>逆时针旋转操作</w:t>
      </w:r>
    </w:p>
    <w:p w:rsidR="00575BA4" w:rsidRPr="00187CB3" w:rsidRDefault="00575BA4" w:rsidP="00575BA4">
      <w:pPr>
        <w:pStyle w:val="3"/>
        <w:tabs>
          <w:tab w:val="num" w:pos="720"/>
        </w:tabs>
        <w:spacing w:line="416" w:lineRule="auto"/>
        <w:ind w:firstLine="0"/>
      </w:pPr>
      <w:bookmarkStart w:id="581" w:name="_Toc533348928"/>
      <w:bookmarkStart w:id="582" w:name="_Toc533846600"/>
      <w:bookmarkStart w:id="583" w:name="_Toc533902719"/>
      <w:bookmarkStart w:id="584" w:name="_Toc533902872"/>
      <w:bookmarkStart w:id="585" w:name="_Toc533990444"/>
      <w:bookmarkStart w:id="586" w:name="_Toc310409550"/>
      <w:bookmarkStart w:id="587" w:name="_Toc406075084"/>
      <w:r w:rsidRPr="00187CB3">
        <w:t>排列＼置于网格上</w:t>
      </w:r>
      <w:bookmarkEnd w:id="581"/>
      <w:bookmarkEnd w:id="582"/>
      <w:bookmarkEnd w:id="583"/>
      <w:bookmarkEnd w:id="584"/>
      <w:bookmarkEnd w:id="585"/>
      <w:bookmarkEnd w:id="586"/>
      <w:bookmarkEnd w:id="587"/>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执行该命令将被选中的一个或多个图素的坐标按网格对齐。如图</w:t>
      </w:r>
      <w:r w:rsidRPr="00187CB3">
        <w:rPr>
          <w:rFonts w:ascii="Times New Roman" w:hAnsi="Times New Roman" w:cs="Times New Roman"/>
        </w:rPr>
        <w:t>5.75</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152525" cy="1095375"/>
            <wp:effectExtent l="19050" t="0" r="9525" b="0"/>
            <wp:docPr id="252" name="图片 252" descr="pc019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pc019_6"/>
                    <pic:cNvPicPr>
                      <a:picLocks noChangeAspect="1" noChangeArrowheads="1"/>
                    </pic:cNvPicPr>
                  </pic:nvPicPr>
                  <pic:blipFill>
                    <a:blip r:embed="rId191" cstate="print"/>
                    <a:srcRect/>
                    <a:stretch>
                      <a:fillRect/>
                    </a:stretch>
                  </pic:blipFill>
                  <pic:spPr bwMode="auto">
                    <a:xfrm>
                      <a:off x="0" y="0"/>
                      <a:ext cx="1152525" cy="1095375"/>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1152525" cy="1123950"/>
            <wp:effectExtent l="19050" t="0" r="9525" b="0"/>
            <wp:docPr id="253" name="图片 253" descr="pc019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pc019_7"/>
                    <pic:cNvPicPr>
                      <a:picLocks noChangeAspect="1" noChangeArrowheads="1"/>
                    </pic:cNvPicPr>
                  </pic:nvPicPr>
                  <pic:blipFill>
                    <a:blip r:embed="rId192" cstate="print"/>
                    <a:srcRect/>
                    <a:stretch>
                      <a:fillRect/>
                    </a:stretch>
                  </pic:blipFill>
                  <pic:spPr bwMode="auto">
                    <a:xfrm>
                      <a:off x="0" y="0"/>
                      <a:ext cx="1152525" cy="112395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置于网格上</w:t>
      </w:r>
      <w:r w:rsidRPr="00187CB3">
        <w:rPr>
          <w:rFonts w:ascii="Times New Roman" w:hAnsi="Times New Roman" w:cs="Times New Roman"/>
          <w:sz w:val="18"/>
        </w:rPr>
        <w:t>”</w:t>
      </w:r>
      <w:r w:rsidRPr="00187CB3">
        <w:rPr>
          <w:rFonts w:ascii="Times New Roman" w:hAnsi="Times New Roman" w:cs="Times New Roman"/>
          <w:sz w:val="18"/>
        </w:rPr>
        <w:t>命令前</w:t>
      </w:r>
      <w:r w:rsidRPr="00187CB3">
        <w:rPr>
          <w:rFonts w:ascii="Times New Roman" w:hAnsi="Times New Roman" w:cs="Times New Roman"/>
          <w:sz w:val="18"/>
        </w:rPr>
        <w:t xml:space="preserve">          </w:t>
      </w:r>
      <w:r w:rsidRPr="00187CB3">
        <w:rPr>
          <w:rFonts w:ascii="Times New Roman" w:hAnsi="Times New Roman" w:cs="Times New Roman"/>
          <w:sz w:val="18"/>
        </w:rPr>
        <w:t>执行</w:t>
      </w:r>
      <w:r w:rsidRPr="00187CB3">
        <w:rPr>
          <w:rFonts w:ascii="Times New Roman" w:hAnsi="Times New Roman" w:cs="Times New Roman"/>
          <w:sz w:val="18"/>
        </w:rPr>
        <w:t>“</w:t>
      </w:r>
      <w:r w:rsidRPr="00187CB3">
        <w:rPr>
          <w:rFonts w:ascii="Times New Roman" w:hAnsi="Times New Roman" w:cs="Times New Roman"/>
          <w:sz w:val="18"/>
        </w:rPr>
        <w:t>置于网格上</w:t>
      </w:r>
      <w:r w:rsidRPr="00187CB3">
        <w:rPr>
          <w:rFonts w:ascii="Times New Roman" w:hAnsi="Times New Roman" w:cs="Times New Roman"/>
          <w:sz w:val="18"/>
        </w:rPr>
        <w:t>”</w:t>
      </w:r>
      <w:r w:rsidRPr="00187CB3">
        <w:rPr>
          <w:rFonts w:ascii="Times New Roman" w:hAnsi="Times New Roman" w:cs="Times New Roman"/>
          <w:sz w:val="18"/>
        </w:rPr>
        <w:t>命令后</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5.77  </w:t>
      </w:r>
      <w:r w:rsidRPr="00187CB3">
        <w:rPr>
          <w:rFonts w:ascii="Times New Roman" w:hAnsi="Times New Roman" w:cs="Times New Roman"/>
          <w:sz w:val="18"/>
        </w:rPr>
        <w:t>置于网格操作</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588" w:name="_Toc533846601"/>
      <w:bookmarkStart w:id="589" w:name="_Toc533902720"/>
      <w:bookmarkStart w:id="590" w:name="_Toc533902873"/>
      <w:bookmarkStart w:id="591" w:name="_Toc533990445"/>
      <w:bookmarkStart w:id="592" w:name="_Toc310409551"/>
      <w:bookmarkStart w:id="593" w:name="_Toc406075085"/>
      <w:r w:rsidRPr="00187CB3">
        <w:rPr>
          <w:rFonts w:ascii="Times New Roman" w:hAnsi="Times New Roman"/>
        </w:rPr>
        <w:t>帮助菜单</w:t>
      </w:r>
      <w:bookmarkEnd w:id="588"/>
      <w:bookmarkEnd w:id="589"/>
      <w:bookmarkEnd w:id="590"/>
      <w:bookmarkEnd w:id="591"/>
      <w:bookmarkEnd w:id="592"/>
      <w:bookmarkEnd w:id="593"/>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帮助菜单提供</w:t>
      </w:r>
      <w:r w:rsidRPr="00187CB3">
        <w:rPr>
          <w:rFonts w:ascii="Times New Roman" w:hAnsi="Times New Roman" w:cs="Times New Roman"/>
        </w:rPr>
        <w:t>NicBuilder</w:t>
      </w:r>
      <w:r w:rsidRPr="00187CB3">
        <w:rPr>
          <w:rFonts w:ascii="Times New Roman" w:hAnsi="Times New Roman" w:cs="Times New Roman"/>
        </w:rPr>
        <w:t>人机界面组态系统的版权信息、产品应用和在线帮助等。帮助菜单如图</w:t>
      </w:r>
      <w:r w:rsidRPr="00187CB3">
        <w:rPr>
          <w:rFonts w:ascii="Times New Roman" w:hAnsi="Times New Roman" w:cs="Times New Roman"/>
        </w:rPr>
        <w:t>5.76</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323975" cy="409575"/>
            <wp:effectExtent l="19050" t="0" r="9525" b="0"/>
            <wp:docPr id="254" name="图片 254" descr="pic03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pic030_1"/>
                    <pic:cNvPicPr>
                      <a:picLocks noChangeAspect="1" noChangeArrowheads="1"/>
                    </pic:cNvPicPr>
                  </pic:nvPicPr>
                  <pic:blipFill>
                    <a:blip r:embed="rId193" cstate="print"/>
                    <a:srcRect/>
                    <a:stretch>
                      <a:fillRect/>
                    </a:stretch>
                  </pic:blipFill>
                  <pic:spPr bwMode="auto">
                    <a:xfrm>
                      <a:off x="0" y="0"/>
                      <a:ext cx="1323975" cy="4095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rPr>
        <w:t>图</w:t>
      </w:r>
      <w:r w:rsidRPr="00187CB3">
        <w:rPr>
          <w:rFonts w:ascii="Times New Roman" w:hAnsi="Times New Roman" w:cs="Times New Roman"/>
        </w:rPr>
        <w:t xml:space="preserve">5.78 </w:t>
      </w:r>
      <w:r w:rsidRPr="00187CB3">
        <w:rPr>
          <w:rFonts w:ascii="Times New Roman" w:hAnsi="Times New Roman" w:cs="Times New Roman"/>
        </w:rPr>
        <w:t>帮助菜单</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例如：执行帮助菜单命令</w:t>
      </w:r>
      <w:r w:rsidRPr="00187CB3">
        <w:rPr>
          <w:rFonts w:ascii="Times New Roman" w:hAnsi="Times New Roman" w:cs="Times New Roman"/>
        </w:rPr>
        <w:t>“</w:t>
      </w:r>
      <w:r w:rsidRPr="00187CB3">
        <w:rPr>
          <w:rFonts w:ascii="Times New Roman" w:hAnsi="Times New Roman" w:cs="Times New Roman"/>
        </w:rPr>
        <w:t>帮助＼关于</w:t>
      </w:r>
      <w:r w:rsidRPr="00187CB3">
        <w:rPr>
          <w:rFonts w:ascii="Times New Roman" w:hAnsi="Times New Roman" w:cs="Times New Roman"/>
        </w:rPr>
        <w:t>MCDraw…”</w:t>
      </w:r>
      <w:r w:rsidRPr="00187CB3">
        <w:rPr>
          <w:rFonts w:ascii="Times New Roman" w:hAnsi="Times New Roman" w:cs="Times New Roman"/>
        </w:rPr>
        <w:t>弹出的系统版权信息如图如图</w:t>
      </w:r>
      <w:r w:rsidRPr="00187CB3">
        <w:rPr>
          <w:rFonts w:ascii="Times New Roman" w:hAnsi="Times New Roman" w:cs="Times New Roman"/>
        </w:rPr>
        <w:t>5.77</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C65D36"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3154573" cy="2557297"/>
            <wp:effectExtent l="19050" t="0" r="7727" b="0"/>
            <wp:docPr id="168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4" cstate="print"/>
                    <a:srcRect/>
                    <a:stretch>
                      <a:fillRect/>
                    </a:stretch>
                  </pic:blipFill>
                  <pic:spPr bwMode="auto">
                    <a:xfrm>
                      <a:off x="0" y="0"/>
                      <a:ext cx="3155799" cy="2558291"/>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5.79  </w:t>
      </w:r>
      <w:r w:rsidRPr="00187CB3">
        <w:rPr>
          <w:rFonts w:ascii="Times New Roman" w:hAnsi="Times New Roman" w:cs="Times New Roman"/>
          <w:sz w:val="18"/>
        </w:rPr>
        <w:t>关于</w:t>
      </w:r>
      <w:r w:rsidRPr="00187CB3">
        <w:rPr>
          <w:rFonts w:ascii="Times New Roman" w:hAnsi="Times New Roman" w:cs="Times New Roman"/>
          <w:sz w:val="18"/>
        </w:rPr>
        <w:t>MCDraw</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sectPr w:rsidR="00575BA4" w:rsidRPr="00187CB3" w:rsidSect="00A93871">
          <w:headerReference w:type="default" r:id="rId195"/>
          <w:pgSz w:w="11907" w:h="16840" w:code="9"/>
          <w:pgMar w:top="1134" w:right="680" w:bottom="680" w:left="1134" w:header="680" w:footer="680" w:gutter="0"/>
          <w:cols w:space="425"/>
          <w:docGrid w:linePitch="312"/>
        </w:sectPr>
      </w:pPr>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pPr>
      <w:bookmarkStart w:id="594" w:name="_Toc533348929"/>
      <w:bookmarkStart w:id="595" w:name="_Toc533846602"/>
      <w:bookmarkStart w:id="596" w:name="_Toc533902721"/>
      <w:bookmarkStart w:id="597" w:name="_Toc533902874"/>
      <w:bookmarkStart w:id="598" w:name="_Toc533990446"/>
      <w:bookmarkStart w:id="599" w:name="_Toc310409552"/>
      <w:bookmarkStart w:id="600" w:name="_Toc406075086"/>
      <w:r w:rsidRPr="00187CB3">
        <w:rPr>
          <w:rFonts w:ascii="Times New Roman" w:hAnsi="Times New Roman"/>
        </w:rPr>
        <w:lastRenderedPageBreak/>
        <w:t>动态属性</w:t>
      </w:r>
      <w:bookmarkEnd w:id="594"/>
      <w:bookmarkEnd w:id="595"/>
      <w:bookmarkEnd w:id="596"/>
      <w:bookmarkEnd w:id="597"/>
      <w:bookmarkEnd w:id="598"/>
      <w:bookmarkEnd w:id="599"/>
      <w:bookmarkEnd w:id="600"/>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通过图形组态系统（</w:t>
      </w:r>
      <w:r w:rsidRPr="00187CB3">
        <w:rPr>
          <w:rFonts w:ascii="Times New Roman" w:hAnsi="Times New Roman" w:cs="Times New Roman"/>
        </w:rPr>
        <w:t>MCDraw</w:t>
      </w:r>
      <w:r w:rsidRPr="00187CB3">
        <w:rPr>
          <w:rFonts w:ascii="Times New Roman" w:hAnsi="Times New Roman" w:cs="Times New Roman"/>
        </w:rPr>
        <w:t>）制作的各种画面都是静态的，如何让它们反映工业现场的状态呢？这就需要通过实时数据库。我们知道，实时数据库中定义的变量是与工业现场状况同步变化的，如何让数据库变量的变化在画面中实时反映？就是本节我们所要讲述的动态属性连接。</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所谓动态属性是指在系统运行时图素属性（如颜色、尺寸、可见性等）与系统特定实时数据的关系。动态属性的连接，就是在系统画面组态时，通过动态属性对话框将图形、字符或控件对象与实时数据库变量连接起来，使运行系统调用该画面时，产生设计的动画显示效果。</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根据动态属性对话框的表现形式，可以将动态属性连接分为：基本图素连接、单元连接和趋势曲线连接。</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1</w:t>
      </w:r>
      <w:r w:rsidRPr="00187CB3">
        <w:rPr>
          <w:rFonts w:ascii="Times New Roman" w:hAnsi="Times New Roman" w:cs="Times New Roman"/>
        </w:rPr>
        <w:t>、基本图素动态属性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包括基本图形、文本、按钮、图元等，动态属性对话框如图</w:t>
      </w:r>
      <w:r w:rsidRPr="00187CB3">
        <w:rPr>
          <w:rFonts w:ascii="Times New Roman" w:hAnsi="Times New Roman" w:cs="Times New Roman"/>
        </w:rPr>
        <w:t>6.1</w:t>
      </w:r>
      <w:r w:rsidRPr="00187CB3">
        <w:rPr>
          <w:rFonts w:ascii="Times New Roman" w:hAnsi="Times New Roman" w:cs="Times New Roman"/>
        </w:rPr>
        <w:t>所示。</w:t>
      </w:r>
    </w:p>
    <w:p w:rsidR="00575BA4" w:rsidRPr="00187CB3" w:rsidRDefault="00575BA4" w:rsidP="00575BA4">
      <w:pPr>
        <w:ind w:left="840" w:firstLine="420"/>
        <w:rPr>
          <w:rFonts w:ascii="Times New Roman" w:hAnsi="Times New Roman" w:cs="Times New Roman"/>
        </w:rPr>
      </w:pPr>
    </w:p>
    <w:p w:rsidR="00575BA4" w:rsidRPr="00187CB3" w:rsidRDefault="004A42A1"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500527" cy="2681440"/>
            <wp:effectExtent l="19050" t="0" r="4673" b="0"/>
            <wp:docPr id="168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6" cstate="print"/>
                    <a:srcRect/>
                    <a:stretch>
                      <a:fillRect/>
                    </a:stretch>
                  </pic:blipFill>
                  <pic:spPr bwMode="auto">
                    <a:xfrm>
                      <a:off x="0" y="0"/>
                      <a:ext cx="3503173" cy="2683467"/>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6.1   </w:t>
      </w:r>
      <w:r w:rsidRPr="00187CB3">
        <w:rPr>
          <w:rFonts w:ascii="Times New Roman" w:hAnsi="Times New Roman" w:cs="Times New Roman"/>
          <w:sz w:val="18"/>
        </w:rPr>
        <w:t>基本图素的动态属性对话框</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pStyle w:val="afb"/>
      </w:pPr>
      <w:r w:rsidRPr="00187CB3">
        <w:t>基本图素一旦被转换为单元，其所有的动态连接属性将失去，但如果基本图素在转换为单元之前已连接了动态属性，该连接属性的标记名及动态特性将被保留到单元动态属性，并被列入属性名栏，需要再次进行标记名连接。否则，运行时该单元将显示为故障标记。</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基本图素被转换为图元，无论其先前是否进行过属性连接，其原有的属性都将失去，转而具有与其它基本图素相同的动态属性。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2</w:t>
      </w:r>
      <w:r w:rsidRPr="00187CB3">
        <w:rPr>
          <w:rFonts w:ascii="Times New Roman" w:hAnsi="Times New Roman" w:cs="Times New Roman"/>
        </w:rPr>
        <w:t>、单元动态属性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单元是指通过图形组态系统的单元制作工具生成的图形对象。单元动态属性来源于基本图素动态属性，是一个合成的动态属性对话框。单元动态属性对话框如图</w:t>
      </w:r>
      <w:r w:rsidRPr="00187CB3">
        <w:rPr>
          <w:rFonts w:ascii="Times New Roman" w:hAnsi="Times New Roman" w:cs="Times New Roman"/>
        </w:rPr>
        <w:t>6.2</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219325" cy="1504950"/>
            <wp:effectExtent l="19050" t="0" r="9525" b="0"/>
            <wp:docPr id="257" name="图片 257" descr="单元动态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单元动态属性"/>
                    <pic:cNvPicPr>
                      <a:picLocks noChangeAspect="1" noChangeArrowheads="1"/>
                    </pic:cNvPicPr>
                  </pic:nvPicPr>
                  <pic:blipFill>
                    <a:blip r:embed="rId197" cstate="print"/>
                    <a:srcRect/>
                    <a:stretch>
                      <a:fillRect/>
                    </a:stretch>
                  </pic:blipFill>
                  <pic:spPr bwMode="auto">
                    <a:xfrm>
                      <a:off x="0" y="0"/>
                      <a:ext cx="2219325" cy="150495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6.2   </w:t>
      </w:r>
      <w:r w:rsidRPr="00187CB3">
        <w:rPr>
          <w:rFonts w:ascii="Times New Roman" w:hAnsi="Times New Roman" w:cs="Times New Roman"/>
          <w:sz w:val="18"/>
        </w:rPr>
        <w:t>单元动态属性对话框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属性名：对应于基本图素的动态属性选项；</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标记名：实时数据库变量。</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通过</w:t>
      </w:r>
      <w:r w:rsidRPr="00187CB3">
        <w:rPr>
          <w:rFonts w:ascii="Times New Roman" w:hAnsi="Times New Roman" w:cs="Times New Roman"/>
        </w:rPr>
        <w:t>“</w:t>
      </w:r>
      <w:r w:rsidRPr="00187CB3">
        <w:rPr>
          <w:rFonts w:ascii="Times New Roman" w:hAnsi="Times New Roman" w:cs="Times New Roman"/>
        </w:rPr>
        <w:t>对应标记名</w:t>
      </w:r>
      <w:r w:rsidRPr="00187CB3">
        <w:rPr>
          <w:rFonts w:ascii="Times New Roman" w:hAnsi="Times New Roman" w:cs="Times New Roman"/>
        </w:rPr>
        <w:t>”</w:t>
      </w:r>
      <w:r w:rsidRPr="00187CB3">
        <w:rPr>
          <w:rFonts w:ascii="Times New Roman" w:hAnsi="Times New Roman" w:cs="Times New Roman"/>
        </w:rPr>
        <w:t>输入对话框连接单元动态属性。</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3</w:t>
      </w:r>
      <w:r w:rsidRPr="00187CB3">
        <w:rPr>
          <w:rFonts w:ascii="Times New Roman" w:hAnsi="Times New Roman" w:cs="Times New Roman"/>
        </w:rPr>
        <w:t>、趋势曲线动态属性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趋势曲线动态属性连接用于定义趋势曲线笔及显示窗口的趋势笔颜色、背景色、网格色</w:t>
      </w:r>
      <w:r w:rsidR="004A42A1" w:rsidRPr="00187CB3">
        <w:rPr>
          <w:rFonts w:ascii="Times New Roman" w:hAnsi="Times New Roman" w:cs="Times New Roman"/>
        </w:rPr>
        <w:t>、选点按钮</w:t>
      </w:r>
      <w:r w:rsidRPr="00187CB3">
        <w:rPr>
          <w:rFonts w:ascii="Times New Roman" w:hAnsi="Times New Roman" w:cs="Times New Roman"/>
        </w:rPr>
        <w:t>和初始时间段长度等。趋势曲线动态属性对话框如图</w:t>
      </w:r>
      <w:r w:rsidRPr="00187CB3">
        <w:rPr>
          <w:rFonts w:ascii="Times New Roman" w:hAnsi="Times New Roman" w:cs="Times New Roman"/>
        </w:rPr>
        <w:t>6.3</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4A42A1"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128927" cy="3240081"/>
            <wp:effectExtent l="19050" t="0" r="4673" b="0"/>
            <wp:docPr id="168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8" cstate="print"/>
                    <a:srcRect/>
                    <a:stretch>
                      <a:fillRect/>
                    </a:stretch>
                  </pic:blipFill>
                  <pic:spPr bwMode="auto">
                    <a:xfrm>
                      <a:off x="0" y="0"/>
                      <a:ext cx="2129856" cy="3241495"/>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6.3   </w:t>
      </w:r>
      <w:r w:rsidRPr="00187CB3">
        <w:rPr>
          <w:rFonts w:ascii="Times New Roman" w:hAnsi="Times New Roman" w:cs="Times New Roman"/>
          <w:sz w:val="18"/>
        </w:rPr>
        <w:t>趋势曲线动态属性对话框</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创建动态属性的步骤：</w:t>
      </w:r>
    </w:p>
    <w:p w:rsidR="00575BA4" w:rsidRPr="00187CB3" w:rsidRDefault="00575BA4" w:rsidP="006F78FF">
      <w:pPr>
        <w:numPr>
          <w:ilvl w:val="0"/>
          <w:numId w:val="5"/>
        </w:numPr>
        <w:ind w:firstLineChars="200" w:firstLine="420"/>
        <w:rPr>
          <w:rFonts w:ascii="Times New Roman" w:hAnsi="Times New Roman" w:cs="Times New Roman"/>
        </w:rPr>
      </w:pPr>
      <w:r w:rsidRPr="00187CB3">
        <w:rPr>
          <w:rFonts w:ascii="Times New Roman" w:hAnsi="Times New Roman" w:cs="Times New Roman"/>
        </w:rPr>
        <w:t>选择对象。</w:t>
      </w:r>
    </w:p>
    <w:p w:rsidR="00575BA4" w:rsidRPr="00187CB3" w:rsidRDefault="00575BA4" w:rsidP="006F78FF">
      <w:pPr>
        <w:numPr>
          <w:ilvl w:val="0"/>
          <w:numId w:val="5"/>
        </w:numPr>
        <w:ind w:firstLineChars="200" w:firstLine="420"/>
        <w:rPr>
          <w:rFonts w:ascii="Times New Roman" w:hAnsi="Times New Roman" w:cs="Times New Roman"/>
        </w:rPr>
      </w:pPr>
      <w:r w:rsidRPr="00187CB3">
        <w:rPr>
          <w:rFonts w:ascii="Times New Roman" w:hAnsi="Times New Roman" w:cs="Times New Roman"/>
        </w:rPr>
        <w:t>双击对象，弹出动态属性对话框。</w:t>
      </w:r>
      <w:r w:rsidRPr="00187CB3">
        <w:rPr>
          <w:rFonts w:ascii="Times New Roman" w:hAnsi="Times New Roman" w:cs="Times New Roman"/>
        </w:rPr>
        <w:t xml:space="preserve"> </w:t>
      </w:r>
    </w:p>
    <w:p w:rsidR="00575BA4" w:rsidRPr="00187CB3" w:rsidRDefault="00575BA4" w:rsidP="006F78FF">
      <w:pPr>
        <w:numPr>
          <w:ilvl w:val="0"/>
          <w:numId w:val="5"/>
        </w:numPr>
        <w:ind w:firstLineChars="200" w:firstLine="420"/>
        <w:rPr>
          <w:rFonts w:ascii="Times New Roman" w:hAnsi="Times New Roman" w:cs="Times New Roman"/>
        </w:rPr>
      </w:pPr>
      <w:r w:rsidRPr="00187CB3">
        <w:rPr>
          <w:rFonts w:ascii="Times New Roman" w:hAnsi="Times New Roman" w:cs="Times New Roman"/>
        </w:rPr>
        <w:t>选择链接，填写参数。</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601" w:name="_Toc533348930"/>
      <w:bookmarkStart w:id="602" w:name="_Toc533846603"/>
      <w:bookmarkStart w:id="603" w:name="_Toc533902722"/>
      <w:bookmarkStart w:id="604" w:name="_Toc533902875"/>
      <w:bookmarkStart w:id="605" w:name="_Toc533990447"/>
      <w:bookmarkStart w:id="606" w:name="_Toc310409553"/>
      <w:bookmarkStart w:id="607" w:name="_Toc406075087"/>
      <w:r w:rsidRPr="00187CB3">
        <w:rPr>
          <w:rFonts w:ascii="Times New Roman" w:hAnsi="Times New Roman"/>
        </w:rPr>
        <w:t>基本图素动态属性</w:t>
      </w:r>
      <w:bookmarkEnd w:id="601"/>
      <w:bookmarkEnd w:id="602"/>
      <w:bookmarkEnd w:id="603"/>
      <w:bookmarkEnd w:id="604"/>
      <w:bookmarkEnd w:id="605"/>
      <w:bookmarkEnd w:id="606"/>
      <w:bookmarkEnd w:id="607"/>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基本图素属性可分为触动链接和显示链接两个部分，触动链接对应于监控系统的操作，显示链接则用来反映现场数据的变化。</w:t>
      </w:r>
    </w:p>
    <w:p w:rsidR="00575BA4" w:rsidRPr="00187CB3" w:rsidRDefault="00575BA4" w:rsidP="00575BA4">
      <w:pPr>
        <w:pStyle w:val="3"/>
        <w:tabs>
          <w:tab w:val="num" w:pos="720"/>
        </w:tabs>
        <w:spacing w:line="416" w:lineRule="auto"/>
        <w:ind w:firstLine="0"/>
      </w:pPr>
      <w:bookmarkStart w:id="608" w:name="_Toc533348931"/>
      <w:bookmarkStart w:id="609" w:name="_Toc533846604"/>
      <w:bookmarkStart w:id="610" w:name="_Toc533902723"/>
      <w:bookmarkStart w:id="611" w:name="_Toc533902876"/>
      <w:bookmarkStart w:id="612" w:name="_Toc533990448"/>
      <w:bookmarkStart w:id="613" w:name="_Toc310409554"/>
      <w:bookmarkStart w:id="614" w:name="_Toc406075088"/>
      <w:r w:rsidRPr="00187CB3">
        <w:t>用户输入</w:t>
      </w:r>
      <w:bookmarkEnd w:id="608"/>
      <w:bookmarkEnd w:id="609"/>
      <w:bookmarkEnd w:id="610"/>
      <w:bookmarkEnd w:id="611"/>
      <w:bookmarkEnd w:id="612"/>
      <w:bookmarkEnd w:id="613"/>
      <w:bookmarkEnd w:id="61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用户输入可以使用户改变对应数据点的当前值或状态，例如输入开关量可以来决定开门或关门，输入模拟量值来决定阀门开度等。</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开关量输入</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模拟量输入属性对话框如图</w:t>
      </w:r>
      <w:r w:rsidRPr="00187CB3">
        <w:rPr>
          <w:rFonts w:ascii="Times New Roman" w:hAnsi="Times New Roman" w:cs="Times New Roman"/>
        </w:rPr>
        <w:t>6.4</w:t>
      </w:r>
      <w:r w:rsidRPr="00187CB3">
        <w:rPr>
          <w:rFonts w:ascii="Times New Roman" w:hAnsi="Times New Roman" w:cs="Times New Roman"/>
        </w:rPr>
        <w:t>所示：</w:t>
      </w:r>
    </w:p>
    <w:p w:rsidR="00575BA4" w:rsidRPr="00187CB3" w:rsidRDefault="00575BA4" w:rsidP="00575BA4">
      <w:pPr>
        <w:ind w:left="420" w:firstLine="422"/>
        <w:rPr>
          <w:rFonts w:ascii="Times New Roman" w:hAnsi="Times New Roman" w:cs="Times New Roman"/>
          <w:b/>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781300" cy="895350"/>
            <wp:effectExtent l="1905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99" cstate="print"/>
                    <a:srcRect/>
                    <a:stretch>
                      <a:fillRect/>
                    </a:stretch>
                  </pic:blipFill>
                  <pic:spPr bwMode="auto">
                    <a:xfrm>
                      <a:off x="0" y="0"/>
                      <a:ext cx="2781300" cy="89535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6.4 </w:t>
      </w:r>
      <w:r w:rsidRPr="00187CB3">
        <w:rPr>
          <w:rFonts w:ascii="Times New Roman" w:hAnsi="Times New Roman" w:cs="Times New Roman"/>
          <w:sz w:val="18"/>
        </w:rPr>
        <w:t>开关量输入属性对话框</w:t>
      </w:r>
    </w:p>
    <w:p w:rsidR="00575BA4" w:rsidRPr="00187CB3" w:rsidRDefault="00575BA4" w:rsidP="00575BA4">
      <w:pPr>
        <w:pStyle w:val="afa"/>
        <w:ind w:firstLine="480"/>
        <w:rPr>
          <w:rFonts w:ascii="Times New Roman" w:hAnsi="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6"/>
        </w:numPr>
        <w:ind w:firstLineChars="200" w:firstLine="420"/>
        <w:rPr>
          <w:rFonts w:ascii="Times New Roman" w:hAnsi="Times New Roman" w:cs="Times New Roman"/>
        </w:rPr>
      </w:pPr>
      <w:r w:rsidRPr="00187CB3">
        <w:rPr>
          <w:rFonts w:ascii="Times New Roman" w:hAnsi="Times New Roman" w:cs="Times New Roman"/>
        </w:rPr>
        <w:t>标记名：连接的数据点。</w:t>
      </w:r>
    </w:p>
    <w:p w:rsidR="00575BA4" w:rsidRPr="00187CB3" w:rsidRDefault="00575BA4" w:rsidP="006F78FF">
      <w:pPr>
        <w:numPr>
          <w:ilvl w:val="0"/>
          <w:numId w:val="6"/>
        </w:numPr>
        <w:ind w:firstLineChars="200" w:firstLine="420"/>
        <w:rPr>
          <w:rFonts w:ascii="Times New Roman" w:hAnsi="Times New Roman" w:cs="Times New Roman"/>
        </w:rPr>
      </w:pPr>
      <w:r w:rsidRPr="00187CB3">
        <w:rPr>
          <w:rFonts w:ascii="Times New Roman" w:hAnsi="Times New Roman" w:cs="Times New Roman"/>
        </w:rPr>
        <w:t>窗口提示：运行时弹出的输入窗口名。</w:t>
      </w:r>
    </w:p>
    <w:p w:rsidR="00575BA4" w:rsidRPr="00187CB3" w:rsidRDefault="00575BA4" w:rsidP="006F78FF">
      <w:pPr>
        <w:numPr>
          <w:ilvl w:val="0"/>
          <w:numId w:val="6"/>
        </w:numPr>
        <w:ind w:firstLineChars="200" w:firstLine="420"/>
        <w:rPr>
          <w:rFonts w:ascii="Times New Roman" w:hAnsi="Times New Roman" w:cs="Times New Roman"/>
        </w:rPr>
      </w:pPr>
      <w:r w:rsidRPr="00187CB3">
        <w:rPr>
          <w:rFonts w:ascii="Times New Roman" w:hAnsi="Times New Roman" w:cs="Times New Roman"/>
        </w:rPr>
        <w:lastRenderedPageBreak/>
        <w:t>置位提示：变量为</w:t>
      </w:r>
      <w:r w:rsidRPr="00187CB3">
        <w:rPr>
          <w:rFonts w:ascii="Times New Roman" w:hAnsi="Times New Roman" w:cs="Times New Roman"/>
        </w:rPr>
        <w:t>“ON”</w:t>
      </w:r>
      <w:r w:rsidRPr="00187CB3">
        <w:rPr>
          <w:rFonts w:ascii="Times New Roman" w:hAnsi="Times New Roman" w:cs="Times New Roman"/>
        </w:rPr>
        <w:t>对应的操作。</w:t>
      </w:r>
    </w:p>
    <w:p w:rsidR="00575BA4" w:rsidRPr="00187CB3" w:rsidRDefault="00575BA4" w:rsidP="006F78FF">
      <w:pPr>
        <w:numPr>
          <w:ilvl w:val="0"/>
          <w:numId w:val="6"/>
        </w:numPr>
        <w:ind w:firstLineChars="200" w:firstLine="420"/>
        <w:rPr>
          <w:rFonts w:ascii="Times New Roman" w:hAnsi="Times New Roman" w:cs="Times New Roman"/>
        </w:rPr>
      </w:pPr>
      <w:r w:rsidRPr="00187CB3">
        <w:rPr>
          <w:rFonts w:ascii="Times New Roman" w:hAnsi="Times New Roman" w:cs="Times New Roman"/>
        </w:rPr>
        <w:t>复位提示：变量为</w:t>
      </w:r>
      <w:r w:rsidRPr="00187CB3">
        <w:rPr>
          <w:rFonts w:ascii="Times New Roman" w:hAnsi="Times New Roman" w:cs="Times New Roman"/>
        </w:rPr>
        <w:t>“OFF”</w:t>
      </w:r>
      <w:r w:rsidRPr="00187CB3">
        <w:rPr>
          <w:rFonts w:ascii="Times New Roman" w:hAnsi="Times New Roman" w:cs="Times New Roman"/>
        </w:rPr>
        <w:t>对应的操作。</w:t>
      </w:r>
    </w:p>
    <w:p w:rsidR="00575BA4" w:rsidRPr="00187CB3" w:rsidRDefault="00575BA4" w:rsidP="006F78FF">
      <w:pPr>
        <w:numPr>
          <w:ilvl w:val="0"/>
          <w:numId w:val="6"/>
        </w:numPr>
        <w:ind w:firstLineChars="200" w:firstLine="420"/>
        <w:rPr>
          <w:rFonts w:ascii="Times New Roman" w:hAnsi="Times New Roman" w:cs="Times New Roman"/>
        </w:rPr>
      </w:pPr>
      <w:r w:rsidRPr="00187CB3">
        <w:rPr>
          <w:rFonts w:ascii="Times New Roman" w:hAnsi="Times New Roman" w:cs="Times New Roman"/>
        </w:rPr>
        <w:t>打开消息：变量为</w:t>
      </w:r>
      <w:r w:rsidRPr="00187CB3">
        <w:rPr>
          <w:rFonts w:ascii="Times New Roman" w:hAnsi="Times New Roman" w:cs="Times New Roman"/>
        </w:rPr>
        <w:t>“ON”</w:t>
      </w:r>
      <w:r w:rsidRPr="00187CB3">
        <w:rPr>
          <w:rFonts w:ascii="Times New Roman" w:hAnsi="Times New Roman" w:cs="Times New Roman"/>
        </w:rPr>
        <w:t>时显示的状态。</w:t>
      </w:r>
    </w:p>
    <w:p w:rsidR="00575BA4" w:rsidRPr="00187CB3" w:rsidRDefault="00575BA4" w:rsidP="006F78FF">
      <w:pPr>
        <w:numPr>
          <w:ilvl w:val="0"/>
          <w:numId w:val="6"/>
        </w:numPr>
        <w:ind w:firstLineChars="200" w:firstLine="420"/>
        <w:rPr>
          <w:rFonts w:ascii="Times New Roman" w:hAnsi="Times New Roman" w:cs="Times New Roman"/>
        </w:rPr>
      </w:pPr>
      <w:r w:rsidRPr="00187CB3">
        <w:rPr>
          <w:rFonts w:ascii="Times New Roman" w:hAnsi="Times New Roman" w:cs="Times New Roman"/>
        </w:rPr>
        <w:t>关闭消息：变量为</w:t>
      </w:r>
      <w:r w:rsidRPr="00187CB3">
        <w:rPr>
          <w:rFonts w:ascii="Times New Roman" w:hAnsi="Times New Roman" w:cs="Times New Roman"/>
        </w:rPr>
        <w:t>“OFF”</w:t>
      </w:r>
      <w:r w:rsidRPr="00187CB3">
        <w:rPr>
          <w:rFonts w:ascii="Times New Roman" w:hAnsi="Times New Roman" w:cs="Times New Roman"/>
        </w:rPr>
        <w:t>时显示的状态。</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运行时的动画效果如图</w:t>
      </w:r>
      <w:r w:rsidRPr="00187CB3">
        <w:rPr>
          <w:rFonts w:ascii="Times New Roman" w:hAnsi="Times New Roman" w:cs="Times New Roman"/>
        </w:rPr>
        <w:t>6.5</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447800" cy="1314450"/>
            <wp:effectExtent l="1905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00" cstate="print"/>
                    <a:srcRect/>
                    <a:stretch>
                      <a:fillRect/>
                    </a:stretch>
                  </pic:blipFill>
                  <pic:spPr bwMode="auto">
                    <a:xfrm>
                      <a:off x="0" y="0"/>
                      <a:ext cx="1447800" cy="131445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6.5 </w:t>
      </w:r>
      <w:r w:rsidRPr="00187CB3">
        <w:rPr>
          <w:rFonts w:ascii="Times New Roman" w:hAnsi="Times New Roman" w:cs="Times New Roman"/>
          <w:sz w:val="18"/>
        </w:rPr>
        <w:t>开关量输入动画效果</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模拟量输入</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模拟量输入属性对话框如图</w:t>
      </w:r>
      <w:r w:rsidRPr="00187CB3">
        <w:rPr>
          <w:rFonts w:ascii="Times New Roman" w:hAnsi="Times New Roman" w:cs="Times New Roman"/>
        </w:rPr>
        <w:t>6.6</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038475" cy="809625"/>
            <wp:effectExtent l="19050" t="0" r="9525"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01" cstate="print"/>
                    <a:srcRect/>
                    <a:stretch>
                      <a:fillRect/>
                    </a:stretch>
                  </pic:blipFill>
                  <pic:spPr bwMode="auto">
                    <a:xfrm>
                      <a:off x="0" y="0"/>
                      <a:ext cx="3038475" cy="8096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6.6 </w:t>
      </w:r>
      <w:r w:rsidRPr="00187CB3">
        <w:rPr>
          <w:rFonts w:ascii="Times New Roman" w:hAnsi="Times New Roman" w:cs="Times New Roman"/>
          <w:sz w:val="18"/>
        </w:rPr>
        <w:t>开关量输入属性对话框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pStyle w:val="afa"/>
        <w:widowControl w:val="0"/>
        <w:numPr>
          <w:ilvl w:val="0"/>
          <w:numId w:val="7"/>
        </w:numPr>
        <w:tabs>
          <w:tab w:val="clear" w:pos="840"/>
          <w:tab w:val="num" w:pos="0"/>
        </w:tabs>
        <w:spacing w:line="240" w:lineRule="auto"/>
        <w:ind w:left="0" w:firstLine="480"/>
        <w:rPr>
          <w:rFonts w:ascii="Times New Roman" w:hAnsi="Times New Roman"/>
        </w:rPr>
      </w:pPr>
      <w:r w:rsidRPr="00187CB3">
        <w:rPr>
          <w:rFonts w:ascii="Times New Roman" w:hAnsi="Times New Roman"/>
        </w:rPr>
        <w:t>标记名：连接的数据点。</w:t>
      </w:r>
    </w:p>
    <w:p w:rsidR="00575BA4" w:rsidRPr="00187CB3" w:rsidRDefault="00575BA4" w:rsidP="006F78FF">
      <w:pPr>
        <w:numPr>
          <w:ilvl w:val="0"/>
          <w:numId w:val="7"/>
        </w:numPr>
        <w:tabs>
          <w:tab w:val="clear" w:pos="840"/>
          <w:tab w:val="num" w:pos="0"/>
        </w:tabs>
        <w:ind w:left="0" w:firstLineChars="200" w:firstLine="420"/>
        <w:rPr>
          <w:rFonts w:ascii="Times New Roman" w:hAnsi="Times New Roman" w:cs="Times New Roman"/>
        </w:rPr>
      </w:pPr>
      <w:r w:rsidRPr="00187CB3">
        <w:rPr>
          <w:rFonts w:ascii="Times New Roman" w:hAnsi="Times New Roman" w:cs="Times New Roman"/>
        </w:rPr>
        <w:t>窗口提示：运行时弹出的输入窗口名。</w:t>
      </w:r>
    </w:p>
    <w:p w:rsidR="00575BA4" w:rsidRPr="00187CB3" w:rsidRDefault="00575BA4" w:rsidP="006F78FF">
      <w:pPr>
        <w:numPr>
          <w:ilvl w:val="0"/>
          <w:numId w:val="7"/>
        </w:numPr>
        <w:tabs>
          <w:tab w:val="clear" w:pos="840"/>
          <w:tab w:val="num" w:pos="0"/>
        </w:tabs>
        <w:ind w:left="0" w:firstLineChars="200" w:firstLine="420"/>
        <w:rPr>
          <w:rFonts w:ascii="Times New Roman" w:hAnsi="Times New Roman" w:cs="Times New Roman"/>
        </w:rPr>
      </w:pPr>
      <w:r w:rsidRPr="00187CB3">
        <w:rPr>
          <w:rFonts w:ascii="Times New Roman" w:hAnsi="Times New Roman" w:cs="Times New Roman"/>
        </w:rPr>
        <w:t>最小允许值：输入数据的下限。</w:t>
      </w:r>
    </w:p>
    <w:p w:rsidR="00575BA4" w:rsidRPr="00187CB3" w:rsidRDefault="00575BA4" w:rsidP="006F78FF">
      <w:pPr>
        <w:numPr>
          <w:ilvl w:val="0"/>
          <w:numId w:val="7"/>
        </w:numPr>
        <w:tabs>
          <w:tab w:val="clear" w:pos="840"/>
          <w:tab w:val="num" w:pos="0"/>
        </w:tabs>
        <w:ind w:left="0" w:firstLineChars="200" w:firstLine="420"/>
        <w:rPr>
          <w:rFonts w:ascii="Times New Roman" w:hAnsi="Times New Roman" w:cs="Times New Roman"/>
        </w:rPr>
      </w:pPr>
      <w:r w:rsidRPr="00187CB3">
        <w:rPr>
          <w:rFonts w:ascii="Times New Roman" w:hAnsi="Times New Roman" w:cs="Times New Roman"/>
        </w:rPr>
        <w:t>最大允许值：输入数据的上限。</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运行时的动画效果如图</w:t>
      </w:r>
      <w:r w:rsidRPr="00187CB3">
        <w:rPr>
          <w:rFonts w:ascii="Times New Roman" w:hAnsi="Times New Roman" w:cs="Times New Roman"/>
        </w:rPr>
        <w:t>6.7</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781175" cy="1162050"/>
            <wp:effectExtent l="1905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02" cstate="print"/>
                    <a:srcRect/>
                    <a:stretch>
                      <a:fillRect/>
                    </a:stretch>
                  </pic:blipFill>
                  <pic:spPr bwMode="auto">
                    <a:xfrm>
                      <a:off x="0" y="0"/>
                      <a:ext cx="1781175" cy="116205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6.7 </w:t>
      </w:r>
      <w:r w:rsidRPr="00187CB3">
        <w:rPr>
          <w:rFonts w:ascii="Times New Roman" w:hAnsi="Times New Roman" w:cs="Times New Roman"/>
          <w:sz w:val="18"/>
        </w:rPr>
        <w:t>模拟量输入动画效果</w:t>
      </w:r>
    </w:p>
    <w:p w:rsidR="00575BA4" w:rsidRPr="00187CB3" w:rsidRDefault="00575BA4" w:rsidP="00575BA4">
      <w:pPr>
        <w:pStyle w:val="3"/>
        <w:tabs>
          <w:tab w:val="num" w:pos="720"/>
        </w:tabs>
        <w:spacing w:line="416" w:lineRule="auto"/>
        <w:ind w:firstLine="0"/>
      </w:pPr>
      <w:bookmarkStart w:id="615" w:name="_Toc533348932"/>
      <w:bookmarkStart w:id="616" w:name="_Toc533846605"/>
      <w:bookmarkStart w:id="617" w:name="_Toc533902724"/>
      <w:bookmarkStart w:id="618" w:name="_Toc533902877"/>
      <w:bookmarkStart w:id="619" w:name="_Toc533990449"/>
      <w:bookmarkStart w:id="620" w:name="_Toc310409555"/>
      <w:bookmarkStart w:id="621" w:name="_Toc406075089"/>
      <w:r w:rsidRPr="00187CB3">
        <w:t>游标</w:t>
      </w:r>
      <w:bookmarkEnd w:id="615"/>
      <w:bookmarkEnd w:id="616"/>
      <w:bookmarkEnd w:id="617"/>
      <w:bookmarkEnd w:id="618"/>
      <w:bookmarkEnd w:id="619"/>
      <w:bookmarkEnd w:id="620"/>
      <w:bookmarkEnd w:id="621"/>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游标输入链接后的图形对象被鼠标拖动时，与之连接的变量的值将会随之改变。当变量的值改变时，图形对象的位置也会发生变化。</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水平游标输入</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水平游标输入属性对话框如图</w:t>
      </w:r>
      <w:r w:rsidRPr="00187CB3">
        <w:rPr>
          <w:rFonts w:ascii="Times New Roman" w:hAnsi="Times New Roman" w:cs="Times New Roman"/>
        </w:rPr>
        <w:t>6.8</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2857500" cy="1152525"/>
            <wp:effectExtent l="1905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03" cstate="print"/>
                    <a:srcRect/>
                    <a:stretch>
                      <a:fillRect/>
                    </a:stretch>
                  </pic:blipFill>
                  <pic:spPr bwMode="auto">
                    <a:xfrm>
                      <a:off x="0" y="0"/>
                      <a:ext cx="2857500" cy="11525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6.8 </w:t>
      </w:r>
      <w:r w:rsidRPr="00187CB3">
        <w:rPr>
          <w:rFonts w:ascii="Times New Roman" w:hAnsi="Times New Roman" w:cs="Times New Roman"/>
          <w:sz w:val="18"/>
        </w:rPr>
        <w:t>水平游标输入属性对话框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8"/>
        </w:numPr>
        <w:ind w:firstLineChars="200" w:firstLine="420"/>
        <w:rPr>
          <w:rFonts w:ascii="Times New Roman" w:hAnsi="Times New Roman" w:cs="Times New Roman"/>
        </w:rPr>
      </w:pPr>
      <w:r w:rsidRPr="00187CB3">
        <w:rPr>
          <w:rFonts w:ascii="Times New Roman" w:hAnsi="Times New Roman" w:cs="Times New Roman"/>
        </w:rPr>
        <w:t>标记名：连接的数据点。</w:t>
      </w:r>
    </w:p>
    <w:p w:rsidR="00575BA4" w:rsidRPr="00187CB3" w:rsidRDefault="00575BA4" w:rsidP="006F78FF">
      <w:pPr>
        <w:numPr>
          <w:ilvl w:val="0"/>
          <w:numId w:val="8"/>
        </w:numPr>
        <w:ind w:firstLineChars="200" w:firstLine="420"/>
        <w:rPr>
          <w:rFonts w:ascii="Times New Roman" w:hAnsi="Times New Roman" w:cs="Times New Roman"/>
        </w:rPr>
      </w:pPr>
      <w:r w:rsidRPr="00187CB3">
        <w:rPr>
          <w:rFonts w:ascii="Times New Roman" w:hAnsi="Times New Roman" w:cs="Times New Roman"/>
        </w:rPr>
        <w:t>在左端：图素从设计位置向左移动的最大距离。</w:t>
      </w:r>
    </w:p>
    <w:p w:rsidR="00575BA4" w:rsidRPr="00187CB3" w:rsidRDefault="00575BA4" w:rsidP="006F78FF">
      <w:pPr>
        <w:numPr>
          <w:ilvl w:val="0"/>
          <w:numId w:val="8"/>
        </w:numPr>
        <w:ind w:firstLineChars="200" w:firstLine="420"/>
        <w:rPr>
          <w:rFonts w:ascii="Times New Roman" w:hAnsi="Times New Roman" w:cs="Times New Roman"/>
        </w:rPr>
      </w:pPr>
      <w:r w:rsidRPr="00187CB3">
        <w:rPr>
          <w:rFonts w:ascii="Times New Roman" w:hAnsi="Times New Roman" w:cs="Times New Roman"/>
        </w:rPr>
        <w:t>在右端：图素从设计位置向右移动的最大距离</w:t>
      </w:r>
    </w:p>
    <w:p w:rsidR="00575BA4" w:rsidRPr="00187CB3" w:rsidRDefault="00575BA4" w:rsidP="006F78FF">
      <w:pPr>
        <w:numPr>
          <w:ilvl w:val="0"/>
          <w:numId w:val="8"/>
        </w:numPr>
        <w:ind w:firstLineChars="200" w:firstLine="420"/>
        <w:rPr>
          <w:rFonts w:ascii="Times New Roman" w:hAnsi="Times New Roman" w:cs="Times New Roman"/>
        </w:rPr>
      </w:pPr>
      <w:r w:rsidRPr="00187CB3">
        <w:rPr>
          <w:rFonts w:ascii="Times New Roman" w:hAnsi="Times New Roman" w:cs="Times New Roman"/>
        </w:rPr>
        <w:t>向左：图素在左端时数据点的值。</w:t>
      </w:r>
    </w:p>
    <w:p w:rsidR="00575BA4" w:rsidRPr="00187CB3" w:rsidRDefault="00575BA4" w:rsidP="006F78FF">
      <w:pPr>
        <w:numPr>
          <w:ilvl w:val="0"/>
          <w:numId w:val="8"/>
        </w:numPr>
        <w:ind w:firstLineChars="200" w:firstLine="420"/>
        <w:rPr>
          <w:rFonts w:ascii="Times New Roman" w:hAnsi="Times New Roman" w:cs="Times New Roman"/>
        </w:rPr>
      </w:pPr>
      <w:r w:rsidRPr="00187CB3">
        <w:rPr>
          <w:rFonts w:ascii="Times New Roman" w:hAnsi="Times New Roman" w:cs="Times New Roman"/>
        </w:rPr>
        <w:t>向右：图素在右端时数据点的值</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垂直游标输入</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垂直游标输入属性对话框如图</w:t>
      </w:r>
      <w:r w:rsidRPr="00187CB3">
        <w:rPr>
          <w:rFonts w:ascii="Times New Roman" w:hAnsi="Times New Roman" w:cs="Times New Roman"/>
        </w:rPr>
        <w:t>6.9</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790825" cy="1123950"/>
            <wp:effectExtent l="19050" t="0" r="9525" b="0"/>
            <wp:docPr id="264" name="图片 264" descr="垂直游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垂直游标"/>
                    <pic:cNvPicPr>
                      <a:picLocks noChangeAspect="1" noChangeArrowheads="1"/>
                    </pic:cNvPicPr>
                  </pic:nvPicPr>
                  <pic:blipFill>
                    <a:blip r:embed="rId204" cstate="print"/>
                    <a:srcRect/>
                    <a:stretch>
                      <a:fillRect/>
                    </a:stretch>
                  </pic:blipFill>
                  <pic:spPr bwMode="auto">
                    <a:xfrm>
                      <a:off x="0" y="0"/>
                      <a:ext cx="2790825" cy="112395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6.9 </w:t>
      </w:r>
      <w:r w:rsidRPr="00187CB3">
        <w:rPr>
          <w:rFonts w:ascii="Times New Roman" w:hAnsi="Times New Roman" w:cs="Times New Roman"/>
          <w:sz w:val="18"/>
        </w:rPr>
        <w:t>垂直游标输入属性对话框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8"/>
        </w:numPr>
        <w:ind w:firstLine="426"/>
        <w:rPr>
          <w:rFonts w:ascii="Times New Roman" w:hAnsi="Times New Roman" w:cs="Times New Roman"/>
        </w:rPr>
      </w:pPr>
      <w:r w:rsidRPr="00187CB3">
        <w:rPr>
          <w:rFonts w:ascii="Times New Roman" w:hAnsi="Times New Roman" w:cs="Times New Roman"/>
        </w:rPr>
        <w:t>标记名：连接的数据点。</w:t>
      </w:r>
    </w:p>
    <w:p w:rsidR="00575BA4" w:rsidRPr="00187CB3" w:rsidRDefault="00575BA4" w:rsidP="006F78FF">
      <w:pPr>
        <w:numPr>
          <w:ilvl w:val="0"/>
          <w:numId w:val="8"/>
        </w:numPr>
        <w:ind w:firstLine="438"/>
        <w:rPr>
          <w:rFonts w:ascii="Times New Roman" w:hAnsi="Times New Roman" w:cs="Times New Roman"/>
        </w:rPr>
      </w:pPr>
      <w:r w:rsidRPr="00187CB3">
        <w:rPr>
          <w:rFonts w:ascii="Times New Roman" w:hAnsi="Times New Roman" w:cs="Times New Roman"/>
        </w:rPr>
        <w:t>在顶端：图素从设计位置向上移动的最大距离。</w:t>
      </w:r>
    </w:p>
    <w:p w:rsidR="00575BA4" w:rsidRPr="00187CB3" w:rsidRDefault="00575BA4" w:rsidP="006F78FF">
      <w:pPr>
        <w:numPr>
          <w:ilvl w:val="0"/>
          <w:numId w:val="8"/>
        </w:numPr>
        <w:ind w:firstLine="438"/>
        <w:rPr>
          <w:rFonts w:ascii="Times New Roman" w:hAnsi="Times New Roman" w:cs="Times New Roman"/>
        </w:rPr>
      </w:pPr>
      <w:r w:rsidRPr="00187CB3">
        <w:rPr>
          <w:rFonts w:ascii="Times New Roman" w:hAnsi="Times New Roman" w:cs="Times New Roman"/>
        </w:rPr>
        <w:t>在底端：图素从设计位置向下移动的最大距离</w:t>
      </w:r>
    </w:p>
    <w:p w:rsidR="00575BA4" w:rsidRPr="00187CB3" w:rsidRDefault="00575BA4" w:rsidP="006F78FF">
      <w:pPr>
        <w:numPr>
          <w:ilvl w:val="0"/>
          <w:numId w:val="8"/>
        </w:numPr>
        <w:ind w:firstLine="438"/>
        <w:rPr>
          <w:rFonts w:ascii="Times New Roman" w:hAnsi="Times New Roman" w:cs="Times New Roman"/>
        </w:rPr>
      </w:pPr>
      <w:r w:rsidRPr="00187CB3">
        <w:rPr>
          <w:rFonts w:ascii="Times New Roman" w:hAnsi="Times New Roman" w:cs="Times New Roman"/>
        </w:rPr>
        <w:t>向左：图素在顶端时数据点的值。</w:t>
      </w:r>
    </w:p>
    <w:p w:rsidR="00575BA4" w:rsidRPr="00187CB3" w:rsidRDefault="00575BA4" w:rsidP="006F78FF">
      <w:pPr>
        <w:numPr>
          <w:ilvl w:val="0"/>
          <w:numId w:val="8"/>
        </w:numPr>
        <w:ind w:firstLine="460"/>
        <w:rPr>
          <w:rFonts w:ascii="Times New Roman" w:hAnsi="Times New Roman" w:cs="Times New Roman"/>
        </w:rPr>
      </w:pPr>
      <w:r w:rsidRPr="00187CB3">
        <w:rPr>
          <w:rFonts w:ascii="Times New Roman" w:hAnsi="Times New Roman" w:cs="Times New Roman"/>
        </w:rPr>
        <w:t>向右：图素在底端时数据点的值</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运行时的例子</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用鼠标拖动图中的三角形游标时，其值随之改变，如图</w:t>
      </w:r>
      <w:r w:rsidRPr="00187CB3">
        <w:rPr>
          <w:rFonts w:ascii="Times New Roman" w:hAnsi="Times New Roman" w:cs="Times New Roman"/>
        </w:rPr>
        <w:t>6.10</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409700" cy="762000"/>
            <wp:effectExtent l="19050" t="0" r="0" b="0"/>
            <wp:docPr id="265" name="图片 265" descr="q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q003"/>
                    <pic:cNvPicPr>
                      <a:picLocks noChangeAspect="1" noChangeArrowheads="1"/>
                    </pic:cNvPicPr>
                  </pic:nvPicPr>
                  <pic:blipFill>
                    <a:blip r:embed="rId205" cstate="print"/>
                    <a:srcRect/>
                    <a:stretch>
                      <a:fillRect/>
                    </a:stretch>
                  </pic:blipFill>
                  <pic:spPr bwMode="auto">
                    <a:xfrm>
                      <a:off x="0" y="0"/>
                      <a:ext cx="1409700" cy="7620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noProof/>
        </w:rPr>
        <w:drawing>
          <wp:inline distT="0" distB="0" distL="0" distR="0">
            <wp:extent cx="1038225" cy="1343025"/>
            <wp:effectExtent l="19050" t="0" r="9525" b="0"/>
            <wp:docPr id="266" name="图片 266" descr="q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q004"/>
                    <pic:cNvPicPr>
                      <a:picLocks noChangeAspect="1" noChangeArrowheads="1"/>
                    </pic:cNvPicPr>
                  </pic:nvPicPr>
                  <pic:blipFill>
                    <a:blip r:embed="rId206" cstate="print"/>
                    <a:srcRect/>
                    <a:stretch>
                      <a:fillRect/>
                    </a:stretch>
                  </pic:blipFill>
                  <pic:spPr bwMode="auto">
                    <a:xfrm>
                      <a:off x="0" y="0"/>
                      <a:ext cx="1038225" cy="13430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水平游标</w:t>
      </w:r>
      <w:r w:rsidRPr="00187CB3">
        <w:rPr>
          <w:rFonts w:ascii="Times New Roman" w:hAnsi="Times New Roman" w:cs="Times New Roman"/>
          <w:sz w:val="18"/>
        </w:rPr>
        <w:t xml:space="preserve">                           </w:t>
      </w:r>
      <w:r w:rsidRPr="00187CB3">
        <w:rPr>
          <w:rFonts w:ascii="Times New Roman" w:hAnsi="Times New Roman" w:cs="Times New Roman"/>
          <w:sz w:val="18"/>
        </w:rPr>
        <w:t>垂直游标</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6.10 </w:t>
      </w:r>
      <w:r w:rsidRPr="00187CB3">
        <w:rPr>
          <w:rFonts w:ascii="Times New Roman" w:hAnsi="Times New Roman" w:cs="Times New Roman"/>
          <w:sz w:val="18"/>
        </w:rPr>
        <w:t>游标输入动画效果</w:t>
      </w:r>
    </w:p>
    <w:p w:rsidR="00575BA4" w:rsidRPr="00187CB3" w:rsidRDefault="00575BA4" w:rsidP="00575BA4">
      <w:pPr>
        <w:pStyle w:val="3"/>
        <w:tabs>
          <w:tab w:val="num" w:pos="720"/>
        </w:tabs>
        <w:spacing w:line="416" w:lineRule="auto"/>
        <w:ind w:firstLine="0"/>
      </w:pPr>
      <w:bookmarkStart w:id="622" w:name="_Toc533348933"/>
      <w:bookmarkStart w:id="623" w:name="_Toc533846606"/>
      <w:bookmarkStart w:id="624" w:name="_Toc533902725"/>
      <w:bookmarkStart w:id="625" w:name="_Toc533902878"/>
      <w:bookmarkStart w:id="626" w:name="_Toc533990450"/>
      <w:bookmarkStart w:id="627" w:name="_Toc310409556"/>
      <w:bookmarkStart w:id="628" w:name="_Toc406075090"/>
      <w:r w:rsidRPr="00187CB3">
        <w:t>触动按钮</w:t>
      </w:r>
      <w:bookmarkEnd w:id="622"/>
      <w:bookmarkEnd w:id="623"/>
      <w:bookmarkEnd w:id="624"/>
      <w:bookmarkEnd w:id="625"/>
      <w:bookmarkEnd w:id="626"/>
      <w:bookmarkEnd w:id="627"/>
      <w:bookmarkEnd w:id="628"/>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所有基本图素（包括图形、字符、按钮、图元等）都具有触动按钮动态连接属性。通过触动按钮连接属性，</w:t>
      </w:r>
      <w:r w:rsidRPr="00187CB3">
        <w:rPr>
          <w:rFonts w:ascii="Times New Roman" w:hAnsi="Times New Roman" w:cs="Times New Roman"/>
        </w:rPr>
        <w:lastRenderedPageBreak/>
        <w:t>可以进行用户输入操作或监控画面的交叉调用操作。含有触动按钮链接的图素操作类似按钮，用鼠标左键按动。</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开关量型触动按钮连接</w:t>
      </w:r>
    </w:p>
    <w:p w:rsidR="00575BA4" w:rsidRPr="00187CB3" w:rsidRDefault="00575BA4" w:rsidP="00575BA4">
      <w:pPr>
        <w:pStyle w:val="afa"/>
        <w:ind w:firstLineChars="0"/>
        <w:rPr>
          <w:rFonts w:ascii="Times New Roman" w:hAnsi="Times New Roman"/>
        </w:rPr>
      </w:pPr>
      <w:r w:rsidRPr="00187CB3">
        <w:rPr>
          <w:rFonts w:ascii="Times New Roman" w:hAnsi="Times New Roman"/>
        </w:rPr>
        <w:t>用于制作开关量输入型用户按钮，产生的效果与</w:t>
      </w:r>
      <w:r w:rsidRPr="00187CB3">
        <w:rPr>
          <w:rFonts w:ascii="Times New Roman" w:hAnsi="Times New Roman"/>
        </w:rPr>
        <w:t>“</w:t>
      </w:r>
      <w:r w:rsidRPr="00187CB3">
        <w:rPr>
          <w:rFonts w:ascii="Times New Roman" w:hAnsi="Times New Roman"/>
        </w:rPr>
        <w:t>用户输入＼开关量</w:t>
      </w:r>
      <w:r w:rsidRPr="00187CB3">
        <w:rPr>
          <w:rFonts w:ascii="Times New Roman" w:hAnsi="Times New Roman"/>
        </w:rPr>
        <w:t>”</w:t>
      </w:r>
      <w:r w:rsidRPr="00187CB3">
        <w:rPr>
          <w:rFonts w:ascii="Times New Roman" w:hAnsi="Times New Roman"/>
        </w:rPr>
        <w:t>相同。</w:t>
      </w:r>
    </w:p>
    <w:p w:rsidR="00575BA4" w:rsidRPr="00187CB3" w:rsidRDefault="00575BA4" w:rsidP="00575BA4">
      <w:pPr>
        <w:ind w:left="420" w:firstLine="420"/>
        <w:rPr>
          <w:rFonts w:ascii="Times New Roman" w:hAnsi="Times New Roman" w:cs="Times New Roman"/>
        </w:rPr>
      </w:pPr>
    </w:p>
    <w:p w:rsidR="00575BA4" w:rsidRPr="00187CB3" w:rsidRDefault="008620D7" w:rsidP="00575BA4">
      <w:pPr>
        <w:ind w:firstLine="422"/>
        <w:jc w:val="center"/>
        <w:rPr>
          <w:rFonts w:ascii="Times New Roman" w:hAnsi="Times New Roman" w:cs="Times New Roman"/>
          <w:b/>
        </w:rPr>
      </w:pPr>
      <w:r w:rsidRPr="00187CB3">
        <w:rPr>
          <w:rFonts w:ascii="Times New Roman" w:hAnsi="Times New Roman" w:cs="Times New Roman"/>
          <w:b/>
          <w:noProof/>
        </w:rPr>
        <w:drawing>
          <wp:inline distT="0" distB="0" distL="0" distR="0">
            <wp:extent cx="2068543" cy="1430855"/>
            <wp:effectExtent l="19050" t="0" r="7907" b="0"/>
            <wp:docPr id="168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7" cstate="print"/>
                    <a:srcRect/>
                    <a:stretch>
                      <a:fillRect/>
                    </a:stretch>
                  </pic:blipFill>
                  <pic:spPr bwMode="auto">
                    <a:xfrm>
                      <a:off x="0" y="0"/>
                      <a:ext cx="2077389" cy="1436974"/>
                    </a:xfrm>
                    <a:prstGeom prst="rect">
                      <a:avLst/>
                    </a:prstGeom>
                    <a:noFill/>
                    <a:ln w="9525">
                      <a:noFill/>
                      <a:miter lim="800000"/>
                      <a:headEnd/>
                      <a:tailEnd/>
                    </a:ln>
                  </pic:spPr>
                </pic:pic>
              </a:graphicData>
            </a:graphic>
          </wp:inline>
        </w:drawing>
      </w:r>
    </w:p>
    <w:p w:rsidR="008620D7" w:rsidRPr="00187CB3" w:rsidRDefault="008620D7" w:rsidP="00575BA4">
      <w:pPr>
        <w:ind w:firstLine="422"/>
        <w:jc w:val="center"/>
        <w:rPr>
          <w:rFonts w:ascii="Times New Roman" w:hAnsi="Times New Roman" w:cs="Times New Roman"/>
          <w:b/>
        </w:rPr>
      </w:pPr>
    </w:p>
    <w:p w:rsidR="008620D7" w:rsidRPr="00187CB3" w:rsidRDefault="008620D7" w:rsidP="00575BA4">
      <w:pPr>
        <w:ind w:firstLine="422"/>
        <w:jc w:val="center"/>
        <w:rPr>
          <w:rFonts w:ascii="Times New Roman" w:hAnsi="Times New Roman" w:cs="Times New Roman"/>
          <w:b/>
        </w:rPr>
      </w:pPr>
      <w:r w:rsidRPr="00187CB3">
        <w:rPr>
          <w:rFonts w:ascii="Times New Roman" w:hAnsi="Times New Roman" w:cs="Times New Roman"/>
          <w:b/>
          <w:noProof/>
        </w:rPr>
        <w:drawing>
          <wp:inline distT="0" distB="0" distL="0" distR="0">
            <wp:extent cx="1456067" cy="849025"/>
            <wp:effectExtent l="19050" t="0" r="0" b="0"/>
            <wp:docPr id="1686"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8" cstate="print"/>
                    <a:srcRect/>
                    <a:stretch>
                      <a:fillRect/>
                    </a:stretch>
                  </pic:blipFill>
                  <pic:spPr bwMode="auto">
                    <a:xfrm>
                      <a:off x="0" y="0"/>
                      <a:ext cx="1457319" cy="849755"/>
                    </a:xfrm>
                    <a:prstGeom prst="rect">
                      <a:avLst/>
                    </a:prstGeom>
                    <a:noFill/>
                    <a:ln w="9525">
                      <a:noFill/>
                      <a:miter lim="800000"/>
                      <a:headEnd/>
                      <a:tailEnd/>
                    </a:ln>
                  </pic:spPr>
                </pic:pic>
              </a:graphicData>
            </a:graphic>
          </wp:inline>
        </w:drawing>
      </w:r>
    </w:p>
    <w:p w:rsidR="00575BA4" w:rsidRPr="00187CB3" w:rsidRDefault="00575BA4" w:rsidP="00575BA4">
      <w:pPr>
        <w:ind w:firstLine="422"/>
        <w:jc w:val="center"/>
        <w:rPr>
          <w:rFonts w:ascii="Times New Roman" w:hAnsi="Times New Roman" w:cs="Times New Roman"/>
          <w:b/>
        </w:rPr>
      </w:pPr>
    </w:p>
    <w:p w:rsidR="00575BA4" w:rsidRPr="00187CB3" w:rsidRDefault="00575BA4" w:rsidP="00575BA4">
      <w:pPr>
        <w:ind w:left="420" w:firstLine="360"/>
        <w:jc w:val="center"/>
        <w:rPr>
          <w:rFonts w:ascii="Times New Roman" w:hAnsi="Times New Roman" w:cs="Times New Roman"/>
          <w:b/>
        </w:rPr>
      </w:pPr>
      <w:r w:rsidRPr="00187CB3">
        <w:rPr>
          <w:rFonts w:ascii="Times New Roman" w:hAnsi="Times New Roman" w:cs="Times New Roman"/>
          <w:sz w:val="18"/>
        </w:rPr>
        <w:t>图</w:t>
      </w:r>
      <w:r w:rsidRPr="00187CB3">
        <w:rPr>
          <w:rFonts w:ascii="Times New Roman" w:hAnsi="Times New Roman" w:cs="Times New Roman"/>
          <w:sz w:val="18"/>
        </w:rPr>
        <w:t xml:space="preserve">6.11 </w:t>
      </w:r>
      <w:r w:rsidRPr="00187CB3">
        <w:rPr>
          <w:rFonts w:ascii="Times New Roman" w:hAnsi="Times New Roman" w:cs="Times New Roman"/>
          <w:sz w:val="18"/>
        </w:rPr>
        <w:t>开关量触动按钮连接对话框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26"/>
        </w:numPr>
        <w:rPr>
          <w:rFonts w:ascii="Times New Roman" w:hAnsi="Times New Roman" w:cs="Times New Roman"/>
        </w:rPr>
      </w:pPr>
      <w:r w:rsidRPr="00187CB3">
        <w:rPr>
          <w:rFonts w:ascii="Times New Roman" w:hAnsi="Times New Roman" w:cs="Times New Roman"/>
        </w:rPr>
        <w:t>标记名：相连的数据点。</w:t>
      </w:r>
    </w:p>
    <w:p w:rsidR="00575BA4" w:rsidRPr="00187CB3" w:rsidRDefault="00575BA4" w:rsidP="006F78FF">
      <w:pPr>
        <w:numPr>
          <w:ilvl w:val="0"/>
          <w:numId w:val="9"/>
        </w:numPr>
        <w:ind w:firstLineChars="200" w:firstLine="420"/>
        <w:rPr>
          <w:rFonts w:ascii="Times New Roman" w:hAnsi="Times New Roman" w:cs="Times New Roman"/>
        </w:rPr>
      </w:pPr>
      <w:r w:rsidRPr="00187CB3">
        <w:rPr>
          <w:rFonts w:ascii="Times New Roman" w:hAnsi="Times New Roman" w:cs="Times New Roman"/>
        </w:rPr>
        <w:t>置位：按钮按下时，使数据点置位。</w:t>
      </w:r>
    </w:p>
    <w:p w:rsidR="00575BA4" w:rsidRPr="00187CB3" w:rsidRDefault="00575BA4" w:rsidP="006F78FF">
      <w:pPr>
        <w:numPr>
          <w:ilvl w:val="0"/>
          <w:numId w:val="9"/>
        </w:numPr>
        <w:ind w:firstLineChars="200" w:firstLine="420"/>
        <w:rPr>
          <w:rFonts w:ascii="Times New Roman" w:hAnsi="Times New Roman" w:cs="Times New Roman"/>
        </w:rPr>
      </w:pPr>
      <w:r w:rsidRPr="00187CB3">
        <w:rPr>
          <w:rFonts w:ascii="Times New Roman" w:hAnsi="Times New Roman" w:cs="Times New Roman"/>
        </w:rPr>
        <w:t>复位：按钮按下时，使数据点复位。</w:t>
      </w:r>
    </w:p>
    <w:p w:rsidR="00575BA4" w:rsidRPr="00187CB3" w:rsidRDefault="00575BA4" w:rsidP="006F78FF">
      <w:pPr>
        <w:numPr>
          <w:ilvl w:val="0"/>
          <w:numId w:val="9"/>
        </w:numPr>
        <w:ind w:firstLineChars="200" w:firstLine="420"/>
        <w:rPr>
          <w:rFonts w:ascii="Times New Roman" w:hAnsi="Times New Roman" w:cs="Times New Roman"/>
        </w:rPr>
      </w:pPr>
      <w:r w:rsidRPr="00187CB3">
        <w:rPr>
          <w:rFonts w:ascii="Times New Roman" w:hAnsi="Times New Roman" w:cs="Times New Roman"/>
        </w:rPr>
        <w:t>取反：按钮按下时，使数据点取反。</w:t>
      </w:r>
    </w:p>
    <w:p w:rsidR="008620D7" w:rsidRPr="00187CB3" w:rsidRDefault="008620D7" w:rsidP="006F78FF">
      <w:pPr>
        <w:numPr>
          <w:ilvl w:val="0"/>
          <w:numId w:val="9"/>
        </w:numPr>
        <w:ind w:firstLineChars="200" w:firstLine="420"/>
        <w:rPr>
          <w:rFonts w:ascii="Times New Roman" w:hAnsi="Times New Roman" w:cs="Times New Roman"/>
        </w:rPr>
      </w:pPr>
      <w:r w:rsidRPr="00187CB3">
        <w:rPr>
          <w:rFonts w:ascii="Times New Roman" w:hAnsi="Times New Roman" w:cs="Times New Roman"/>
        </w:rPr>
        <w:t>正向脉冲：按钮按下时，产生一个正向脉冲。</w:t>
      </w:r>
    </w:p>
    <w:p w:rsidR="008620D7" w:rsidRPr="00187CB3" w:rsidRDefault="008620D7" w:rsidP="008620D7">
      <w:pPr>
        <w:numPr>
          <w:ilvl w:val="0"/>
          <w:numId w:val="9"/>
        </w:numPr>
        <w:ind w:firstLineChars="200" w:firstLine="420"/>
        <w:rPr>
          <w:rFonts w:ascii="Times New Roman" w:hAnsi="Times New Roman" w:cs="Times New Roman"/>
        </w:rPr>
      </w:pPr>
      <w:r w:rsidRPr="00187CB3">
        <w:rPr>
          <w:rFonts w:ascii="Times New Roman" w:hAnsi="Times New Roman" w:cs="Times New Roman"/>
        </w:rPr>
        <w:t>负向脉冲：按钮按下时，产生一个负向脉冲。</w:t>
      </w:r>
    </w:p>
    <w:p w:rsidR="008620D7" w:rsidRPr="00187CB3" w:rsidRDefault="008620D7" w:rsidP="008620D7">
      <w:pPr>
        <w:numPr>
          <w:ilvl w:val="0"/>
          <w:numId w:val="9"/>
        </w:numPr>
        <w:ind w:firstLineChars="200" w:firstLine="420"/>
        <w:rPr>
          <w:rFonts w:ascii="Times New Roman" w:hAnsi="Times New Roman" w:cs="Times New Roman"/>
        </w:rPr>
      </w:pPr>
      <w:r w:rsidRPr="00187CB3">
        <w:rPr>
          <w:rFonts w:ascii="Times New Roman" w:hAnsi="Times New Roman" w:cs="Times New Roman"/>
        </w:rPr>
        <w:t>脉冲宽度：自动，鼠标左键按下时触发脉冲；左键松开时脉冲复位。</w:t>
      </w:r>
    </w:p>
    <w:p w:rsidR="008620D7" w:rsidRPr="00187CB3" w:rsidRDefault="008620D7" w:rsidP="008620D7">
      <w:pPr>
        <w:ind w:left="420"/>
        <w:rPr>
          <w:rFonts w:ascii="Times New Roman" w:hAnsi="Times New Roman" w:cs="Times New Roman"/>
        </w:rPr>
      </w:pPr>
      <w:r w:rsidRPr="00187CB3">
        <w:rPr>
          <w:rFonts w:ascii="Times New Roman" w:hAnsi="Times New Roman" w:cs="Times New Roman"/>
        </w:rPr>
        <w:t xml:space="preserve">              100</w:t>
      </w:r>
      <w:r w:rsidRPr="00187CB3">
        <w:rPr>
          <w:rFonts w:ascii="Times New Roman" w:hAnsi="Times New Roman" w:cs="Times New Roman"/>
        </w:rPr>
        <w:t>，脉冲宽度为</w:t>
      </w:r>
      <w:r w:rsidRPr="00187CB3">
        <w:rPr>
          <w:rFonts w:ascii="Times New Roman" w:hAnsi="Times New Roman" w:cs="Times New Roman"/>
        </w:rPr>
        <w:t>100</w:t>
      </w:r>
      <w:r w:rsidRPr="00187CB3">
        <w:rPr>
          <w:rFonts w:ascii="Times New Roman" w:hAnsi="Times New Roman" w:cs="Times New Roman"/>
        </w:rPr>
        <w:t>毫秒。</w:t>
      </w:r>
    </w:p>
    <w:p w:rsidR="008620D7" w:rsidRPr="00187CB3" w:rsidRDefault="008620D7" w:rsidP="008620D7">
      <w:pPr>
        <w:ind w:leftChars="200" w:left="420" w:firstLineChars="700" w:firstLine="1470"/>
        <w:rPr>
          <w:rFonts w:ascii="Times New Roman" w:hAnsi="Times New Roman" w:cs="Times New Roman"/>
        </w:rPr>
      </w:pPr>
      <w:r w:rsidRPr="00187CB3">
        <w:rPr>
          <w:rFonts w:ascii="Times New Roman" w:hAnsi="Times New Roman" w:cs="Times New Roman"/>
        </w:rPr>
        <w:t>200</w:t>
      </w:r>
      <w:r w:rsidRPr="00187CB3">
        <w:rPr>
          <w:rFonts w:ascii="Times New Roman" w:hAnsi="Times New Roman" w:cs="Times New Roman"/>
        </w:rPr>
        <w:t>，脉冲宽度为</w:t>
      </w:r>
      <w:r w:rsidRPr="00187CB3">
        <w:rPr>
          <w:rFonts w:ascii="Times New Roman" w:hAnsi="Times New Roman" w:cs="Times New Roman"/>
        </w:rPr>
        <w:t>200</w:t>
      </w:r>
      <w:r w:rsidRPr="00187CB3">
        <w:rPr>
          <w:rFonts w:ascii="Times New Roman" w:hAnsi="Times New Roman" w:cs="Times New Roman"/>
        </w:rPr>
        <w:t>毫秒。</w:t>
      </w:r>
    </w:p>
    <w:p w:rsidR="008620D7" w:rsidRPr="00187CB3" w:rsidRDefault="008620D7" w:rsidP="008620D7">
      <w:pPr>
        <w:ind w:leftChars="200" w:left="420" w:firstLineChars="700" w:firstLine="1470"/>
        <w:rPr>
          <w:rFonts w:ascii="Times New Roman" w:hAnsi="Times New Roman" w:cs="Times New Roman"/>
        </w:rPr>
      </w:pPr>
      <w:r w:rsidRPr="00187CB3">
        <w:rPr>
          <w:rFonts w:ascii="Times New Roman" w:hAnsi="Times New Roman" w:cs="Times New Roman"/>
        </w:rPr>
        <w:t>500</w:t>
      </w:r>
      <w:r w:rsidRPr="00187CB3">
        <w:rPr>
          <w:rFonts w:ascii="Times New Roman" w:hAnsi="Times New Roman" w:cs="Times New Roman"/>
        </w:rPr>
        <w:t>，脉冲宽度为</w:t>
      </w:r>
      <w:r w:rsidRPr="00187CB3">
        <w:rPr>
          <w:rFonts w:ascii="Times New Roman" w:hAnsi="Times New Roman" w:cs="Times New Roman"/>
        </w:rPr>
        <w:t>500</w:t>
      </w:r>
      <w:r w:rsidRPr="00187CB3">
        <w:rPr>
          <w:rFonts w:ascii="Times New Roman" w:hAnsi="Times New Roman" w:cs="Times New Roman"/>
        </w:rPr>
        <w:t>毫秒。</w:t>
      </w:r>
    </w:p>
    <w:p w:rsidR="008620D7" w:rsidRPr="00187CB3" w:rsidRDefault="008620D7" w:rsidP="008620D7">
      <w:pPr>
        <w:ind w:leftChars="200" w:left="420" w:firstLineChars="700" w:firstLine="1470"/>
        <w:rPr>
          <w:rFonts w:ascii="Times New Roman" w:hAnsi="Times New Roman" w:cs="Times New Roman"/>
        </w:rPr>
      </w:pPr>
      <w:r w:rsidRPr="00187CB3">
        <w:rPr>
          <w:rFonts w:ascii="Times New Roman" w:hAnsi="Times New Roman" w:cs="Times New Roman"/>
        </w:rPr>
        <w:t>1000</w:t>
      </w:r>
      <w:r w:rsidRPr="00187CB3">
        <w:rPr>
          <w:rFonts w:ascii="Times New Roman" w:hAnsi="Times New Roman" w:cs="Times New Roman"/>
        </w:rPr>
        <w:t>，脉冲宽度为</w:t>
      </w:r>
      <w:r w:rsidRPr="00187CB3">
        <w:rPr>
          <w:rFonts w:ascii="Times New Roman" w:hAnsi="Times New Roman" w:cs="Times New Roman"/>
        </w:rPr>
        <w:t>1000</w:t>
      </w:r>
      <w:r w:rsidRPr="00187CB3">
        <w:rPr>
          <w:rFonts w:ascii="Times New Roman" w:hAnsi="Times New Roman" w:cs="Times New Roman"/>
        </w:rPr>
        <w:t>毫秒。</w:t>
      </w:r>
    </w:p>
    <w:p w:rsidR="008620D7" w:rsidRPr="00187CB3" w:rsidRDefault="008620D7" w:rsidP="008620D7">
      <w:pPr>
        <w:ind w:leftChars="200" w:left="420" w:firstLineChars="700" w:firstLine="1470"/>
        <w:rPr>
          <w:rFonts w:ascii="Times New Roman" w:hAnsi="Times New Roman" w:cs="Times New Roman"/>
        </w:rPr>
      </w:pPr>
      <w:r w:rsidRPr="00187CB3">
        <w:rPr>
          <w:rFonts w:ascii="Times New Roman" w:hAnsi="Times New Roman" w:cs="Times New Roman"/>
        </w:rPr>
        <w:t>2000</w:t>
      </w:r>
      <w:r w:rsidRPr="00187CB3">
        <w:rPr>
          <w:rFonts w:ascii="Times New Roman" w:hAnsi="Times New Roman" w:cs="Times New Roman"/>
        </w:rPr>
        <w:t>，脉冲宽度为</w:t>
      </w:r>
      <w:r w:rsidRPr="00187CB3">
        <w:rPr>
          <w:rFonts w:ascii="Times New Roman" w:hAnsi="Times New Roman" w:cs="Times New Roman"/>
        </w:rPr>
        <w:t>2000</w:t>
      </w:r>
      <w:r w:rsidRPr="00187CB3">
        <w:rPr>
          <w:rFonts w:ascii="Times New Roman" w:hAnsi="Times New Roman" w:cs="Times New Roman"/>
        </w:rPr>
        <w:t>毫秒。</w:t>
      </w:r>
    </w:p>
    <w:p w:rsidR="008620D7" w:rsidRPr="00187CB3" w:rsidRDefault="008620D7">
      <w:pPr>
        <w:widowControl/>
        <w:jc w:val="left"/>
        <w:rPr>
          <w:rFonts w:ascii="Times New Roman" w:hAnsi="Times New Roman" w:cs="Times New Roman"/>
        </w:rPr>
      </w:pPr>
      <w:r w:rsidRPr="00187CB3">
        <w:rPr>
          <w:rFonts w:ascii="Times New Roman" w:hAnsi="Times New Roman" w:cs="Times New Roman"/>
        </w:rPr>
        <w:br w:type="page"/>
      </w:r>
    </w:p>
    <w:p w:rsidR="008620D7" w:rsidRPr="00187CB3" w:rsidRDefault="008620D7" w:rsidP="008620D7">
      <w:pPr>
        <w:ind w:leftChars="200" w:left="420" w:firstLineChars="700" w:firstLine="1470"/>
        <w:rPr>
          <w:rFonts w:ascii="Times New Roman" w:hAnsi="Times New Roman" w:cs="Times New Roman"/>
        </w:rPr>
      </w:pPr>
      <w:r w:rsidRPr="00187CB3">
        <w:rPr>
          <w:rFonts w:ascii="Times New Roman" w:hAnsi="Times New Roman" w:cs="Times New Roman"/>
        </w:rPr>
        <w:lastRenderedPageBreak/>
        <w:t>10000</w:t>
      </w:r>
      <w:r w:rsidRPr="00187CB3">
        <w:rPr>
          <w:rFonts w:ascii="Times New Roman" w:hAnsi="Times New Roman" w:cs="Times New Roman"/>
        </w:rPr>
        <w:t>，脉冲宽度为</w:t>
      </w:r>
      <w:r w:rsidRPr="00187CB3">
        <w:rPr>
          <w:rFonts w:ascii="Times New Roman" w:hAnsi="Times New Roman" w:cs="Times New Roman"/>
        </w:rPr>
        <w:t>10000</w:t>
      </w:r>
      <w:r w:rsidRPr="00187CB3">
        <w:rPr>
          <w:rFonts w:ascii="Times New Roman" w:hAnsi="Times New Roman" w:cs="Times New Roman"/>
        </w:rPr>
        <w:t>毫秒。</w:t>
      </w:r>
    </w:p>
    <w:p w:rsidR="008620D7" w:rsidRPr="00187CB3" w:rsidRDefault="008620D7" w:rsidP="008620D7">
      <w:pPr>
        <w:ind w:left="420"/>
        <w:rPr>
          <w:rFonts w:ascii="Times New Roman" w:hAnsi="Times New Roman" w:cs="Times New Roman"/>
        </w:rPr>
      </w:pPr>
      <w:r w:rsidRPr="00187CB3">
        <w:rPr>
          <w:rFonts w:ascii="Times New Roman" w:hAnsi="Times New Roman" w:cs="Times New Roman"/>
        </w:rPr>
        <w:t xml:space="preserve">                 </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制作实例：</w:t>
      </w:r>
    </w:p>
    <w:p w:rsidR="00575BA4" w:rsidRPr="00187CB3" w:rsidRDefault="00575BA4" w:rsidP="00575BA4">
      <w:pPr>
        <w:ind w:left="420" w:firstLine="420"/>
        <w:rPr>
          <w:rFonts w:ascii="Times New Roman" w:hAnsi="Times New Roman" w:cs="Times New Roman"/>
        </w:rPr>
      </w:pPr>
    </w:p>
    <w:p w:rsidR="00575BA4" w:rsidRPr="00187CB3" w:rsidRDefault="00575BA4" w:rsidP="00575BA4">
      <w:pPr>
        <w:ind w:left="420" w:firstLine="420"/>
        <w:jc w:val="center"/>
        <w:rPr>
          <w:rFonts w:ascii="Times New Roman" w:hAnsi="Times New Roman" w:cs="Times New Roman"/>
        </w:rPr>
      </w:pPr>
      <w:r w:rsidRPr="00187CB3">
        <w:rPr>
          <w:rFonts w:ascii="Times New Roman" w:hAnsi="Times New Roman" w:cs="Times New Roman"/>
        </w:rPr>
        <w:object w:dxaOrig="1620" w:dyaOrig="1590">
          <v:shape id="_x0000_i1032" type="#_x0000_t75" style="width:63.6pt;height:61.7pt" o:ole="" fillcolor="window">
            <v:imagedata r:id="rId209" o:title=""/>
          </v:shape>
          <o:OLEObject Type="Embed" ProgID="PBrush" ShapeID="_x0000_i1032" DrawAspect="Content" ObjectID="_1479818970" r:id="rId210"/>
        </w:object>
      </w:r>
      <w:r w:rsidRPr="00187CB3">
        <w:rPr>
          <w:rFonts w:ascii="Times New Roman" w:hAnsi="Times New Roman" w:cs="Times New Roman"/>
        </w:rPr>
        <w:t xml:space="preserve">     </w:t>
      </w:r>
      <w:r w:rsidRPr="00187CB3">
        <w:rPr>
          <w:rFonts w:ascii="Times New Roman" w:hAnsi="Times New Roman" w:cs="Times New Roman"/>
        </w:rPr>
        <w:object w:dxaOrig="1620" w:dyaOrig="1590">
          <v:shape id="_x0000_i1033" type="#_x0000_t75" style="width:63.6pt;height:61.7pt" o:ole="" fillcolor="window">
            <v:imagedata r:id="rId211" o:title=""/>
          </v:shape>
          <o:OLEObject Type="Embed" ProgID="PBrush" ShapeID="_x0000_i1033" DrawAspect="Content" ObjectID="_1479818971" r:id="rId212"/>
        </w:object>
      </w:r>
    </w:p>
    <w:p w:rsidR="00575BA4" w:rsidRPr="00187CB3" w:rsidRDefault="00575BA4" w:rsidP="00575BA4">
      <w:pPr>
        <w:ind w:left="420" w:firstLine="360"/>
        <w:jc w:val="center"/>
        <w:rPr>
          <w:rFonts w:ascii="Times New Roman" w:hAnsi="Times New Roman" w:cs="Times New Roman"/>
          <w:sz w:val="18"/>
        </w:rPr>
      </w:pPr>
    </w:p>
    <w:p w:rsidR="00575BA4" w:rsidRPr="00187CB3" w:rsidRDefault="00575BA4" w:rsidP="00575BA4">
      <w:pPr>
        <w:ind w:left="420" w:firstLine="360"/>
        <w:jc w:val="center"/>
        <w:rPr>
          <w:rFonts w:ascii="Times New Roman" w:hAnsi="Times New Roman" w:cs="Times New Roman"/>
          <w:b/>
        </w:rPr>
      </w:pPr>
      <w:r w:rsidRPr="00187CB3">
        <w:rPr>
          <w:rFonts w:ascii="Times New Roman" w:hAnsi="Times New Roman" w:cs="Times New Roman"/>
          <w:sz w:val="18"/>
        </w:rPr>
        <w:t>图</w:t>
      </w:r>
      <w:r w:rsidRPr="00187CB3">
        <w:rPr>
          <w:rFonts w:ascii="Times New Roman" w:hAnsi="Times New Roman" w:cs="Times New Roman"/>
          <w:sz w:val="18"/>
        </w:rPr>
        <w:t xml:space="preserve">6.12 </w:t>
      </w:r>
      <w:r w:rsidRPr="00187CB3">
        <w:rPr>
          <w:rFonts w:ascii="Times New Roman" w:hAnsi="Times New Roman" w:cs="Times New Roman"/>
          <w:sz w:val="18"/>
        </w:rPr>
        <w:t>开关量触动按钮实例</w:t>
      </w:r>
    </w:p>
    <w:p w:rsidR="00575BA4" w:rsidRPr="00187CB3" w:rsidRDefault="00575BA4" w:rsidP="00575BA4">
      <w:pPr>
        <w:ind w:left="420" w:firstLine="422"/>
        <w:rPr>
          <w:rFonts w:ascii="Times New Roman" w:hAnsi="Times New Roman" w:cs="Times New Roman"/>
          <w:b/>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模拟量型触动按钮</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用于制作模拟量输入型触动按钮，产生的效果与</w:t>
      </w:r>
      <w:r w:rsidRPr="00187CB3">
        <w:rPr>
          <w:rFonts w:ascii="Times New Roman" w:hAnsi="Times New Roman" w:cs="Times New Roman"/>
        </w:rPr>
        <w:t>“</w:t>
      </w:r>
      <w:r w:rsidRPr="00187CB3">
        <w:rPr>
          <w:rFonts w:ascii="Times New Roman" w:hAnsi="Times New Roman" w:cs="Times New Roman"/>
        </w:rPr>
        <w:t>用户输入＼模拟量</w:t>
      </w:r>
      <w:r w:rsidRPr="00187CB3">
        <w:rPr>
          <w:rFonts w:ascii="Times New Roman" w:hAnsi="Times New Roman" w:cs="Times New Roman"/>
        </w:rPr>
        <w:t>”</w:t>
      </w:r>
      <w:r w:rsidRPr="00187CB3">
        <w:rPr>
          <w:rFonts w:ascii="Times New Roman" w:hAnsi="Times New Roman" w:cs="Times New Roman"/>
        </w:rPr>
        <w:t>相同。模拟量型触动按钮属性对话框如图</w:t>
      </w:r>
      <w:r w:rsidRPr="00187CB3">
        <w:rPr>
          <w:rFonts w:ascii="Times New Roman" w:hAnsi="Times New Roman" w:cs="Times New Roman"/>
        </w:rPr>
        <w:t>6.13</w:t>
      </w:r>
      <w:r w:rsidRPr="00187CB3">
        <w:rPr>
          <w:rFonts w:ascii="Times New Roman" w:hAnsi="Times New Roman" w:cs="Times New Roman"/>
        </w:rPr>
        <w:t>所示：</w:t>
      </w:r>
    </w:p>
    <w:p w:rsidR="00575BA4" w:rsidRPr="00187CB3" w:rsidRDefault="00575BA4" w:rsidP="00575BA4">
      <w:pPr>
        <w:ind w:left="420" w:firstLine="420"/>
        <w:rPr>
          <w:rFonts w:ascii="Times New Roman" w:hAnsi="Times New Roman" w:cs="Times New Roman"/>
        </w:rPr>
      </w:pPr>
    </w:p>
    <w:p w:rsidR="00575BA4" w:rsidRPr="00187CB3" w:rsidRDefault="00575BA4" w:rsidP="00575BA4">
      <w:pPr>
        <w:ind w:firstLine="422"/>
        <w:jc w:val="center"/>
        <w:rPr>
          <w:rFonts w:ascii="Times New Roman" w:hAnsi="Times New Roman" w:cs="Times New Roman"/>
          <w:b/>
        </w:rPr>
      </w:pPr>
      <w:r w:rsidRPr="00187CB3">
        <w:rPr>
          <w:rFonts w:ascii="Times New Roman" w:hAnsi="Times New Roman" w:cs="Times New Roman"/>
          <w:b/>
          <w:noProof/>
        </w:rPr>
        <w:drawing>
          <wp:inline distT="0" distB="0" distL="0" distR="0">
            <wp:extent cx="2781300" cy="1133475"/>
            <wp:effectExtent l="19050" t="0" r="0" b="0"/>
            <wp:docPr id="270" name="图片 270" descr="触动按钮-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触动按钮-A"/>
                    <pic:cNvPicPr>
                      <a:picLocks noChangeAspect="1" noChangeArrowheads="1"/>
                    </pic:cNvPicPr>
                  </pic:nvPicPr>
                  <pic:blipFill>
                    <a:blip r:embed="rId213" cstate="print"/>
                    <a:srcRect/>
                    <a:stretch>
                      <a:fillRect/>
                    </a:stretch>
                  </pic:blipFill>
                  <pic:spPr bwMode="auto">
                    <a:xfrm>
                      <a:off x="0" y="0"/>
                      <a:ext cx="2781300" cy="1133475"/>
                    </a:xfrm>
                    <a:prstGeom prst="rect">
                      <a:avLst/>
                    </a:prstGeom>
                    <a:noFill/>
                    <a:ln w="9525">
                      <a:noFill/>
                      <a:miter lim="800000"/>
                      <a:headEnd/>
                      <a:tailEnd/>
                    </a:ln>
                  </pic:spPr>
                </pic:pic>
              </a:graphicData>
            </a:graphic>
          </wp:inline>
        </w:drawing>
      </w:r>
    </w:p>
    <w:p w:rsidR="00575BA4" w:rsidRPr="00187CB3" w:rsidRDefault="00575BA4" w:rsidP="00575BA4">
      <w:pPr>
        <w:ind w:firstLine="422"/>
        <w:jc w:val="center"/>
        <w:rPr>
          <w:rFonts w:ascii="Times New Roman" w:hAnsi="Times New Roman" w:cs="Times New Roman"/>
          <w:b/>
        </w:rPr>
      </w:pPr>
    </w:p>
    <w:p w:rsidR="00575BA4" w:rsidRPr="00187CB3" w:rsidRDefault="00575BA4" w:rsidP="00575BA4">
      <w:pPr>
        <w:ind w:left="420" w:firstLine="360"/>
        <w:jc w:val="center"/>
        <w:rPr>
          <w:rFonts w:ascii="Times New Roman" w:hAnsi="Times New Roman" w:cs="Times New Roman"/>
          <w:b/>
        </w:rPr>
      </w:pPr>
      <w:r w:rsidRPr="00187CB3">
        <w:rPr>
          <w:rFonts w:ascii="Times New Roman" w:hAnsi="Times New Roman" w:cs="Times New Roman"/>
          <w:sz w:val="18"/>
        </w:rPr>
        <w:t>图</w:t>
      </w:r>
      <w:r w:rsidRPr="00187CB3">
        <w:rPr>
          <w:rFonts w:ascii="Times New Roman" w:hAnsi="Times New Roman" w:cs="Times New Roman"/>
          <w:sz w:val="18"/>
        </w:rPr>
        <w:t>6.13</w:t>
      </w:r>
      <w:r w:rsidRPr="00187CB3">
        <w:rPr>
          <w:rFonts w:ascii="Times New Roman" w:hAnsi="Times New Roman" w:cs="Times New Roman"/>
          <w:sz w:val="18"/>
        </w:rPr>
        <w:t>模拟量触动按钮连接对话框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0"/>
        </w:numPr>
        <w:ind w:firstLineChars="200" w:firstLine="420"/>
        <w:rPr>
          <w:rFonts w:ascii="Times New Roman" w:hAnsi="Times New Roman" w:cs="Times New Roman"/>
        </w:rPr>
      </w:pPr>
      <w:r w:rsidRPr="00187CB3">
        <w:rPr>
          <w:rFonts w:ascii="Times New Roman" w:hAnsi="Times New Roman" w:cs="Times New Roman"/>
        </w:rPr>
        <w:t>标记名：相连的数据点。</w:t>
      </w:r>
    </w:p>
    <w:p w:rsidR="00575BA4" w:rsidRPr="00187CB3" w:rsidRDefault="00575BA4" w:rsidP="006F78FF">
      <w:pPr>
        <w:numPr>
          <w:ilvl w:val="0"/>
          <w:numId w:val="10"/>
        </w:numPr>
        <w:ind w:firstLineChars="200" w:firstLine="420"/>
        <w:rPr>
          <w:rFonts w:ascii="Times New Roman" w:hAnsi="Times New Roman" w:cs="Times New Roman"/>
        </w:rPr>
      </w:pPr>
      <w:r w:rsidRPr="00187CB3">
        <w:rPr>
          <w:rFonts w:ascii="Times New Roman" w:hAnsi="Times New Roman" w:cs="Times New Roman"/>
        </w:rPr>
        <w:t>增加：按钮按下时，使数据点增加一个</w:t>
      </w:r>
      <w:r w:rsidRPr="00187CB3">
        <w:rPr>
          <w:rFonts w:ascii="Times New Roman" w:hAnsi="Times New Roman" w:cs="Times New Roman"/>
        </w:rPr>
        <w:t>“</w:t>
      </w:r>
      <w:r w:rsidRPr="00187CB3">
        <w:rPr>
          <w:rFonts w:ascii="Times New Roman" w:hAnsi="Times New Roman" w:cs="Times New Roman"/>
        </w:rPr>
        <w:t>数值</w:t>
      </w:r>
      <w:r w:rsidRPr="00187CB3">
        <w:rPr>
          <w:rFonts w:ascii="Times New Roman" w:hAnsi="Times New Roman" w:cs="Times New Roman"/>
        </w:rPr>
        <w:t>”</w:t>
      </w:r>
      <w:r w:rsidRPr="00187CB3">
        <w:rPr>
          <w:rFonts w:ascii="Times New Roman" w:hAnsi="Times New Roman" w:cs="Times New Roman"/>
        </w:rPr>
        <w:t>的变化量。</w:t>
      </w:r>
    </w:p>
    <w:p w:rsidR="00575BA4" w:rsidRPr="00187CB3" w:rsidRDefault="00575BA4" w:rsidP="006F78FF">
      <w:pPr>
        <w:numPr>
          <w:ilvl w:val="0"/>
          <w:numId w:val="10"/>
        </w:numPr>
        <w:ind w:firstLineChars="200" w:firstLine="420"/>
        <w:rPr>
          <w:rFonts w:ascii="Times New Roman" w:hAnsi="Times New Roman" w:cs="Times New Roman"/>
        </w:rPr>
      </w:pPr>
      <w:r w:rsidRPr="00187CB3">
        <w:rPr>
          <w:rFonts w:ascii="Times New Roman" w:hAnsi="Times New Roman" w:cs="Times New Roman"/>
        </w:rPr>
        <w:t>减少：按钮按下时，使数据点减少一个</w:t>
      </w:r>
      <w:r w:rsidRPr="00187CB3">
        <w:rPr>
          <w:rFonts w:ascii="Times New Roman" w:hAnsi="Times New Roman" w:cs="Times New Roman"/>
        </w:rPr>
        <w:t>“</w:t>
      </w:r>
      <w:r w:rsidRPr="00187CB3">
        <w:rPr>
          <w:rFonts w:ascii="Times New Roman" w:hAnsi="Times New Roman" w:cs="Times New Roman"/>
        </w:rPr>
        <w:t>数值</w:t>
      </w:r>
      <w:r w:rsidRPr="00187CB3">
        <w:rPr>
          <w:rFonts w:ascii="Times New Roman" w:hAnsi="Times New Roman" w:cs="Times New Roman"/>
        </w:rPr>
        <w:t>”</w:t>
      </w:r>
      <w:r w:rsidRPr="00187CB3">
        <w:rPr>
          <w:rFonts w:ascii="Times New Roman" w:hAnsi="Times New Roman" w:cs="Times New Roman"/>
        </w:rPr>
        <w:t>的变化量。</w:t>
      </w:r>
    </w:p>
    <w:p w:rsidR="00575BA4" w:rsidRPr="00187CB3" w:rsidRDefault="00575BA4" w:rsidP="006F78FF">
      <w:pPr>
        <w:numPr>
          <w:ilvl w:val="0"/>
          <w:numId w:val="10"/>
        </w:numPr>
        <w:ind w:firstLineChars="200" w:firstLine="420"/>
        <w:rPr>
          <w:rFonts w:ascii="Times New Roman" w:hAnsi="Times New Roman" w:cs="Times New Roman"/>
        </w:rPr>
      </w:pPr>
      <w:r w:rsidRPr="00187CB3">
        <w:rPr>
          <w:rFonts w:ascii="Times New Roman" w:hAnsi="Times New Roman" w:cs="Times New Roman"/>
        </w:rPr>
        <w:t>上限：与按钮连接的数据点上限值。</w:t>
      </w:r>
    </w:p>
    <w:p w:rsidR="00575BA4" w:rsidRPr="00187CB3" w:rsidRDefault="00575BA4" w:rsidP="006F78FF">
      <w:pPr>
        <w:numPr>
          <w:ilvl w:val="0"/>
          <w:numId w:val="10"/>
        </w:numPr>
        <w:ind w:firstLineChars="200" w:firstLine="420"/>
        <w:rPr>
          <w:rFonts w:ascii="Times New Roman" w:hAnsi="Times New Roman" w:cs="Times New Roman"/>
        </w:rPr>
      </w:pPr>
      <w:r w:rsidRPr="00187CB3">
        <w:rPr>
          <w:rFonts w:ascii="Times New Roman" w:hAnsi="Times New Roman" w:cs="Times New Roman"/>
        </w:rPr>
        <w:t>下限：与按钮连接的数据点下限值。</w:t>
      </w:r>
    </w:p>
    <w:p w:rsidR="00575BA4" w:rsidRPr="00187CB3" w:rsidRDefault="00575BA4" w:rsidP="006F78FF">
      <w:pPr>
        <w:numPr>
          <w:ilvl w:val="0"/>
          <w:numId w:val="10"/>
        </w:numPr>
        <w:ind w:firstLineChars="200" w:firstLine="420"/>
        <w:rPr>
          <w:rFonts w:ascii="Times New Roman" w:hAnsi="Times New Roman" w:cs="Times New Roman"/>
        </w:rPr>
      </w:pPr>
      <w:r w:rsidRPr="00187CB3">
        <w:rPr>
          <w:rFonts w:ascii="Times New Roman" w:hAnsi="Times New Roman" w:cs="Times New Roman"/>
        </w:rPr>
        <w:t>数值：按钮按下时，数据点的变化量。</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应用开关量型和模拟量型触动按钮制作的一个典型的</w:t>
      </w:r>
      <w:r w:rsidRPr="00187CB3">
        <w:rPr>
          <w:rFonts w:ascii="Times New Roman" w:hAnsi="Times New Roman" w:cs="Times New Roman"/>
        </w:rPr>
        <w:t>“</w:t>
      </w:r>
      <w:r w:rsidRPr="00187CB3">
        <w:rPr>
          <w:rFonts w:ascii="Times New Roman" w:hAnsi="Times New Roman" w:cs="Times New Roman"/>
        </w:rPr>
        <w:t>软手操控制</w:t>
      </w:r>
      <w:r w:rsidRPr="00187CB3">
        <w:rPr>
          <w:rFonts w:ascii="Times New Roman" w:hAnsi="Times New Roman" w:cs="Times New Roman"/>
        </w:rPr>
        <w:t>”</w:t>
      </w:r>
      <w:r w:rsidRPr="00187CB3">
        <w:rPr>
          <w:rFonts w:ascii="Times New Roman" w:hAnsi="Times New Roman" w:cs="Times New Roman"/>
        </w:rPr>
        <w:t>实例如下图所示：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4314825" cy="2486025"/>
            <wp:effectExtent l="19050" t="0" r="9525" b="0"/>
            <wp:docPr id="271" name="图片 271" desc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bmp"/>
                    <pic:cNvPicPr>
                      <a:picLocks noChangeAspect="1" noChangeArrowheads="1"/>
                    </pic:cNvPicPr>
                  </pic:nvPicPr>
                  <pic:blipFill>
                    <a:blip r:embed="rId214" cstate="print"/>
                    <a:srcRect/>
                    <a:stretch>
                      <a:fillRect/>
                    </a:stretch>
                  </pic:blipFill>
                  <pic:spPr bwMode="auto">
                    <a:xfrm>
                      <a:off x="0" y="0"/>
                      <a:ext cx="4314825" cy="24860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切手动</w:t>
      </w:r>
      <w:r w:rsidRPr="00187CB3">
        <w:rPr>
          <w:rFonts w:ascii="Times New Roman" w:hAnsi="Times New Roman" w:cs="Times New Roman"/>
          <w:sz w:val="18"/>
        </w:rPr>
        <w:t xml:space="preserve">            </w:t>
      </w:r>
      <w:r w:rsidRPr="00187CB3">
        <w:rPr>
          <w:rFonts w:ascii="Times New Roman" w:hAnsi="Times New Roman" w:cs="Times New Roman"/>
          <w:sz w:val="18"/>
        </w:rPr>
        <w:t>投自动</w:t>
      </w:r>
      <w:r w:rsidRPr="00187CB3">
        <w:rPr>
          <w:rFonts w:ascii="Times New Roman" w:hAnsi="Times New Roman" w:cs="Times New Roman"/>
          <w:sz w:val="18"/>
        </w:rPr>
        <w:t xml:space="preserve">            </w:t>
      </w:r>
      <w:r w:rsidRPr="00187CB3">
        <w:rPr>
          <w:rFonts w:ascii="Times New Roman" w:hAnsi="Times New Roman" w:cs="Times New Roman"/>
          <w:sz w:val="18"/>
        </w:rPr>
        <w:t>快速减小输出</w:t>
      </w:r>
      <w:r w:rsidRPr="00187CB3">
        <w:rPr>
          <w:rFonts w:ascii="Times New Roman" w:hAnsi="Times New Roman" w:cs="Times New Roman"/>
          <w:sz w:val="18"/>
        </w:rPr>
        <w:t xml:space="preserve">        </w:t>
      </w:r>
      <w:r w:rsidRPr="00187CB3">
        <w:rPr>
          <w:rFonts w:ascii="Times New Roman" w:hAnsi="Times New Roman" w:cs="Times New Roman"/>
          <w:sz w:val="18"/>
        </w:rPr>
        <w:t>微调增加输出</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6.14 </w:t>
      </w:r>
      <w:r w:rsidRPr="00187CB3">
        <w:rPr>
          <w:rFonts w:ascii="Times New Roman" w:hAnsi="Times New Roman" w:cs="Times New Roman"/>
          <w:sz w:val="18"/>
        </w:rPr>
        <w:t>触动按钮制作实例</w:t>
      </w:r>
    </w:p>
    <w:p w:rsidR="00575BA4" w:rsidRPr="00187CB3" w:rsidRDefault="00575BA4" w:rsidP="00575BA4">
      <w:pPr>
        <w:ind w:firstLine="420"/>
        <w:rPr>
          <w:rFonts w:ascii="Times New Roman" w:eastAsia="楷体_GB2312" w:hAnsi="Times New Roman" w:cs="Times New Roman"/>
        </w:rPr>
      </w:pPr>
      <w:r w:rsidRPr="00187CB3">
        <w:rPr>
          <w:rFonts w:ascii="Times New Roman" w:eastAsia="楷体_GB2312" w:hAnsi="Times New Roman" w:cs="Times New Roman"/>
        </w:rPr>
        <w:t>实例中：采用开关量型触动按钮制作了一对</w:t>
      </w:r>
      <w:r w:rsidRPr="00187CB3">
        <w:rPr>
          <w:rFonts w:ascii="Times New Roman" w:eastAsia="楷体_GB2312" w:hAnsi="Times New Roman" w:cs="Times New Roman"/>
        </w:rPr>
        <w:t>“</w:t>
      </w:r>
      <w:r w:rsidRPr="00187CB3">
        <w:rPr>
          <w:rFonts w:ascii="Times New Roman" w:eastAsia="楷体_GB2312" w:hAnsi="Times New Roman" w:cs="Times New Roman"/>
        </w:rPr>
        <w:t>手动</w:t>
      </w:r>
      <w:r w:rsidRPr="00187CB3">
        <w:rPr>
          <w:rFonts w:ascii="Times New Roman" w:eastAsia="楷体_GB2312" w:hAnsi="Times New Roman" w:cs="Times New Roman"/>
        </w:rPr>
        <w:t>—</w:t>
      </w:r>
      <w:r w:rsidRPr="00187CB3">
        <w:rPr>
          <w:rFonts w:ascii="Times New Roman" w:eastAsia="楷体_GB2312" w:hAnsi="Times New Roman" w:cs="Times New Roman"/>
        </w:rPr>
        <w:t>自动</w:t>
      </w:r>
      <w:r w:rsidRPr="00187CB3">
        <w:rPr>
          <w:rFonts w:ascii="Times New Roman" w:eastAsia="楷体_GB2312" w:hAnsi="Times New Roman" w:cs="Times New Roman"/>
        </w:rPr>
        <w:t>”</w:t>
      </w:r>
      <w:r w:rsidRPr="00187CB3">
        <w:rPr>
          <w:rFonts w:ascii="Times New Roman" w:eastAsia="楷体_GB2312" w:hAnsi="Times New Roman" w:cs="Times New Roman"/>
        </w:rPr>
        <w:t>切换按钮</w:t>
      </w:r>
      <w:r w:rsidRPr="00187CB3">
        <w:rPr>
          <w:rFonts w:ascii="Times New Roman" w:eastAsia="楷体_GB2312" w:hAnsi="Times New Roman" w:cs="Times New Roman"/>
          <w:noProof/>
        </w:rPr>
        <w:drawing>
          <wp:inline distT="0" distB="0" distL="0" distR="0">
            <wp:extent cx="323850" cy="161925"/>
            <wp:effectExtent l="19050" t="0" r="0" b="0"/>
            <wp:docPr id="272" name="图片 272" descr="bmp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bmp09"/>
                    <pic:cNvPicPr>
                      <a:picLocks noChangeAspect="1" noChangeArrowheads="1"/>
                    </pic:cNvPicPr>
                  </pic:nvPicPr>
                  <pic:blipFill>
                    <a:blip r:embed="rId215" cstate="print"/>
                    <a:srcRect/>
                    <a:stretch>
                      <a:fillRect/>
                    </a:stretch>
                  </pic:blipFill>
                  <pic:spPr bwMode="auto">
                    <a:xfrm>
                      <a:off x="0" y="0"/>
                      <a:ext cx="323850" cy="161925"/>
                    </a:xfrm>
                    <a:prstGeom prst="rect">
                      <a:avLst/>
                    </a:prstGeom>
                    <a:noFill/>
                    <a:ln w="9525">
                      <a:noFill/>
                      <a:miter lim="800000"/>
                      <a:headEnd/>
                      <a:tailEnd/>
                    </a:ln>
                  </pic:spPr>
                </pic:pic>
              </a:graphicData>
            </a:graphic>
          </wp:inline>
        </w:drawing>
      </w:r>
      <w:r w:rsidRPr="00187CB3">
        <w:rPr>
          <w:rFonts w:ascii="Times New Roman" w:eastAsia="楷体_GB2312" w:hAnsi="Times New Roman" w:cs="Times New Roman"/>
        </w:rPr>
        <w:t>、</w:t>
      </w:r>
      <w:r w:rsidRPr="00187CB3">
        <w:rPr>
          <w:rFonts w:ascii="Times New Roman" w:eastAsia="楷体_GB2312" w:hAnsi="Times New Roman" w:cs="Times New Roman"/>
          <w:noProof/>
        </w:rPr>
        <w:drawing>
          <wp:inline distT="0" distB="0" distL="0" distR="0">
            <wp:extent cx="295275" cy="161925"/>
            <wp:effectExtent l="19050" t="0" r="9525" b="0"/>
            <wp:docPr id="273" name="图片 273" descr="bm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bmp10"/>
                    <pic:cNvPicPr>
                      <a:picLocks noChangeAspect="1" noChangeArrowheads="1"/>
                    </pic:cNvPicPr>
                  </pic:nvPicPr>
                  <pic:blipFill>
                    <a:blip r:embed="rId39" cstate="print"/>
                    <a:srcRect/>
                    <a:stretch>
                      <a:fillRect/>
                    </a:stretch>
                  </pic:blipFill>
                  <pic:spPr bwMode="auto">
                    <a:xfrm>
                      <a:off x="0" y="0"/>
                      <a:ext cx="295275" cy="161925"/>
                    </a:xfrm>
                    <a:prstGeom prst="rect">
                      <a:avLst/>
                    </a:prstGeom>
                    <a:noFill/>
                    <a:ln w="9525">
                      <a:noFill/>
                      <a:miter lim="800000"/>
                      <a:headEnd/>
                      <a:tailEnd/>
                    </a:ln>
                  </pic:spPr>
                </pic:pic>
              </a:graphicData>
            </a:graphic>
          </wp:inline>
        </w:drawing>
      </w:r>
      <w:r w:rsidRPr="00187CB3">
        <w:rPr>
          <w:rFonts w:ascii="Times New Roman" w:eastAsia="楷体_GB2312" w:hAnsi="Times New Roman" w:cs="Times New Roman"/>
        </w:rPr>
        <w:t>，并通过颜色显示当前状态；在自动状态时，通过模拟量型触动按钮</w:t>
      </w:r>
      <w:r w:rsidRPr="00187CB3">
        <w:rPr>
          <w:rFonts w:ascii="Times New Roman" w:eastAsia="楷体_GB2312" w:hAnsi="Times New Roman" w:cs="Times New Roman"/>
          <w:noProof/>
        </w:rPr>
        <w:drawing>
          <wp:inline distT="0" distB="0" distL="0" distR="0">
            <wp:extent cx="247650" cy="171450"/>
            <wp:effectExtent l="19050" t="0" r="0" b="0"/>
            <wp:docPr id="274" name="图片 274" descr="bmp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4" descr="bmp05"/>
                    <pic:cNvPicPr>
                      <a:picLocks noChangeArrowheads="1"/>
                    </pic:cNvPicPr>
                  </pic:nvPicPr>
                  <pic:blipFill>
                    <a:blip r:embed="rId35" cstate="print"/>
                    <a:srcRect/>
                    <a:stretch>
                      <a:fillRect/>
                    </a:stretch>
                  </pic:blipFill>
                  <pic:spPr bwMode="auto">
                    <a:xfrm>
                      <a:off x="0" y="0"/>
                      <a:ext cx="247650" cy="171450"/>
                    </a:xfrm>
                    <a:prstGeom prst="rect">
                      <a:avLst/>
                    </a:prstGeom>
                    <a:noFill/>
                    <a:ln w="9525">
                      <a:noFill/>
                      <a:miter lim="800000"/>
                      <a:headEnd/>
                      <a:tailEnd/>
                    </a:ln>
                  </pic:spPr>
                </pic:pic>
              </a:graphicData>
            </a:graphic>
          </wp:inline>
        </w:drawing>
      </w:r>
      <w:r w:rsidRPr="00187CB3">
        <w:rPr>
          <w:rFonts w:ascii="Times New Roman" w:eastAsia="楷体_GB2312" w:hAnsi="Times New Roman" w:cs="Times New Roman"/>
        </w:rPr>
        <w:t>、</w:t>
      </w:r>
      <w:r w:rsidRPr="00187CB3">
        <w:rPr>
          <w:rFonts w:ascii="Times New Roman" w:eastAsia="楷体_GB2312" w:hAnsi="Times New Roman" w:cs="Times New Roman"/>
          <w:noProof/>
        </w:rPr>
        <w:drawing>
          <wp:inline distT="0" distB="0" distL="0" distR="0">
            <wp:extent cx="238125" cy="180975"/>
            <wp:effectExtent l="19050" t="0" r="9525" b="0"/>
            <wp:docPr id="275" name="图片 275" descr="bm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bmp06"/>
                    <pic:cNvPicPr>
                      <a:picLocks noChangeAspect="1" noChangeArrowheads="1"/>
                    </pic:cNvPicPr>
                  </pic:nvPicPr>
                  <pic:blipFill>
                    <a:blip r:embed="rId36" cstate="print"/>
                    <a:srcRect/>
                    <a:stretch>
                      <a:fillRect/>
                    </a:stretch>
                  </pic:blipFill>
                  <pic:spPr bwMode="auto">
                    <a:xfrm>
                      <a:off x="0" y="0"/>
                      <a:ext cx="238125" cy="180975"/>
                    </a:xfrm>
                    <a:prstGeom prst="rect">
                      <a:avLst/>
                    </a:prstGeom>
                    <a:noFill/>
                    <a:ln w="9525">
                      <a:noFill/>
                      <a:miter lim="800000"/>
                      <a:headEnd/>
                      <a:tailEnd/>
                    </a:ln>
                  </pic:spPr>
                </pic:pic>
              </a:graphicData>
            </a:graphic>
          </wp:inline>
        </w:drawing>
      </w:r>
      <w:r w:rsidRPr="00187CB3">
        <w:rPr>
          <w:rFonts w:ascii="Times New Roman" w:eastAsia="楷体_GB2312" w:hAnsi="Times New Roman" w:cs="Times New Roman"/>
        </w:rPr>
        <w:t>、</w:t>
      </w:r>
      <w:r w:rsidRPr="00187CB3">
        <w:rPr>
          <w:rFonts w:ascii="Times New Roman" w:eastAsia="楷体_GB2312" w:hAnsi="Times New Roman" w:cs="Times New Roman"/>
          <w:noProof/>
        </w:rPr>
        <w:drawing>
          <wp:inline distT="0" distB="0" distL="0" distR="0">
            <wp:extent cx="247650" cy="180975"/>
            <wp:effectExtent l="19050" t="0" r="0" b="0"/>
            <wp:docPr id="276" name="图片 276" descr="bmp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bmp07"/>
                    <pic:cNvPicPr>
                      <a:picLocks noChangeAspect="1" noChangeArrowheads="1"/>
                    </pic:cNvPicPr>
                  </pic:nvPicPr>
                  <pic:blipFill>
                    <a:blip r:embed="rId37" cstate="print"/>
                    <a:srcRect/>
                    <a:stretch>
                      <a:fillRect/>
                    </a:stretch>
                  </pic:blipFill>
                  <pic:spPr bwMode="auto">
                    <a:xfrm>
                      <a:off x="0" y="0"/>
                      <a:ext cx="247650" cy="180975"/>
                    </a:xfrm>
                    <a:prstGeom prst="rect">
                      <a:avLst/>
                    </a:prstGeom>
                    <a:noFill/>
                    <a:ln w="9525">
                      <a:noFill/>
                      <a:miter lim="800000"/>
                      <a:headEnd/>
                      <a:tailEnd/>
                    </a:ln>
                  </pic:spPr>
                </pic:pic>
              </a:graphicData>
            </a:graphic>
          </wp:inline>
        </w:drawing>
      </w:r>
      <w:r w:rsidRPr="00187CB3">
        <w:rPr>
          <w:rFonts w:ascii="Times New Roman" w:eastAsia="楷体_GB2312" w:hAnsi="Times New Roman" w:cs="Times New Roman"/>
        </w:rPr>
        <w:t>、</w:t>
      </w:r>
      <w:r w:rsidRPr="00187CB3">
        <w:rPr>
          <w:rFonts w:ascii="Times New Roman" w:eastAsia="楷体_GB2312" w:hAnsi="Times New Roman" w:cs="Times New Roman"/>
          <w:noProof/>
        </w:rPr>
        <w:drawing>
          <wp:inline distT="0" distB="0" distL="0" distR="0">
            <wp:extent cx="247650" cy="180975"/>
            <wp:effectExtent l="19050" t="0" r="0" b="0"/>
            <wp:docPr id="277" name="图片 277" descr="bmp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bmp08"/>
                    <pic:cNvPicPr>
                      <a:picLocks noChangeAspect="1" noChangeArrowheads="1"/>
                    </pic:cNvPicPr>
                  </pic:nvPicPr>
                  <pic:blipFill>
                    <a:blip r:embed="rId38" cstate="print"/>
                    <a:srcRect/>
                    <a:stretch>
                      <a:fillRect/>
                    </a:stretch>
                  </pic:blipFill>
                  <pic:spPr bwMode="auto">
                    <a:xfrm>
                      <a:off x="0" y="0"/>
                      <a:ext cx="247650" cy="180975"/>
                    </a:xfrm>
                    <a:prstGeom prst="rect">
                      <a:avLst/>
                    </a:prstGeom>
                    <a:noFill/>
                    <a:ln w="9525">
                      <a:noFill/>
                      <a:miter lim="800000"/>
                      <a:headEnd/>
                      <a:tailEnd/>
                    </a:ln>
                  </pic:spPr>
                </pic:pic>
              </a:graphicData>
            </a:graphic>
          </wp:inline>
        </w:drawing>
      </w:r>
      <w:r w:rsidRPr="00187CB3">
        <w:rPr>
          <w:rFonts w:ascii="Times New Roman" w:eastAsia="楷体_GB2312" w:hAnsi="Times New Roman" w:cs="Times New Roman"/>
        </w:rPr>
        <w:t>来调整输出控制参数。</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显示窗口触动按钮</w:t>
      </w:r>
    </w:p>
    <w:p w:rsidR="00575BA4" w:rsidRPr="00187CB3" w:rsidRDefault="00575BA4" w:rsidP="00575BA4">
      <w:pPr>
        <w:pStyle w:val="afb"/>
      </w:pPr>
      <w:r w:rsidRPr="00187CB3">
        <w:lastRenderedPageBreak/>
        <w:t>该链接用来从一个窗口切换到另一个窗口或弹出一个窗口，弹出窗口的一个重要应用是制作</w:t>
      </w:r>
      <w:r w:rsidRPr="00187CB3">
        <w:t>“</w:t>
      </w:r>
      <w:r w:rsidRPr="00187CB3">
        <w:t>软手操控制</w:t>
      </w:r>
      <w:r w:rsidRPr="00187CB3">
        <w:t>”</w:t>
      </w:r>
      <w:r w:rsidRPr="00187CB3">
        <w:t>，如在监控画面中调用图</w:t>
      </w:r>
      <w:r w:rsidRPr="00187CB3">
        <w:t>6.14</w:t>
      </w:r>
      <w:r w:rsidRPr="00187CB3">
        <w:t>所示</w:t>
      </w:r>
      <w:r w:rsidRPr="00187CB3">
        <w:t>“</w:t>
      </w:r>
      <w:r w:rsidRPr="00187CB3">
        <w:t>汽包水位控制</w:t>
      </w:r>
      <w:r w:rsidRPr="00187CB3">
        <w:t>”</w:t>
      </w:r>
      <w:r w:rsidRPr="00187CB3">
        <w:t>面板等。</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019425" cy="1009650"/>
            <wp:effectExtent l="19050" t="0" r="9525"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16" cstate="print"/>
                    <a:srcRect/>
                    <a:stretch>
                      <a:fillRect/>
                    </a:stretch>
                  </pic:blipFill>
                  <pic:spPr bwMode="auto">
                    <a:xfrm>
                      <a:off x="0" y="0"/>
                      <a:ext cx="3019425" cy="1009650"/>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6.15 </w:t>
      </w:r>
      <w:r w:rsidRPr="00187CB3">
        <w:rPr>
          <w:rFonts w:ascii="Times New Roman" w:hAnsi="Times New Roman" w:cs="Times New Roman"/>
          <w:sz w:val="18"/>
        </w:rPr>
        <w:t>显示窗口连接对话框</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1"/>
        </w:numPr>
        <w:tabs>
          <w:tab w:val="clear" w:pos="0"/>
          <w:tab w:val="num" w:pos="416"/>
        </w:tabs>
        <w:ind w:leftChars="198" w:left="416" w:firstLineChars="1" w:firstLine="2"/>
        <w:rPr>
          <w:rFonts w:ascii="Times New Roman" w:hAnsi="Times New Roman" w:cs="Times New Roman"/>
        </w:rPr>
      </w:pPr>
      <w:r w:rsidRPr="00187CB3">
        <w:rPr>
          <w:rFonts w:ascii="Times New Roman" w:hAnsi="Times New Roman" w:cs="Times New Roman"/>
        </w:rPr>
        <w:t>窗口文件：输入要显示的画面文件名，或通过</w:t>
      </w:r>
      <w:r w:rsidRPr="00187CB3">
        <w:rPr>
          <w:rFonts w:ascii="Times New Roman" w:hAnsi="Times New Roman" w:cs="Times New Roman"/>
        </w:rPr>
        <w:t>“</w:t>
      </w:r>
      <w:r w:rsidRPr="00187CB3">
        <w:rPr>
          <w:rFonts w:ascii="Times New Roman" w:hAnsi="Times New Roman" w:cs="Times New Roman"/>
        </w:rPr>
        <w:t>浏览</w:t>
      </w:r>
      <w:r w:rsidRPr="00187CB3">
        <w:rPr>
          <w:rFonts w:ascii="Times New Roman" w:hAnsi="Times New Roman" w:cs="Times New Roman"/>
        </w:rPr>
        <w:t>…”</w:t>
      </w:r>
      <w:r w:rsidRPr="00187CB3">
        <w:rPr>
          <w:rFonts w:ascii="Times New Roman" w:hAnsi="Times New Roman" w:cs="Times New Roman"/>
        </w:rPr>
        <w:t>按钮打开画面文件夹选择要显示画面文件。</w:t>
      </w:r>
    </w:p>
    <w:p w:rsidR="00575BA4" w:rsidRPr="00187CB3" w:rsidRDefault="00575BA4" w:rsidP="00575BA4">
      <w:pPr>
        <w:ind w:left="840" w:firstLine="420"/>
        <w:rPr>
          <w:rFonts w:ascii="Times New Roman" w:hAnsi="Times New Roman" w:cs="Times New Roman"/>
        </w:rPr>
      </w:pPr>
    </w:p>
    <w:p w:rsidR="00575BA4" w:rsidRPr="00187CB3" w:rsidRDefault="00575BA4" w:rsidP="00575BA4">
      <w:pPr>
        <w:ind w:left="420"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171575" cy="1543050"/>
            <wp:effectExtent l="19050" t="0" r="9525" b="0"/>
            <wp:docPr id="279" name="图片 279" descr="pc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pc002"/>
                    <pic:cNvPicPr>
                      <a:picLocks noChangeAspect="1" noChangeArrowheads="1"/>
                    </pic:cNvPicPr>
                  </pic:nvPicPr>
                  <pic:blipFill>
                    <a:blip r:embed="rId88" cstate="print"/>
                    <a:srcRect/>
                    <a:stretch>
                      <a:fillRect/>
                    </a:stretch>
                  </pic:blipFill>
                  <pic:spPr bwMode="auto">
                    <a:xfrm>
                      <a:off x="0" y="0"/>
                      <a:ext cx="1171575" cy="1543050"/>
                    </a:xfrm>
                    <a:prstGeom prst="rect">
                      <a:avLst/>
                    </a:prstGeom>
                    <a:noFill/>
                    <a:ln w="9525">
                      <a:noFill/>
                      <a:miter lim="800000"/>
                      <a:headEnd/>
                      <a:tailEnd/>
                    </a:ln>
                  </pic:spPr>
                </pic:pic>
              </a:graphicData>
            </a:graphic>
          </wp:inline>
        </w:drawing>
      </w:r>
    </w:p>
    <w:p w:rsidR="00575BA4" w:rsidRPr="00187CB3" w:rsidRDefault="00575BA4" w:rsidP="00575BA4">
      <w:pPr>
        <w:ind w:left="420" w:firstLine="420"/>
        <w:jc w:val="center"/>
        <w:rPr>
          <w:rFonts w:ascii="Times New Roman" w:hAnsi="Times New Roman" w:cs="Times New Roman"/>
        </w:rPr>
      </w:pPr>
    </w:p>
    <w:p w:rsidR="00575BA4" w:rsidRPr="00187CB3" w:rsidRDefault="00575BA4" w:rsidP="00575BA4">
      <w:pPr>
        <w:ind w:left="420"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6.16  </w:t>
      </w:r>
      <w:r w:rsidRPr="00187CB3">
        <w:rPr>
          <w:rFonts w:ascii="Times New Roman" w:hAnsi="Times New Roman" w:cs="Times New Roman"/>
          <w:sz w:val="18"/>
        </w:rPr>
        <w:t>浏览画面文件夹</w:t>
      </w:r>
    </w:p>
    <w:p w:rsidR="00575BA4" w:rsidRPr="00187CB3" w:rsidRDefault="00575BA4" w:rsidP="00575BA4">
      <w:pPr>
        <w:ind w:left="420" w:firstLine="420"/>
        <w:jc w:val="center"/>
        <w:rPr>
          <w:rFonts w:ascii="Times New Roman" w:hAnsi="Times New Roman" w:cs="Times New Roman"/>
        </w:rPr>
      </w:pPr>
    </w:p>
    <w:p w:rsidR="00575BA4" w:rsidRPr="00187CB3" w:rsidRDefault="00575BA4" w:rsidP="006F78FF">
      <w:pPr>
        <w:numPr>
          <w:ilvl w:val="0"/>
          <w:numId w:val="11"/>
        </w:numPr>
        <w:tabs>
          <w:tab w:val="clear" w:pos="0"/>
          <w:tab w:val="num" w:pos="416"/>
        </w:tabs>
        <w:ind w:leftChars="198" w:left="416" w:firstLineChars="1" w:firstLine="2"/>
        <w:rPr>
          <w:rFonts w:ascii="Times New Roman" w:hAnsi="Times New Roman" w:cs="Times New Roman"/>
        </w:rPr>
      </w:pPr>
      <w:r w:rsidRPr="00187CB3">
        <w:rPr>
          <w:rFonts w:ascii="Times New Roman" w:hAnsi="Times New Roman" w:cs="Times New Roman"/>
        </w:rPr>
        <w:t>弹出式：弹出所选窗口，采用该显示方式调用的画面以浮动窗口的方式出现，并且始终保持在显示窗口的最上层，即使经过画面切换后也是如此，除非关闭该窗口。</w:t>
      </w:r>
    </w:p>
    <w:p w:rsidR="00575BA4" w:rsidRPr="00187CB3" w:rsidRDefault="00575BA4" w:rsidP="006F78FF">
      <w:pPr>
        <w:numPr>
          <w:ilvl w:val="0"/>
          <w:numId w:val="11"/>
        </w:numPr>
        <w:ind w:firstLineChars="200" w:firstLine="420"/>
        <w:rPr>
          <w:rFonts w:ascii="Times New Roman" w:hAnsi="Times New Roman" w:cs="Times New Roman"/>
        </w:rPr>
      </w:pPr>
      <w:r w:rsidRPr="00187CB3">
        <w:rPr>
          <w:rFonts w:ascii="Times New Roman" w:hAnsi="Times New Roman" w:cs="Times New Roman"/>
        </w:rPr>
        <w:t>覆盖式：切换到所选窗口，通常用于制作菜单目录。</w:t>
      </w:r>
    </w:p>
    <w:p w:rsidR="00575BA4" w:rsidRPr="00187CB3" w:rsidRDefault="00575BA4" w:rsidP="00575BA4">
      <w:pPr>
        <w:ind w:left="420"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操作口令选项</w:t>
      </w:r>
    </w:p>
    <w:p w:rsidR="00575BA4" w:rsidRPr="00187CB3" w:rsidRDefault="00575BA4" w:rsidP="00575BA4">
      <w:pPr>
        <w:ind w:left="-10" w:firstLine="420"/>
        <w:rPr>
          <w:rFonts w:ascii="Times New Roman" w:hAnsi="Times New Roman" w:cs="Times New Roman"/>
        </w:rPr>
      </w:pPr>
      <w:r w:rsidRPr="00187CB3">
        <w:rPr>
          <w:rFonts w:ascii="Times New Roman" w:hAnsi="Times New Roman" w:cs="Times New Roman"/>
        </w:rPr>
        <w:t>系统对可操作的用户输入均可以通过设置操作口令来区分和识别用户身份，对于不同的用户，系统共设置了</w:t>
      </w:r>
      <w:r w:rsidRPr="00187CB3">
        <w:rPr>
          <w:rFonts w:ascii="Times New Roman" w:hAnsi="Times New Roman" w:cs="Times New Roman"/>
        </w:rPr>
        <w:t>10</w:t>
      </w:r>
      <w:r w:rsidRPr="00187CB3">
        <w:rPr>
          <w:rFonts w:ascii="Times New Roman" w:hAnsi="Times New Roman" w:cs="Times New Roman"/>
        </w:rPr>
        <w:t>级</w:t>
      </w:r>
      <w:r w:rsidR="008620D7" w:rsidRPr="00187CB3">
        <w:rPr>
          <w:rFonts w:ascii="Times New Roman" w:hAnsi="Times New Roman" w:cs="Times New Roman"/>
        </w:rPr>
        <w:t>平行的</w:t>
      </w:r>
      <w:r w:rsidRPr="00187CB3">
        <w:rPr>
          <w:rFonts w:ascii="Times New Roman" w:hAnsi="Times New Roman" w:cs="Times New Roman"/>
        </w:rPr>
        <w:t>操作权限，通过组态设置不同级别的用户输入特性。如图</w:t>
      </w:r>
      <w:r w:rsidRPr="00187CB3">
        <w:rPr>
          <w:rFonts w:ascii="Times New Roman" w:hAnsi="Times New Roman" w:cs="Times New Roman"/>
        </w:rPr>
        <w:t>6.17</w:t>
      </w:r>
      <w:r w:rsidRPr="00187CB3">
        <w:rPr>
          <w:rFonts w:ascii="Times New Roman" w:hAnsi="Times New Roman" w:cs="Times New Roman"/>
        </w:rPr>
        <w:t>所示为操作级别选择：</w:t>
      </w:r>
    </w:p>
    <w:p w:rsidR="008620D7" w:rsidRPr="00187CB3" w:rsidRDefault="008620D7" w:rsidP="00575BA4">
      <w:pPr>
        <w:ind w:left="-10" w:firstLine="420"/>
        <w:rPr>
          <w:rFonts w:ascii="Times New Roman" w:hAnsi="Times New Roman" w:cs="Times New Roman"/>
        </w:rPr>
      </w:pPr>
    </w:p>
    <w:p w:rsidR="00575BA4" w:rsidRPr="00187CB3" w:rsidRDefault="008620D7" w:rsidP="008620D7">
      <w:pPr>
        <w:ind w:left="-10"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066289" cy="215660"/>
            <wp:effectExtent l="19050" t="0" r="761" b="0"/>
            <wp:docPr id="1687"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7" cstate="print"/>
                    <a:srcRect/>
                    <a:stretch>
                      <a:fillRect/>
                    </a:stretch>
                  </pic:blipFill>
                  <pic:spPr bwMode="auto">
                    <a:xfrm>
                      <a:off x="0" y="0"/>
                      <a:ext cx="3107166" cy="218535"/>
                    </a:xfrm>
                    <a:prstGeom prst="rect">
                      <a:avLst/>
                    </a:prstGeom>
                    <a:noFill/>
                    <a:ln w="9525">
                      <a:noFill/>
                      <a:miter lim="800000"/>
                      <a:headEnd/>
                      <a:tailEnd/>
                    </a:ln>
                  </pic:spPr>
                </pic:pic>
              </a:graphicData>
            </a:graphic>
          </wp:inline>
        </w:drawing>
      </w:r>
    </w:p>
    <w:p w:rsidR="00575BA4" w:rsidRPr="00187CB3" w:rsidRDefault="00575BA4" w:rsidP="008620D7">
      <w:pPr>
        <w:ind w:left="-10" w:firstLine="420"/>
        <w:jc w:val="center"/>
        <w:rPr>
          <w:rFonts w:ascii="Times New Roman" w:hAnsi="Times New Roman" w:cs="Times New Roman"/>
        </w:rPr>
      </w:pPr>
      <w:r w:rsidRPr="00187CB3">
        <w:rPr>
          <w:rFonts w:ascii="Times New Roman" w:hAnsi="Times New Roman" w:cs="Times New Roman"/>
        </w:rPr>
        <w:t xml:space="preserve">    </w:t>
      </w:r>
    </w:p>
    <w:p w:rsidR="00575BA4" w:rsidRPr="00187CB3" w:rsidRDefault="00575BA4" w:rsidP="00C219C5">
      <w:pPr>
        <w:ind w:left="420"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6.17 </w:t>
      </w:r>
      <w:r w:rsidRPr="00187CB3">
        <w:rPr>
          <w:rFonts w:ascii="Times New Roman" w:hAnsi="Times New Roman" w:cs="Times New Roman"/>
          <w:sz w:val="18"/>
        </w:rPr>
        <w:t>用户输入</w:t>
      </w:r>
      <w:r w:rsidRPr="00187CB3">
        <w:rPr>
          <w:rFonts w:ascii="Times New Roman" w:hAnsi="Times New Roman" w:cs="Times New Roman"/>
          <w:sz w:val="18"/>
        </w:rPr>
        <w:t>—</w:t>
      </w:r>
      <w:r w:rsidRPr="00187CB3">
        <w:rPr>
          <w:rFonts w:ascii="Times New Roman" w:hAnsi="Times New Roman" w:cs="Times New Roman"/>
          <w:sz w:val="18"/>
        </w:rPr>
        <w:t>操作级别选择</w:t>
      </w:r>
    </w:p>
    <w:p w:rsidR="00575BA4" w:rsidRPr="00187CB3" w:rsidRDefault="00575BA4" w:rsidP="00575BA4">
      <w:pPr>
        <w:pStyle w:val="3"/>
        <w:tabs>
          <w:tab w:val="num" w:pos="720"/>
        </w:tabs>
        <w:spacing w:line="416" w:lineRule="auto"/>
        <w:ind w:firstLine="0"/>
      </w:pPr>
      <w:bookmarkStart w:id="629" w:name="_Toc533348934"/>
      <w:bookmarkStart w:id="630" w:name="_Toc533846607"/>
      <w:bookmarkStart w:id="631" w:name="_Toc533902726"/>
      <w:bookmarkStart w:id="632" w:name="_Toc533902879"/>
      <w:bookmarkStart w:id="633" w:name="_Toc533990451"/>
      <w:bookmarkStart w:id="634" w:name="_Toc310409557"/>
      <w:bookmarkStart w:id="635" w:name="_Toc406075091"/>
      <w:r w:rsidRPr="00187CB3">
        <w:t>值显示</w:t>
      </w:r>
      <w:bookmarkEnd w:id="629"/>
      <w:bookmarkEnd w:id="630"/>
      <w:bookmarkEnd w:id="631"/>
      <w:bookmarkEnd w:id="632"/>
      <w:bookmarkEnd w:id="633"/>
      <w:bookmarkEnd w:id="634"/>
      <w:bookmarkEnd w:id="63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值显示就是使被连接的对象的内容在程序运行时用所连接的数据点的值来替代，只有对文本图素，该链接才有意义的。</w:t>
      </w:r>
    </w:p>
    <w:p w:rsidR="00575BA4" w:rsidRPr="00187CB3" w:rsidRDefault="00575BA4" w:rsidP="00575BA4">
      <w:pPr>
        <w:ind w:firstLine="422"/>
        <w:rPr>
          <w:rFonts w:ascii="Times New Roman" w:hAnsi="Times New Roman" w:cs="Times New Roman"/>
          <w:b/>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开关量值显示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定义开关量变量值变化（</w:t>
      </w:r>
      <w:r w:rsidRPr="00187CB3">
        <w:rPr>
          <w:rFonts w:ascii="Times New Roman" w:hAnsi="Times New Roman" w:cs="Times New Roman"/>
        </w:rPr>
        <w:t>“OFF→ON”</w:t>
      </w:r>
      <w:r w:rsidRPr="00187CB3">
        <w:rPr>
          <w:rFonts w:ascii="Times New Roman" w:hAnsi="Times New Roman" w:cs="Times New Roman"/>
        </w:rPr>
        <w:t>或</w:t>
      </w:r>
      <w:r w:rsidRPr="00187CB3">
        <w:rPr>
          <w:rFonts w:ascii="Times New Roman" w:hAnsi="Times New Roman" w:cs="Times New Roman"/>
        </w:rPr>
        <w:t>“ON→OFF”</w:t>
      </w:r>
      <w:r w:rsidRPr="00187CB3">
        <w:rPr>
          <w:rFonts w:ascii="Times New Roman" w:hAnsi="Times New Roman" w:cs="Times New Roman"/>
        </w:rPr>
        <w:t>）时，被连接对象将要显示的内容（</w:t>
      </w:r>
      <w:r w:rsidRPr="00187CB3">
        <w:rPr>
          <w:rFonts w:ascii="Times New Roman" w:hAnsi="Times New Roman" w:cs="Times New Roman"/>
        </w:rPr>
        <w:t>“</w:t>
      </w:r>
      <w:r w:rsidRPr="00187CB3">
        <w:rPr>
          <w:rFonts w:ascii="Times New Roman" w:hAnsi="Times New Roman" w:cs="Times New Roman"/>
        </w:rPr>
        <w:t>消息</w:t>
      </w:r>
      <w:r w:rsidRPr="00187CB3">
        <w:rPr>
          <w:rFonts w:ascii="Times New Roman" w:hAnsi="Times New Roman" w:cs="Times New Roman"/>
        </w:rPr>
        <w:t>”</w:t>
      </w:r>
      <w:r w:rsidRPr="00187CB3">
        <w:rPr>
          <w:rFonts w:ascii="Times New Roman" w:hAnsi="Times New Roman" w:cs="Times New Roman"/>
        </w:rPr>
        <w:t>），开关量值显示动态属性对话框如图</w:t>
      </w:r>
      <w:r w:rsidRPr="00187CB3">
        <w:rPr>
          <w:rFonts w:ascii="Times New Roman" w:hAnsi="Times New Roman" w:cs="Times New Roman"/>
        </w:rPr>
        <w:t>6.18</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705100" cy="609600"/>
            <wp:effectExtent l="19050" t="0" r="0" b="0"/>
            <wp:docPr id="282" name="图片 282" descr="开关量值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开关量值显示"/>
                    <pic:cNvPicPr>
                      <a:picLocks noChangeAspect="1" noChangeArrowheads="1"/>
                    </pic:cNvPicPr>
                  </pic:nvPicPr>
                  <pic:blipFill>
                    <a:blip r:embed="rId218" cstate="print"/>
                    <a:srcRect/>
                    <a:stretch>
                      <a:fillRect/>
                    </a:stretch>
                  </pic:blipFill>
                  <pic:spPr bwMode="auto">
                    <a:xfrm>
                      <a:off x="0" y="0"/>
                      <a:ext cx="2705100" cy="60960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6.18  </w:t>
      </w:r>
      <w:r w:rsidRPr="00187CB3">
        <w:rPr>
          <w:rFonts w:ascii="Times New Roman" w:hAnsi="Times New Roman" w:cs="Times New Roman"/>
          <w:sz w:val="18"/>
        </w:rPr>
        <w:t>开关量值显示动态属性对话框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2"/>
        </w:numPr>
        <w:ind w:firstLineChars="200" w:firstLine="420"/>
        <w:rPr>
          <w:rFonts w:ascii="Times New Roman" w:hAnsi="Times New Roman" w:cs="Times New Roman"/>
        </w:rPr>
      </w:pPr>
      <w:r w:rsidRPr="00187CB3">
        <w:rPr>
          <w:rFonts w:ascii="Times New Roman" w:hAnsi="Times New Roman" w:cs="Times New Roman"/>
        </w:rPr>
        <w:t>标记名：对象相连的数据点。</w:t>
      </w:r>
    </w:p>
    <w:p w:rsidR="00575BA4" w:rsidRPr="00187CB3" w:rsidRDefault="00575BA4" w:rsidP="006F78FF">
      <w:pPr>
        <w:numPr>
          <w:ilvl w:val="0"/>
          <w:numId w:val="12"/>
        </w:numPr>
        <w:ind w:firstLineChars="200" w:firstLine="420"/>
        <w:rPr>
          <w:rFonts w:ascii="Times New Roman" w:hAnsi="Times New Roman" w:cs="Times New Roman"/>
        </w:rPr>
      </w:pPr>
      <w:r w:rsidRPr="00187CB3">
        <w:rPr>
          <w:rFonts w:ascii="Times New Roman" w:hAnsi="Times New Roman" w:cs="Times New Roman"/>
        </w:rPr>
        <w:lastRenderedPageBreak/>
        <w:t>打开消息：值为</w:t>
      </w:r>
      <w:r w:rsidRPr="00187CB3">
        <w:rPr>
          <w:rFonts w:ascii="Times New Roman" w:hAnsi="Times New Roman" w:cs="Times New Roman"/>
        </w:rPr>
        <w:t>“ON”</w:t>
      </w:r>
      <w:r w:rsidRPr="00187CB3">
        <w:rPr>
          <w:rFonts w:ascii="Times New Roman" w:hAnsi="Times New Roman" w:cs="Times New Roman"/>
        </w:rPr>
        <w:t>时对象显示的信息。</w:t>
      </w:r>
    </w:p>
    <w:p w:rsidR="00575BA4" w:rsidRPr="00187CB3" w:rsidRDefault="00575BA4" w:rsidP="006F78FF">
      <w:pPr>
        <w:numPr>
          <w:ilvl w:val="0"/>
          <w:numId w:val="12"/>
        </w:numPr>
        <w:ind w:firstLineChars="200" w:firstLine="420"/>
        <w:rPr>
          <w:rFonts w:ascii="Times New Roman" w:hAnsi="Times New Roman" w:cs="Times New Roman"/>
        </w:rPr>
      </w:pPr>
      <w:r w:rsidRPr="00187CB3">
        <w:rPr>
          <w:rFonts w:ascii="Times New Roman" w:hAnsi="Times New Roman" w:cs="Times New Roman"/>
        </w:rPr>
        <w:t>关闭消息：值为</w:t>
      </w:r>
      <w:r w:rsidRPr="00187CB3">
        <w:rPr>
          <w:rFonts w:ascii="Times New Roman" w:hAnsi="Times New Roman" w:cs="Times New Roman"/>
        </w:rPr>
        <w:t>“OFF”</w:t>
      </w:r>
      <w:r w:rsidRPr="00187CB3">
        <w:rPr>
          <w:rFonts w:ascii="Times New Roman" w:hAnsi="Times New Roman" w:cs="Times New Roman"/>
        </w:rPr>
        <w:t>时对象显示的信息。</w:t>
      </w:r>
    </w:p>
    <w:p w:rsidR="00575BA4" w:rsidRPr="00187CB3" w:rsidRDefault="00575BA4" w:rsidP="00575BA4">
      <w:pPr>
        <w:ind w:firstLine="422"/>
        <w:rPr>
          <w:rFonts w:ascii="Times New Roman" w:hAnsi="Times New Roman" w:cs="Times New Roman"/>
          <w:b/>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模拟量值显示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定义模拟量变量值变化时，被连接对象将要显示的内容及格式，模拟量值显示动态属性对话框如图</w:t>
      </w:r>
      <w:r w:rsidRPr="00187CB3">
        <w:rPr>
          <w:rFonts w:ascii="Times New Roman" w:hAnsi="Times New Roman" w:cs="Times New Roman"/>
        </w:rPr>
        <w:t>6.19</w:t>
      </w:r>
      <w:r w:rsidRPr="00187CB3">
        <w:rPr>
          <w:rFonts w:ascii="Times New Roman" w:hAnsi="Times New Roman" w:cs="Times New Roman"/>
        </w:rPr>
        <w:t>所示：</w:t>
      </w:r>
    </w:p>
    <w:p w:rsidR="00575BA4" w:rsidRPr="00187CB3" w:rsidRDefault="00575BA4" w:rsidP="00575BA4">
      <w:pPr>
        <w:ind w:firstLine="422"/>
        <w:jc w:val="center"/>
        <w:rPr>
          <w:rFonts w:ascii="Times New Roman" w:hAnsi="Times New Roman" w:cs="Times New Roman"/>
          <w:b/>
        </w:rPr>
      </w:pPr>
      <w:r w:rsidRPr="00187CB3">
        <w:rPr>
          <w:rFonts w:ascii="Times New Roman" w:hAnsi="Times New Roman" w:cs="Times New Roman"/>
          <w:b/>
          <w:noProof/>
        </w:rPr>
        <w:drawing>
          <wp:inline distT="0" distB="0" distL="0" distR="0">
            <wp:extent cx="2343150" cy="1057275"/>
            <wp:effectExtent l="19050" t="0" r="0" b="0"/>
            <wp:docPr id="283" name="图片 283" descr="模拟量值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模拟量值显示"/>
                    <pic:cNvPicPr>
                      <a:picLocks noChangeAspect="1" noChangeArrowheads="1"/>
                    </pic:cNvPicPr>
                  </pic:nvPicPr>
                  <pic:blipFill>
                    <a:blip r:embed="rId219" cstate="print"/>
                    <a:srcRect/>
                    <a:stretch>
                      <a:fillRect/>
                    </a:stretch>
                  </pic:blipFill>
                  <pic:spPr bwMode="auto">
                    <a:xfrm>
                      <a:off x="0" y="0"/>
                      <a:ext cx="2343150" cy="1057275"/>
                    </a:xfrm>
                    <a:prstGeom prst="rect">
                      <a:avLst/>
                    </a:prstGeom>
                    <a:noFill/>
                    <a:ln w="9525">
                      <a:noFill/>
                      <a:miter lim="800000"/>
                      <a:headEnd/>
                      <a:tailEnd/>
                    </a:ln>
                  </pic:spPr>
                </pic:pic>
              </a:graphicData>
            </a:graphic>
          </wp:inline>
        </w:drawing>
      </w:r>
    </w:p>
    <w:p w:rsidR="00575BA4" w:rsidRPr="00187CB3" w:rsidRDefault="00575BA4" w:rsidP="00575BA4">
      <w:pPr>
        <w:ind w:firstLine="422"/>
        <w:jc w:val="center"/>
        <w:rPr>
          <w:rFonts w:ascii="Times New Roman" w:hAnsi="Times New Roman" w:cs="Times New Roman"/>
          <w:b/>
        </w:rPr>
      </w:pPr>
    </w:p>
    <w:p w:rsidR="00575BA4" w:rsidRPr="00187CB3" w:rsidRDefault="00575BA4" w:rsidP="00575BA4">
      <w:pPr>
        <w:ind w:firstLine="360"/>
        <w:jc w:val="center"/>
        <w:rPr>
          <w:rFonts w:ascii="Times New Roman" w:hAnsi="Times New Roman" w:cs="Times New Roman"/>
          <w:b/>
        </w:rPr>
      </w:pPr>
      <w:r w:rsidRPr="00187CB3">
        <w:rPr>
          <w:rFonts w:ascii="Times New Roman" w:hAnsi="Times New Roman" w:cs="Times New Roman"/>
          <w:sz w:val="18"/>
        </w:rPr>
        <w:t>图</w:t>
      </w:r>
      <w:r w:rsidRPr="00187CB3">
        <w:rPr>
          <w:rFonts w:ascii="Times New Roman" w:hAnsi="Times New Roman" w:cs="Times New Roman"/>
          <w:sz w:val="18"/>
        </w:rPr>
        <w:t xml:space="preserve">6.19  </w:t>
      </w:r>
      <w:r w:rsidRPr="00187CB3">
        <w:rPr>
          <w:rFonts w:ascii="Times New Roman" w:hAnsi="Times New Roman" w:cs="Times New Roman"/>
          <w:sz w:val="18"/>
        </w:rPr>
        <w:t>模拟量值显示动态属性对话框</w:t>
      </w:r>
    </w:p>
    <w:p w:rsidR="00575BA4" w:rsidRPr="00187CB3" w:rsidRDefault="00575BA4" w:rsidP="00575BA4">
      <w:pPr>
        <w:pStyle w:val="afa"/>
        <w:ind w:firstLine="480"/>
        <w:rPr>
          <w:rFonts w:ascii="Times New Roman" w:hAnsi="Times New Roman"/>
        </w:rPr>
      </w:pPr>
      <w:r w:rsidRPr="00187CB3">
        <w:rPr>
          <w:rFonts w:ascii="Times New Roman" w:hAnsi="Times New Roman"/>
        </w:rPr>
        <w:t>参数意义：</w:t>
      </w:r>
    </w:p>
    <w:p w:rsidR="00575BA4" w:rsidRPr="00187CB3" w:rsidRDefault="00575BA4" w:rsidP="006F78FF">
      <w:pPr>
        <w:numPr>
          <w:ilvl w:val="0"/>
          <w:numId w:val="12"/>
        </w:numPr>
        <w:ind w:firstLineChars="200" w:firstLine="420"/>
        <w:rPr>
          <w:rFonts w:ascii="Times New Roman" w:hAnsi="Times New Roman" w:cs="Times New Roman"/>
        </w:rPr>
      </w:pPr>
      <w:r w:rsidRPr="00187CB3">
        <w:rPr>
          <w:rFonts w:ascii="Times New Roman" w:hAnsi="Times New Roman" w:cs="Times New Roman"/>
        </w:rPr>
        <w:t>标记名：相连的数据点。</w:t>
      </w:r>
    </w:p>
    <w:p w:rsidR="00575BA4" w:rsidRPr="00187CB3" w:rsidRDefault="00575BA4" w:rsidP="006F78FF">
      <w:pPr>
        <w:numPr>
          <w:ilvl w:val="0"/>
          <w:numId w:val="12"/>
        </w:numPr>
        <w:ind w:firstLineChars="200" w:firstLine="420"/>
        <w:rPr>
          <w:rFonts w:ascii="Times New Roman" w:hAnsi="Times New Roman" w:cs="Times New Roman"/>
        </w:rPr>
      </w:pPr>
      <w:r w:rsidRPr="00187CB3">
        <w:rPr>
          <w:rFonts w:ascii="Times New Roman" w:hAnsi="Times New Roman" w:cs="Times New Roman"/>
        </w:rPr>
        <w:t>格式：模拟量值的显示格式，与</w:t>
      </w:r>
      <w:r w:rsidRPr="00187CB3">
        <w:rPr>
          <w:rFonts w:ascii="Times New Roman" w:hAnsi="Times New Roman" w:cs="Times New Roman"/>
        </w:rPr>
        <w:t>C</w:t>
      </w:r>
      <w:r w:rsidRPr="00187CB3">
        <w:rPr>
          <w:rFonts w:ascii="Times New Roman" w:hAnsi="Times New Roman" w:cs="Times New Roman"/>
        </w:rPr>
        <w:t>语言</w:t>
      </w:r>
      <w:r w:rsidRPr="00187CB3">
        <w:rPr>
          <w:rFonts w:ascii="Times New Roman" w:hAnsi="Times New Roman" w:cs="Times New Roman"/>
        </w:rPr>
        <w:t>printf</w:t>
      </w:r>
      <w:r w:rsidRPr="00187CB3">
        <w:rPr>
          <w:rFonts w:ascii="Times New Roman" w:hAnsi="Times New Roman" w:cs="Times New Roman"/>
        </w:rPr>
        <w:t>函数指定输出格式的方法相同。</w:t>
      </w:r>
    </w:p>
    <w:p w:rsidR="00575BA4" w:rsidRPr="00187CB3" w:rsidRDefault="00575BA4" w:rsidP="00575BA4">
      <w:pPr>
        <w:ind w:leftChars="500" w:left="2100" w:hangingChars="500" w:hanging="1050"/>
        <w:rPr>
          <w:rFonts w:ascii="Times New Roman" w:hAnsi="Times New Roman" w:cs="Times New Roman"/>
        </w:rPr>
      </w:pPr>
      <w:r w:rsidRPr="00187CB3">
        <w:rPr>
          <w:rFonts w:ascii="Times New Roman" w:hAnsi="Times New Roman" w:cs="Times New Roman"/>
        </w:rPr>
        <w:t>%g</w:t>
      </w:r>
      <w:r w:rsidRPr="00187CB3">
        <w:rPr>
          <w:rFonts w:ascii="Times New Roman" w:hAnsi="Times New Roman" w:cs="Times New Roman"/>
        </w:rPr>
        <w:tab/>
      </w:r>
      <w:r w:rsidRPr="00187CB3">
        <w:rPr>
          <w:rFonts w:ascii="Times New Roman" w:hAnsi="Times New Roman" w:cs="Times New Roman"/>
        </w:rPr>
        <w:t>自动，根据实际测量值显示数据，如测量值</w:t>
      </w:r>
      <w:r w:rsidRPr="00187CB3">
        <w:rPr>
          <w:rFonts w:ascii="Times New Roman" w:hAnsi="Times New Roman" w:cs="Times New Roman"/>
        </w:rPr>
        <w:t>33.25876</w:t>
      </w:r>
      <w:r w:rsidRPr="00187CB3">
        <w:rPr>
          <w:rFonts w:ascii="Times New Roman" w:hAnsi="Times New Roman" w:cs="Times New Roman"/>
        </w:rPr>
        <w:t>，显示</w:t>
      </w:r>
      <w:r w:rsidRPr="00187CB3">
        <w:rPr>
          <w:rFonts w:ascii="Times New Roman" w:hAnsi="Times New Roman" w:cs="Times New Roman"/>
        </w:rPr>
        <w:t>33.25876</w:t>
      </w:r>
    </w:p>
    <w:p w:rsidR="00575BA4" w:rsidRPr="00187CB3" w:rsidRDefault="00575BA4" w:rsidP="00575BA4">
      <w:pPr>
        <w:ind w:leftChars="300" w:left="630" w:firstLine="420"/>
        <w:rPr>
          <w:rFonts w:ascii="Times New Roman" w:hAnsi="Times New Roman" w:cs="Times New Roman"/>
        </w:rPr>
      </w:pPr>
      <w:r w:rsidRPr="00187CB3">
        <w:rPr>
          <w:rFonts w:ascii="Times New Roman" w:hAnsi="Times New Roman" w:cs="Times New Roman"/>
        </w:rPr>
        <w:t>%</w:t>
      </w:r>
      <w:smartTag w:uri="urn:schemas-microsoft-com:office:smarttags" w:element="chmetcnv">
        <w:smartTagPr>
          <w:attr w:name="TCSC" w:val="0"/>
          <w:attr w:name="NumberType" w:val="1"/>
          <w:attr w:name="Negative" w:val="False"/>
          <w:attr w:name="HasSpace" w:val="False"/>
          <w:attr w:name="SourceValue" w:val="0"/>
          <w:attr w:name="UnitName" w:val="F"/>
        </w:smartTagPr>
        <w:r w:rsidRPr="00187CB3">
          <w:rPr>
            <w:rFonts w:ascii="Times New Roman" w:hAnsi="Times New Roman" w:cs="Times New Roman"/>
          </w:rPr>
          <w:t>.0f</w:t>
        </w:r>
      </w:smartTag>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不保留小数，如测量值</w:t>
      </w:r>
      <w:r w:rsidRPr="00187CB3">
        <w:rPr>
          <w:rFonts w:ascii="Times New Roman" w:hAnsi="Times New Roman" w:cs="Times New Roman"/>
        </w:rPr>
        <w:t>33.25876</w:t>
      </w:r>
      <w:r w:rsidRPr="00187CB3">
        <w:rPr>
          <w:rFonts w:ascii="Times New Roman" w:hAnsi="Times New Roman" w:cs="Times New Roman"/>
        </w:rPr>
        <w:t>，显示</w:t>
      </w:r>
      <w:r w:rsidRPr="00187CB3">
        <w:rPr>
          <w:rFonts w:ascii="Times New Roman" w:hAnsi="Times New Roman" w:cs="Times New Roman"/>
        </w:rPr>
        <w:t>33</w:t>
      </w:r>
    </w:p>
    <w:p w:rsidR="00575BA4" w:rsidRPr="00187CB3" w:rsidRDefault="00575BA4" w:rsidP="00575BA4">
      <w:pPr>
        <w:ind w:leftChars="300" w:left="630" w:firstLine="420"/>
        <w:rPr>
          <w:rFonts w:ascii="Times New Roman" w:hAnsi="Times New Roman" w:cs="Times New Roman"/>
        </w:rPr>
      </w:pPr>
      <w:r w:rsidRPr="00187CB3">
        <w:rPr>
          <w:rFonts w:ascii="Times New Roman" w:hAnsi="Times New Roman" w:cs="Times New Roman"/>
        </w:rPr>
        <w:t>%</w:t>
      </w:r>
      <w:smartTag w:uri="urn:schemas-microsoft-com:office:smarttags" w:element="chmetcnv">
        <w:smartTagPr>
          <w:attr w:name="TCSC" w:val="0"/>
          <w:attr w:name="NumberType" w:val="1"/>
          <w:attr w:name="Negative" w:val="False"/>
          <w:attr w:name="HasSpace" w:val="False"/>
          <w:attr w:name="SourceValue" w:val=".1"/>
          <w:attr w:name="UnitName" w:val="F"/>
        </w:smartTagPr>
        <w:r w:rsidRPr="00187CB3">
          <w:rPr>
            <w:rFonts w:ascii="Times New Roman" w:hAnsi="Times New Roman" w:cs="Times New Roman"/>
          </w:rPr>
          <w:t>.1f</w:t>
        </w:r>
      </w:smartTag>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保留</w:t>
      </w:r>
      <w:r w:rsidRPr="00187CB3">
        <w:rPr>
          <w:rFonts w:ascii="Times New Roman" w:hAnsi="Times New Roman" w:cs="Times New Roman"/>
        </w:rPr>
        <w:t>1</w:t>
      </w:r>
      <w:r w:rsidRPr="00187CB3">
        <w:rPr>
          <w:rFonts w:ascii="Times New Roman" w:hAnsi="Times New Roman" w:cs="Times New Roman"/>
        </w:rPr>
        <w:t>位小数，如测量值</w:t>
      </w:r>
      <w:r w:rsidRPr="00187CB3">
        <w:rPr>
          <w:rFonts w:ascii="Times New Roman" w:hAnsi="Times New Roman" w:cs="Times New Roman"/>
        </w:rPr>
        <w:t>33.25876</w:t>
      </w:r>
      <w:r w:rsidRPr="00187CB3">
        <w:rPr>
          <w:rFonts w:ascii="Times New Roman" w:hAnsi="Times New Roman" w:cs="Times New Roman"/>
        </w:rPr>
        <w:t>，显示</w:t>
      </w:r>
      <w:r w:rsidRPr="00187CB3">
        <w:rPr>
          <w:rFonts w:ascii="Times New Roman" w:hAnsi="Times New Roman" w:cs="Times New Roman"/>
        </w:rPr>
        <w:t>33.3</w:t>
      </w:r>
    </w:p>
    <w:p w:rsidR="00575BA4" w:rsidRPr="00187CB3" w:rsidRDefault="00575BA4" w:rsidP="00575BA4">
      <w:pPr>
        <w:ind w:leftChars="300" w:left="630" w:firstLine="420"/>
        <w:rPr>
          <w:rFonts w:ascii="Times New Roman" w:hAnsi="Times New Roman" w:cs="Times New Roman"/>
        </w:rPr>
      </w:pPr>
      <w:r w:rsidRPr="00187CB3">
        <w:rPr>
          <w:rFonts w:ascii="Times New Roman" w:hAnsi="Times New Roman" w:cs="Times New Roman"/>
        </w:rPr>
        <w:t>%</w:t>
      </w:r>
      <w:smartTag w:uri="urn:schemas-microsoft-com:office:smarttags" w:element="chmetcnv">
        <w:smartTagPr>
          <w:attr w:name="TCSC" w:val="0"/>
          <w:attr w:name="NumberType" w:val="1"/>
          <w:attr w:name="Negative" w:val="False"/>
          <w:attr w:name="HasSpace" w:val="False"/>
          <w:attr w:name="SourceValue" w:val=".2"/>
          <w:attr w:name="UnitName" w:val="F"/>
        </w:smartTagPr>
        <w:r w:rsidRPr="00187CB3">
          <w:rPr>
            <w:rFonts w:ascii="Times New Roman" w:hAnsi="Times New Roman" w:cs="Times New Roman"/>
          </w:rPr>
          <w:t>.2f</w:t>
        </w:r>
      </w:smartTag>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保留</w:t>
      </w:r>
      <w:r w:rsidRPr="00187CB3">
        <w:rPr>
          <w:rFonts w:ascii="Times New Roman" w:hAnsi="Times New Roman" w:cs="Times New Roman"/>
        </w:rPr>
        <w:t>2</w:t>
      </w:r>
      <w:r w:rsidRPr="00187CB3">
        <w:rPr>
          <w:rFonts w:ascii="Times New Roman" w:hAnsi="Times New Roman" w:cs="Times New Roman"/>
        </w:rPr>
        <w:t>位小数，如测量值</w:t>
      </w:r>
      <w:r w:rsidRPr="00187CB3">
        <w:rPr>
          <w:rFonts w:ascii="Times New Roman" w:hAnsi="Times New Roman" w:cs="Times New Roman"/>
        </w:rPr>
        <w:t>33.25876</w:t>
      </w:r>
      <w:r w:rsidRPr="00187CB3">
        <w:rPr>
          <w:rFonts w:ascii="Times New Roman" w:hAnsi="Times New Roman" w:cs="Times New Roman"/>
        </w:rPr>
        <w:t>，显示</w:t>
      </w:r>
      <w:r w:rsidRPr="00187CB3">
        <w:rPr>
          <w:rFonts w:ascii="Times New Roman" w:hAnsi="Times New Roman" w:cs="Times New Roman"/>
        </w:rPr>
        <w:t>33.26</w:t>
      </w:r>
    </w:p>
    <w:p w:rsidR="00575BA4" w:rsidRPr="00187CB3" w:rsidRDefault="00575BA4" w:rsidP="00575BA4">
      <w:pPr>
        <w:ind w:leftChars="300" w:left="630" w:firstLine="420"/>
        <w:rPr>
          <w:rFonts w:ascii="Times New Roman" w:hAnsi="Times New Roman" w:cs="Times New Roman"/>
        </w:rPr>
      </w:pPr>
      <w:r w:rsidRPr="00187CB3">
        <w:rPr>
          <w:rFonts w:ascii="Times New Roman" w:hAnsi="Times New Roman" w:cs="Times New Roman"/>
        </w:rPr>
        <w:t>%</w:t>
      </w:r>
      <w:smartTag w:uri="urn:schemas-microsoft-com:office:smarttags" w:element="chmetcnv">
        <w:smartTagPr>
          <w:attr w:name="TCSC" w:val="0"/>
          <w:attr w:name="NumberType" w:val="1"/>
          <w:attr w:name="Negative" w:val="False"/>
          <w:attr w:name="HasSpace" w:val="False"/>
          <w:attr w:name="SourceValue" w:val=".3"/>
          <w:attr w:name="UnitName" w:val="F"/>
        </w:smartTagPr>
        <w:r w:rsidRPr="00187CB3">
          <w:rPr>
            <w:rFonts w:ascii="Times New Roman" w:hAnsi="Times New Roman" w:cs="Times New Roman"/>
          </w:rPr>
          <w:t>.3f</w:t>
        </w:r>
      </w:smartTag>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保留</w:t>
      </w:r>
      <w:r w:rsidRPr="00187CB3">
        <w:rPr>
          <w:rFonts w:ascii="Times New Roman" w:hAnsi="Times New Roman" w:cs="Times New Roman"/>
        </w:rPr>
        <w:t>3</w:t>
      </w:r>
      <w:r w:rsidRPr="00187CB3">
        <w:rPr>
          <w:rFonts w:ascii="Times New Roman" w:hAnsi="Times New Roman" w:cs="Times New Roman"/>
        </w:rPr>
        <w:t>位小数，如测量值</w:t>
      </w:r>
      <w:r w:rsidRPr="00187CB3">
        <w:rPr>
          <w:rFonts w:ascii="Times New Roman" w:hAnsi="Times New Roman" w:cs="Times New Roman"/>
        </w:rPr>
        <w:t>33.25876</w:t>
      </w:r>
      <w:r w:rsidRPr="00187CB3">
        <w:rPr>
          <w:rFonts w:ascii="Times New Roman" w:hAnsi="Times New Roman" w:cs="Times New Roman"/>
        </w:rPr>
        <w:t>，显示</w:t>
      </w:r>
      <w:r w:rsidRPr="00187CB3">
        <w:rPr>
          <w:rFonts w:ascii="Times New Roman" w:hAnsi="Times New Roman" w:cs="Times New Roman"/>
        </w:rPr>
        <w:t>33.259</w:t>
      </w:r>
    </w:p>
    <w:p w:rsidR="00575BA4" w:rsidRPr="00187CB3" w:rsidRDefault="00575BA4" w:rsidP="00575BA4">
      <w:pPr>
        <w:ind w:leftChars="300" w:left="630" w:firstLine="420"/>
        <w:rPr>
          <w:rFonts w:ascii="Times New Roman" w:hAnsi="Times New Roman" w:cs="Times New Roman"/>
        </w:rPr>
      </w:pPr>
      <w:r w:rsidRPr="00187CB3">
        <w:rPr>
          <w:rFonts w:ascii="Times New Roman" w:hAnsi="Times New Roman" w:cs="Times New Roman"/>
        </w:rPr>
        <w:t>%.e</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科学计数法格式，如测量值</w:t>
      </w:r>
      <w:r w:rsidRPr="00187CB3">
        <w:rPr>
          <w:rFonts w:ascii="Times New Roman" w:hAnsi="Times New Roman" w:cs="Times New Roman"/>
        </w:rPr>
        <w:t>33.25876</w:t>
      </w:r>
      <w:r w:rsidRPr="00187CB3">
        <w:rPr>
          <w:rFonts w:ascii="Times New Roman" w:hAnsi="Times New Roman" w:cs="Times New Roman"/>
        </w:rPr>
        <w:t>，显示</w:t>
      </w:r>
      <w:r w:rsidRPr="00187CB3">
        <w:rPr>
          <w:rFonts w:ascii="Times New Roman" w:hAnsi="Times New Roman" w:cs="Times New Roman"/>
        </w:rPr>
        <w:t>3.325876E+001</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另外，在格式符栏输入特定的字符（如单位等），则显示时这些字符也将被显示出来，如在上述的格式符后写入：</w:t>
      </w:r>
      <w:r w:rsidRPr="00187CB3">
        <w:rPr>
          <w:rFonts w:ascii="Times New Roman" w:hAnsi="Times New Roman" w:cs="Times New Roman"/>
        </w:rPr>
        <w:t>%g MPa</w:t>
      </w:r>
      <w:r w:rsidRPr="00187CB3">
        <w:rPr>
          <w:rFonts w:ascii="Times New Roman" w:hAnsi="Times New Roman" w:cs="Times New Roman"/>
        </w:rPr>
        <w:t>，则显示为：</w:t>
      </w:r>
      <w:r w:rsidRPr="00187CB3">
        <w:rPr>
          <w:rFonts w:ascii="Times New Roman" w:hAnsi="Times New Roman" w:cs="Times New Roman"/>
        </w:rPr>
        <w:t>33.25876 MPa</w:t>
      </w:r>
      <w:r w:rsidRPr="00187CB3">
        <w:rPr>
          <w:rFonts w:ascii="Times New Roman" w:hAnsi="Times New Roman" w:cs="Times New Roman"/>
        </w:rPr>
        <w:t>。</w:t>
      </w:r>
    </w:p>
    <w:p w:rsidR="00575BA4" w:rsidRPr="00187CB3" w:rsidRDefault="00575BA4" w:rsidP="00575BA4">
      <w:pPr>
        <w:pStyle w:val="3"/>
        <w:tabs>
          <w:tab w:val="num" w:pos="720"/>
        </w:tabs>
        <w:spacing w:line="416" w:lineRule="auto"/>
        <w:ind w:firstLine="0"/>
      </w:pPr>
      <w:bookmarkStart w:id="636" w:name="_Toc533348935"/>
      <w:bookmarkStart w:id="637" w:name="_Toc533846608"/>
      <w:bookmarkStart w:id="638" w:name="_Toc533902727"/>
      <w:bookmarkStart w:id="639" w:name="_Toc533902880"/>
      <w:bookmarkStart w:id="640" w:name="_Toc533990452"/>
      <w:bookmarkStart w:id="641" w:name="_Toc310409558"/>
      <w:bookmarkStart w:id="642" w:name="_Toc406075092"/>
      <w:r w:rsidRPr="00187CB3">
        <w:t>线颜色</w:t>
      </w:r>
      <w:bookmarkEnd w:id="636"/>
      <w:bookmarkEnd w:id="637"/>
      <w:bookmarkEnd w:id="638"/>
      <w:bookmarkEnd w:id="639"/>
      <w:bookmarkEnd w:id="640"/>
      <w:bookmarkEnd w:id="641"/>
      <w:bookmarkEnd w:id="642"/>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线颜色</w:t>
      </w:r>
      <w:r w:rsidRPr="00187CB3">
        <w:rPr>
          <w:rFonts w:ascii="Times New Roman" w:hAnsi="Times New Roman" w:cs="Times New Roman"/>
          <w:b/>
        </w:rPr>
        <w:t>—</w:t>
      </w:r>
      <w:r w:rsidRPr="00187CB3">
        <w:rPr>
          <w:rFonts w:ascii="Times New Roman" w:hAnsi="Times New Roman" w:cs="Times New Roman"/>
          <w:b/>
        </w:rPr>
        <w:t>开关量属性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定义开关量变量值变化时，被连接对象（线或边框）将随指定的颜色进行变化，线颜色</w:t>
      </w:r>
      <w:r w:rsidRPr="00187CB3">
        <w:rPr>
          <w:rFonts w:ascii="Times New Roman" w:hAnsi="Times New Roman" w:cs="Times New Roman"/>
        </w:rPr>
        <w:t>-</w:t>
      </w:r>
      <w:r w:rsidRPr="00187CB3">
        <w:rPr>
          <w:rFonts w:ascii="Times New Roman" w:hAnsi="Times New Roman" w:cs="Times New Roman"/>
        </w:rPr>
        <w:t>开关量动态属性对话框如图</w:t>
      </w:r>
      <w:r w:rsidRPr="00187CB3">
        <w:rPr>
          <w:rFonts w:ascii="Times New Roman" w:hAnsi="Times New Roman" w:cs="Times New Roman"/>
        </w:rPr>
        <w:t>6.20</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695575" cy="714375"/>
            <wp:effectExtent l="19050" t="0" r="9525" b="0"/>
            <wp:docPr id="284" name="图片 284" descr="线颜色开关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线颜色开关量"/>
                    <pic:cNvPicPr>
                      <a:picLocks noChangeAspect="1" noChangeArrowheads="1"/>
                    </pic:cNvPicPr>
                  </pic:nvPicPr>
                  <pic:blipFill>
                    <a:blip r:embed="rId220" cstate="print"/>
                    <a:srcRect/>
                    <a:stretch>
                      <a:fillRect/>
                    </a:stretch>
                  </pic:blipFill>
                  <pic:spPr bwMode="auto">
                    <a:xfrm>
                      <a:off x="0" y="0"/>
                      <a:ext cx="2695575" cy="7143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6.20  </w:t>
      </w:r>
      <w:r w:rsidRPr="00187CB3">
        <w:rPr>
          <w:rFonts w:ascii="Times New Roman" w:hAnsi="Times New Roman" w:cs="Times New Roman"/>
          <w:sz w:val="18"/>
        </w:rPr>
        <w:t>线颜色</w:t>
      </w:r>
      <w:r w:rsidRPr="00187CB3">
        <w:rPr>
          <w:rFonts w:ascii="Times New Roman" w:hAnsi="Times New Roman" w:cs="Times New Roman"/>
          <w:sz w:val="18"/>
        </w:rPr>
        <w:t>-</w:t>
      </w:r>
      <w:r w:rsidRPr="00187CB3">
        <w:rPr>
          <w:rFonts w:ascii="Times New Roman" w:hAnsi="Times New Roman" w:cs="Times New Roman"/>
          <w:sz w:val="18"/>
        </w:rPr>
        <w:t>开关量属性对话框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pStyle w:val="afa"/>
        <w:widowControl w:val="0"/>
        <w:numPr>
          <w:ilvl w:val="0"/>
          <w:numId w:val="13"/>
        </w:numPr>
        <w:spacing w:line="240" w:lineRule="auto"/>
        <w:ind w:firstLine="480"/>
        <w:rPr>
          <w:rFonts w:ascii="Times New Roman" w:hAnsi="Times New Roman"/>
        </w:rPr>
      </w:pPr>
      <w:r w:rsidRPr="00187CB3">
        <w:rPr>
          <w:rFonts w:ascii="Times New Roman" w:hAnsi="Times New Roman"/>
        </w:rPr>
        <w:t>标记名：相连的开关量数据点。</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打开颜色：值为</w:t>
      </w:r>
      <w:r w:rsidRPr="00187CB3">
        <w:rPr>
          <w:rFonts w:ascii="Times New Roman" w:hAnsi="Times New Roman" w:cs="Times New Roman"/>
        </w:rPr>
        <w:t>“ON”</w:t>
      </w:r>
      <w:r w:rsidRPr="00187CB3">
        <w:rPr>
          <w:rFonts w:ascii="Times New Roman" w:hAnsi="Times New Roman" w:cs="Times New Roman"/>
        </w:rPr>
        <w:t>时对象线或边框的颜色。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关闭颜色：值为</w:t>
      </w:r>
      <w:r w:rsidRPr="00187CB3">
        <w:rPr>
          <w:rFonts w:ascii="Times New Roman" w:hAnsi="Times New Roman" w:cs="Times New Roman"/>
        </w:rPr>
        <w:t>“OFF”</w:t>
      </w:r>
      <w:r w:rsidRPr="00187CB3">
        <w:rPr>
          <w:rFonts w:ascii="Times New Roman" w:hAnsi="Times New Roman" w:cs="Times New Roman"/>
        </w:rPr>
        <w:t>时对象线或边框的颜色。</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点击颜色窗口，弹出调色板对话框，如</w:t>
      </w:r>
      <w:r w:rsidRPr="00187CB3">
        <w:rPr>
          <w:rFonts w:ascii="Times New Roman" w:hAnsi="Times New Roman" w:cs="Times New Roman"/>
          <w:sz w:val="18"/>
        </w:rPr>
        <w:t>图</w:t>
      </w:r>
      <w:r w:rsidRPr="00187CB3">
        <w:rPr>
          <w:rFonts w:ascii="Times New Roman" w:hAnsi="Times New Roman" w:cs="Times New Roman"/>
          <w:sz w:val="18"/>
        </w:rPr>
        <w:t>6.21</w:t>
      </w:r>
      <w:r w:rsidRPr="00187CB3">
        <w:rPr>
          <w:rFonts w:ascii="Times New Roman" w:hAnsi="Times New Roman" w:cs="Times New Roman"/>
          <w:sz w:val="18"/>
        </w:rPr>
        <w:t>所示</w:t>
      </w:r>
      <w:r w:rsidRPr="00187CB3">
        <w:rPr>
          <w:rFonts w:ascii="Times New Roman" w:hAnsi="Times New Roman" w:cs="Times New Roman"/>
        </w:rPr>
        <w:t>：</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057275" cy="1438275"/>
            <wp:effectExtent l="19050" t="0" r="9525" b="0"/>
            <wp:docPr id="285" name="图片 285" descr="pc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pc006"/>
                    <pic:cNvPicPr>
                      <a:picLocks noChangeAspect="1" noChangeArrowheads="1"/>
                    </pic:cNvPicPr>
                  </pic:nvPicPr>
                  <pic:blipFill>
                    <a:blip r:embed="rId163" cstate="print"/>
                    <a:srcRect/>
                    <a:stretch>
                      <a:fillRect/>
                    </a:stretch>
                  </pic:blipFill>
                  <pic:spPr bwMode="auto">
                    <a:xfrm>
                      <a:off x="0" y="0"/>
                      <a:ext cx="1057275" cy="14382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调色板</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43150" cy="1485900"/>
            <wp:effectExtent l="19050" t="0" r="0" b="0"/>
            <wp:docPr id="286" name="图片 286" descr="pc00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pc006_1"/>
                    <pic:cNvPicPr>
                      <a:picLocks noChangeAspect="1" noChangeArrowheads="1"/>
                    </pic:cNvPicPr>
                  </pic:nvPicPr>
                  <pic:blipFill>
                    <a:blip r:embed="rId164" cstate="print"/>
                    <a:srcRect/>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自定义颜色</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6.21  </w:t>
      </w:r>
      <w:r w:rsidRPr="00187CB3">
        <w:rPr>
          <w:rFonts w:ascii="Times New Roman" w:hAnsi="Times New Roman" w:cs="Times New Roman"/>
          <w:sz w:val="18"/>
        </w:rPr>
        <w:t>调色板对话框</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线颜色</w:t>
      </w:r>
      <w:r w:rsidRPr="00187CB3">
        <w:rPr>
          <w:rFonts w:ascii="Times New Roman" w:hAnsi="Times New Roman" w:cs="Times New Roman"/>
          <w:b/>
        </w:rPr>
        <w:t>—</w:t>
      </w:r>
      <w:r w:rsidRPr="00187CB3">
        <w:rPr>
          <w:rFonts w:ascii="Times New Roman" w:hAnsi="Times New Roman" w:cs="Times New Roman"/>
          <w:b/>
        </w:rPr>
        <w:t>模拟量属性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定义模拟量变量值变化时，被连接对象（线或边框）将随模拟量分段区间设置的颜色进行变化，一个模拟量通常设置了</w:t>
      </w:r>
      <w:r w:rsidRPr="00187CB3">
        <w:rPr>
          <w:rFonts w:ascii="Times New Roman" w:hAnsi="Times New Roman" w:cs="Times New Roman"/>
        </w:rPr>
        <w:t>4</w:t>
      </w:r>
      <w:r w:rsidRPr="00187CB3">
        <w:rPr>
          <w:rFonts w:ascii="Times New Roman" w:hAnsi="Times New Roman" w:cs="Times New Roman"/>
        </w:rPr>
        <w:t>个分段点，将其分为</w:t>
      </w:r>
      <w:r w:rsidRPr="00187CB3">
        <w:rPr>
          <w:rFonts w:ascii="Times New Roman" w:hAnsi="Times New Roman" w:cs="Times New Roman"/>
        </w:rPr>
        <w:t>5</w:t>
      </w:r>
      <w:r w:rsidRPr="00187CB3">
        <w:rPr>
          <w:rFonts w:ascii="Times New Roman" w:hAnsi="Times New Roman" w:cs="Times New Roman"/>
        </w:rPr>
        <w:t>个颜色区间，各区间可以根据需要选择不同的颜色来进行区分，或用于报警显示等。线颜色</w:t>
      </w:r>
      <w:r w:rsidRPr="00187CB3">
        <w:rPr>
          <w:rFonts w:ascii="Times New Roman" w:hAnsi="Times New Roman" w:cs="Times New Roman"/>
        </w:rPr>
        <w:t>-</w:t>
      </w:r>
      <w:r w:rsidRPr="00187CB3">
        <w:rPr>
          <w:rFonts w:ascii="Times New Roman" w:hAnsi="Times New Roman" w:cs="Times New Roman"/>
        </w:rPr>
        <w:t>模拟量动态属性对话框如图</w:t>
      </w:r>
      <w:r w:rsidRPr="00187CB3">
        <w:rPr>
          <w:rFonts w:ascii="Times New Roman" w:hAnsi="Times New Roman" w:cs="Times New Roman"/>
        </w:rPr>
        <w:t>6.22</w:t>
      </w:r>
      <w:r w:rsidRPr="00187CB3">
        <w:rPr>
          <w:rFonts w:ascii="Times New Roman" w:hAnsi="Times New Roman" w:cs="Times New Roman"/>
        </w:rPr>
        <w:t>所示：</w:t>
      </w:r>
    </w:p>
    <w:p w:rsidR="00575BA4" w:rsidRPr="00187CB3" w:rsidRDefault="00575BA4" w:rsidP="00575BA4">
      <w:pPr>
        <w:ind w:firstLine="422"/>
        <w:rPr>
          <w:rFonts w:ascii="Times New Roman" w:hAnsi="Times New Roman" w:cs="Times New Roman"/>
          <w:b/>
        </w:rPr>
      </w:pPr>
    </w:p>
    <w:p w:rsidR="00575BA4" w:rsidRPr="00187CB3" w:rsidRDefault="00575BA4" w:rsidP="00575BA4">
      <w:pPr>
        <w:ind w:firstLine="422"/>
        <w:jc w:val="center"/>
        <w:rPr>
          <w:rFonts w:ascii="Times New Roman" w:hAnsi="Times New Roman" w:cs="Times New Roman"/>
          <w:b/>
        </w:rPr>
      </w:pPr>
      <w:r w:rsidRPr="00187CB3">
        <w:rPr>
          <w:rFonts w:ascii="Times New Roman" w:hAnsi="Times New Roman" w:cs="Times New Roman"/>
          <w:b/>
          <w:noProof/>
        </w:rPr>
        <w:drawing>
          <wp:inline distT="0" distB="0" distL="0" distR="0">
            <wp:extent cx="2343150" cy="1562100"/>
            <wp:effectExtent l="19050" t="0" r="0" b="0"/>
            <wp:docPr id="287" name="图片 287" descr="线颜色模拟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线颜色模拟量"/>
                    <pic:cNvPicPr>
                      <a:picLocks noChangeAspect="1" noChangeArrowheads="1"/>
                    </pic:cNvPicPr>
                  </pic:nvPicPr>
                  <pic:blipFill>
                    <a:blip r:embed="rId221" cstate="print"/>
                    <a:srcRect/>
                    <a:stretch>
                      <a:fillRect/>
                    </a:stretch>
                  </pic:blipFill>
                  <pic:spPr bwMode="auto">
                    <a:xfrm>
                      <a:off x="0" y="0"/>
                      <a:ext cx="2343150" cy="1562100"/>
                    </a:xfrm>
                    <a:prstGeom prst="rect">
                      <a:avLst/>
                    </a:prstGeom>
                    <a:noFill/>
                    <a:ln w="9525">
                      <a:noFill/>
                      <a:miter lim="800000"/>
                      <a:headEnd/>
                      <a:tailEnd/>
                    </a:ln>
                  </pic:spPr>
                </pic:pic>
              </a:graphicData>
            </a:graphic>
          </wp:inline>
        </w:drawing>
      </w:r>
    </w:p>
    <w:p w:rsidR="00575BA4" w:rsidRPr="00187CB3" w:rsidRDefault="00575BA4" w:rsidP="00575BA4">
      <w:pPr>
        <w:ind w:firstLine="422"/>
        <w:jc w:val="center"/>
        <w:rPr>
          <w:rFonts w:ascii="Times New Roman" w:hAnsi="Times New Roman" w:cs="Times New Roman"/>
          <w:b/>
        </w:rPr>
      </w:pPr>
    </w:p>
    <w:p w:rsidR="00575BA4" w:rsidRPr="00187CB3" w:rsidRDefault="00575BA4" w:rsidP="00575BA4">
      <w:pPr>
        <w:ind w:firstLine="360"/>
        <w:jc w:val="center"/>
        <w:rPr>
          <w:rFonts w:ascii="Times New Roman" w:hAnsi="Times New Roman" w:cs="Times New Roman"/>
          <w:b/>
        </w:rPr>
      </w:pPr>
      <w:r w:rsidRPr="00187CB3">
        <w:rPr>
          <w:rFonts w:ascii="Times New Roman" w:hAnsi="Times New Roman" w:cs="Times New Roman"/>
          <w:sz w:val="18"/>
        </w:rPr>
        <w:t>图</w:t>
      </w:r>
      <w:r w:rsidRPr="00187CB3">
        <w:rPr>
          <w:rFonts w:ascii="Times New Roman" w:hAnsi="Times New Roman" w:cs="Times New Roman"/>
          <w:sz w:val="18"/>
        </w:rPr>
        <w:t xml:space="preserve">6.22  </w:t>
      </w:r>
      <w:r w:rsidRPr="00187CB3">
        <w:rPr>
          <w:rFonts w:ascii="Times New Roman" w:hAnsi="Times New Roman" w:cs="Times New Roman"/>
          <w:sz w:val="18"/>
        </w:rPr>
        <w:t>线颜色</w:t>
      </w:r>
      <w:r w:rsidRPr="00187CB3">
        <w:rPr>
          <w:rFonts w:ascii="Times New Roman" w:hAnsi="Times New Roman" w:cs="Times New Roman"/>
          <w:sz w:val="18"/>
        </w:rPr>
        <w:t>-</w:t>
      </w:r>
      <w:r w:rsidRPr="00187CB3">
        <w:rPr>
          <w:rFonts w:ascii="Times New Roman" w:hAnsi="Times New Roman" w:cs="Times New Roman"/>
          <w:sz w:val="18"/>
        </w:rPr>
        <w:t>模拟量属性对话框</w:t>
      </w:r>
    </w:p>
    <w:p w:rsidR="00575BA4" w:rsidRPr="00187CB3" w:rsidRDefault="00575BA4" w:rsidP="00575BA4">
      <w:pPr>
        <w:ind w:firstLine="422"/>
        <w:rPr>
          <w:rFonts w:ascii="Times New Roman" w:hAnsi="Times New Roman" w:cs="Times New Roman"/>
          <w:b/>
        </w:rPr>
      </w:pPr>
    </w:p>
    <w:p w:rsidR="00575BA4" w:rsidRPr="00187CB3" w:rsidRDefault="00575BA4" w:rsidP="00575BA4">
      <w:pPr>
        <w:pStyle w:val="afa"/>
        <w:ind w:firstLine="480"/>
        <w:rPr>
          <w:rFonts w:ascii="Times New Roman" w:hAnsi="Times New Roman"/>
        </w:rPr>
      </w:pPr>
      <w:r w:rsidRPr="00187CB3">
        <w:rPr>
          <w:rFonts w:ascii="Times New Roman" w:hAnsi="Times New Roman"/>
        </w:rPr>
        <w:t>参数意义：</w:t>
      </w:r>
    </w:p>
    <w:p w:rsidR="00575BA4" w:rsidRPr="00187CB3" w:rsidRDefault="00575BA4" w:rsidP="006F78FF">
      <w:pPr>
        <w:numPr>
          <w:ilvl w:val="2"/>
          <w:numId w:val="13"/>
        </w:numPr>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2"/>
          <w:numId w:val="13"/>
        </w:numPr>
        <w:rPr>
          <w:rFonts w:ascii="Times New Roman" w:hAnsi="Times New Roman" w:cs="Times New Roman"/>
        </w:rPr>
      </w:pPr>
      <w:r w:rsidRPr="00187CB3">
        <w:rPr>
          <w:rFonts w:ascii="Times New Roman" w:hAnsi="Times New Roman" w:cs="Times New Roman"/>
        </w:rPr>
        <w:t>分断点：从小到大指定</w:t>
      </w:r>
      <w:r w:rsidRPr="00187CB3">
        <w:rPr>
          <w:rFonts w:ascii="Times New Roman" w:hAnsi="Times New Roman" w:cs="Times New Roman"/>
        </w:rPr>
        <w:t>4</w:t>
      </w:r>
      <w:r w:rsidRPr="00187CB3">
        <w:rPr>
          <w:rFonts w:ascii="Times New Roman" w:hAnsi="Times New Roman" w:cs="Times New Roman"/>
        </w:rPr>
        <w:t>个分断点，得到</w:t>
      </w:r>
      <w:r w:rsidRPr="00187CB3">
        <w:rPr>
          <w:rFonts w:ascii="Times New Roman" w:hAnsi="Times New Roman" w:cs="Times New Roman"/>
        </w:rPr>
        <w:t>5</w:t>
      </w:r>
      <w:r w:rsidRPr="00187CB3">
        <w:rPr>
          <w:rFonts w:ascii="Times New Roman" w:hAnsi="Times New Roman" w:cs="Times New Roman"/>
        </w:rPr>
        <w:t>个模拟量值区间。</w:t>
      </w:r>
    </w:p>
    <w:p w:rsidR="00575BA4" w:rsidRPr="00187CB3" w:rsidRDefault="00575BA4" w:rsidP="006F78FF">
      <w:pPr>
        <w:numPr>
          <w:ilvl w:val="2"/>
          <w:numId w:val="13"/>
        </w:numPr>
        <w:rPr>
          <w:rFonts w:ascii="Times New Roman" w:hAnsi="Times New Roman" w:cs="Times New Roman"/>
        </w:rPr>
      </w:pPr>
      <w:r w:rsidRPr="00187CB3">
        <w:rPr>
          <w:rFonts w:ascii="Times New Roman" w:hAnsi="Times New Roman" w:cs="Times New Roman"/>
        </w:rPr>
        <w:t>颜色：</w:t>
      </w:r>
      <w:r w:rsidRPr="00187CB3">
        <w:rPr>
          <w:rFonts w:ascii="Times New Roman" w:hAnsi="Times New Roman" w:cs="Times New Roman"/>
        </w:rPr>
        <w:t>5</w:t>
      </w:r>
      <w:r w:rsidRPr="00187CB3">
        <w:rPr>
          <w:rFonts w:ascii="Times New Roman" w:hAnsi="Times New Roman" w:cs="Times New Roman"/>
        </w:rPr>
        <w:t>个区间对应的颜色，值处于哪个区间，对象线或边框就显示对应的颜色。</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点击颜色窗口，弹出调色板对话框如图</w:t>
      </w:r>
      <w:r w:rsidRPr="00187CB3">
        <w:rPr>
          <w:rFonts w:ascii="Times New Roman" w:hAnsi="Times New Roman" w:cs="Times New Roman"/>
        </w:rPr>
        <w:t>6.21</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线颜色</w:t>
      </w:r>
      <w:r w:rsidRPr="00187CB3">
        <w:rPr>
          <w:rFonts w:ascii="Times New Roman" w:hAnsi="Times New Roman" w:cs="Times New Roman"/>
          <w:b/>
        </w:rPr>
        <w:t>-</w:t>
      </w:r>
      <w:r w:rsidRPr="00187CB3">
        <w:rPr>
          <w:rFonts w:ascii="Times New Roman" w:hAnsi="Times New Roman" w:cs="Times New Roman"/>
          <w:b/>
        </w:rPr>
        <w:t>开关量报警</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定义开关量变量报警时，被连接对象（线或边框）将随指定的颜色进行变化，线颜色</w:t>
      </w:r>
      <w:r w:rsidRPr="00187CB3">
        <w:rPr>
          <w:rFonts w:ascii="Times New Roman" w:hAnsi="Times New Roman" w:cs="Times New Roman"/>
        </w:rPr>
        <w:t>-</w:t>
      </w:r>
      <w:r w:rsidRPr="00187CB3">
        <w:rPr>
          <w:rFonts w:ascii="Times New Roman" w:hAnsi="Times New Roman" w:cs="Times New Roman"/>
        </w:rPr>
        <w:t>开关量报警动态属性对话框如图</w:t>
      </w:r>
      <w:r w:rsidRPr="00187CB3">
        <w:rPr>
          <w:rFonts w:ascii="Times New Roman" w:hAnsi="Times New Roman" w:cs="Times New Roman"/>
        </w:rPr>
        <w:t>6.23</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695575" cy="714375"/>
            <wp:effectExtent l="19050" t="0" r="9525" b="0"/>
            <wp:docPr id="288" name="图片 288" descr="开关量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开关量报警"/>
                    <pic:cNvPicPr>
                      <a:picLocks noChangeAspect="1" noChangeArrowheads="1"/>
                    </pic:cNvPicPr>
                  </pic:nvPicPr>
                  <pic:blipFill>
                    <a:blip r:embed="rId222" cstate="print"/>
                    <a:srcRect/>
                    <a:stretch>
                      <a:fillRect/>
                    </a:stretch>
                  </pic:blipFill>
                  <pic:spPr bwMode="auto">
                    <a:xfrm>
                      <a:off x="0" y="0"/>
                      <a:ext cx="2695575" cy="7143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6.23  </w:t>
      </w:r>
      <w:r w:rsidRPr="00187CB3">
        <w:rPr>
          <w:rFonts w:ascii="Times New Roman" w:hAnsi="Times New Roman" w:cs="Times New Roman"/>
          <w:sz w:val="18"/>
        </w:rPr>
        <w:t>线颜色</w:t>
      </w:r>
      <w:r w:rsidRPr="00187CB3">
        <w:rPr>
          <w:rFonts w:ascii="Times New Roman" w:hAnsi="Times New Roman" w:cs="Times New Roman"/>
          <w:sz w:val="18"/>
        </w:rPr>
        <w:t>-</w:t>
      </w:r>
      <w:r w:rsidRPr="00187CB3">
        <w:rPr>
          <w:rFonts w:ascii="Times New Roman" w:hAnsi="Times New Roman" w:cs="Times New Roman"/>
          <w:sz w:val="18"/>
        </w:rPr>
        <w:t>开关量报警属性对话框</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标记名：相连的开关量数据点，必须是数据库中定义了报警属性的开关量。</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正常颜色：正常时对象线或边框的颜色。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报警颜色：报警时对象线或边框的颜色。</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点击颜色窗口，弹出调色板对话框如图</w:t>
      </w:r>
      <w:r w:rsidRPr="00187CB3">
        <w:rPr>
          <w:rFonts w:ascii="Times New Roman" w:hAnsi="Times New Roman" w:cs="Times New Roman"/>
        </w:rPr>
        <w:t>6.21</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线颜色</w:t>
      </w:r>
      <w:r w:rsidRPr="00187CB3">
        <w:rPr>
          <w:rFonts w:ascii="Times New Roman" w:hAnsi="Times New Roman" w:cs="Times New Roman"/>
          <w:b/>
        </w:rPr>
        <w:t>-</w:t>
      </w:r>
      <w:r w:rsidRPr="00187CB3">
        <w:rPr>
          <w:rFonts w:ascii="Times New Roman" w:hAnsi="Times New Roman" w:cs="Times New Roman"/>
          <w:b/>
        </w:rPr>
        <w:t>模拟量报警</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定义模拟量变量值越限报警时，被连接对象（线或边框）将随模拟量报警分段区间设置的颜色进行变化，</w:t>
      </w:r>
      <w:r w:rsidRPr="00187CB3">
        <w:rPr>
          <w:rFonts w:ascii="Times New Roman" w:hAnsi="Times New Roman" w:cs="Times New Roman"/>
        </w:rPr>
        <w:lastRenderedPageBreak/>
        <w:t>模拟量报警分断区间的设置请参考系统数据库组态的有关内容，各区间可以根据需要选择不同的颜色来进行区分，或用于报警显示等。线颜色</w:t>
      </w:r>
      <w:r w:rsidRPr="00187CB3">
        <w:rPr>
          <w:rFonts w:ascii="Times New Roman" w:hAnsi="Times New Roman" w:cs="Times New Roman"/>
        </w:rPr>
        <w:t>-</w:t>
      </w:r>
      <w:r w:rsidRPr="00187CB3">
        <w:rPr>
          <w:rFonts w:ascii="Times New Roman" w:hAnsi="Times New Roman" w:cs="Times New Roman"/>
        </w:rPr>
        <w:t>模拟量报警动态属性对话框如图</w:t>
      </w:r>
      <w:r w:rsidRPr="00187CB3">
        <w:rPr>
          <w:rFonts w:ascii="Times New Roman" w:hAnsi="Times New Roman" w:cs="Times New Roman"/>
        </w:rPr>
        <w:t>6.24</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43150" cy="1752600"/>
            <wp:effectExtent l="19050" t="0" r="0" b="0"/>
            <wp:docPr id="289" name="图片 289" descr="模拟量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模拟量报警"/>
                    <pic:cNvPicPr>
                      <a:picLocks noChangeAspect="1" noChangeArrowheads="1"/>
                    </pic:cNvPicPr>
                  </pic:nvPicPr>
                  <pic:blipFill>
                    <a:blip r:embed="rId223" cstate="print"/>
                    <a:srcRect/>
                    <a:stretch>
                      <a:fillRect/>
                    </a:stretch>
                  </pic:blipFill>
                  <pic:spPr bwMode="auto">
                    <a:xfrm>
                      <a:off x="0" y="0"/>
                      <a:ext cx="2343150" cy="17526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6.24  </w:t>
      </w:r>
      <w:r w:rsidRPr="00187CB3">
        <w:rPr>
          <w:rFonts w:ascii="Times New Roman" w:hAnsi="Times New Roman" w:cs="Times New Roman"/>
          <w:sz w:val="18"/>
        </w:rPr>
        <w:t>线颜色</w:t>
      </w:r>
      <w:r w:rsidRPr="00187CB3">
        <w:rPr>
          <w:rFonts w:ascii="Times New Roman" w:hAnsi="Times New Roman" w:cs="Times New Roman"/>
          <w:sz w:val="18"/>
        </w:rPr>
        <w:t>-</w:t>
      </w:r>
      <w:r w:rsidRPr="00187CB3">
        <w:rPr>
          <w:rFonts w:ascii="Times New Roman" w:hAnsi="Times New Roman" w:cs="Times New Roman"/>
          <w:sz w:val="18"/>
        </w:rPr>
        <w:t>模拟量报警属性对话框</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越高高限：越高高限报警时线或边框的颜色。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越高限：越高限报警时线或边框的颜色。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正常：正常时线或边框的颜色。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越低限：越低限报警时线或边框的颜色。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越低低限：越低低限报警时线或边框的颜色。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速率报警：速率越限报警时线或边框的颜色。</w:t>
      </w:r>
    </w:p>
    <w:p w:rsidR="00575BA4" w:rsidRPr="00187CB3" w:rsidRDefault="00575BA4" w:rsidP="00575BA4">
      <w:pPr>
        <w:pStyle w:val="3"/>
        <w:tabs>
          <w:tab w:val="num" w:pos="720"/>
        </w:tabs>
        <w:spacing w:line="416" w:lineRule="auto"/>
        <w:ind w:firstLine="0"/>
      </w:pPr>
      <w:bookmarkStart w:id="643" w:name="_Toc533348936"/>
      <w:bookmarkStart w:id="644" w:name="_Toc533846609"/>
      <w:bookmarkStart w:id="645" w:name="_Toc533902728"/>
      <w:bookmarkStart w:id="646" w:name="_Toc533902881"/>
      <w:bookmarkStart w:id="647" w:name="_Toc533990453"/>
      <w:bookmarkStart w:id="648" w:name="_Toc310409559"/>
      <w:bookmarkStart w:id="649" w:name="_Toc406075093"/>
      <w:r w:rsidRPr="00187CB3">
        <w:t>填充颜色</w:t>
      </w:r>
      <w:bookmarkEnd w:id="643"/>
      <w:bookmarkEnd w:id="644"/>
      <w:bookmarkEnd w:id="645"/>
      <w:bookmarkEnd w:id="646"/>
      <w:bookmarkEnd w:id="647"/>
      <w:bookmarkEnd w:id="648"/>
      <w:bookmarkEnd w:id="649"/>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填充颜色</w:t>
      </w:r>
      <w:r w:rsidRPr="00187CB3">
        <w:rPr>
          <w:rFonts w:ascii="Times New Roman" w:hAnsi="Times New Roman" w:cs="Times New Roman"/>
          <w:b/>
        </w:rPr>
        <w:t>—</w:t>
      </w:r>
      <w:r w:rsidRPr="00187CB3">
        <w:rPr>
          <w:rFonts w:ascii="Times New Roman" w:hAnsi="Times New Roman" w:cs="Times New Roman"/>
          <w:b/>
        </w:rPr>
        <w:t>开关量属性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定义开关量变量值变化时，被连接对象（如实心填充的图形、图元等）将随指定的颜色进行变化，填充颜色</w:t>
      </w:r>
      <w:r w:rsidRPr="00187CB3">
        <w:rPr>
          <w:rFonts w:ascii="Times New Roman" w:hAnsi="Times New Roman" w:cs="Times New Roman"/>
        </w:rPr>
        <w:t>-</w:t>
      </w:r>
      <w:r w:rsidRPr="00187CB3">
        <w:rPr>
          <w:rFonts w:ascii="Times New Roman" w:hAnsi="Times New Roman" w:cs="Times New Roman"/>
        </w:rPr>
        <w:t>开关量动态属性对话框如图</w:t>
      </w:r>
      <w:r w:rsidRPr="00187CB3">
        <w:rPr>
          <w:rFonts w:ascii="Times New Roman" w:hAnsi="Times New Roman" w:cs="Times New Roman"/>
        </w:rPr>
        <w:t>6.25</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43150" cy="619125"/>
            <wp:effectExtent l="19050" t="0" r="0" b="0"/>
            <wp:docPr id="290" name="图片 290" descr="填充-开关量颜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填充-开关量颜色"/>
                    <pic:cNvPicPr>
                      <a:picLocks noChangeAspect="1" noChangeArrowheads="1"/>
                    </pic:cNvPicPr>
                  </pic:nvPicPr>
                  <pic:blipFill>
                    <a:blip r:embed="rId224" cstate="print"/>
                    <a:srcRect/>
                    <a:stretch>
                      <a:fillRect/>
                    </a:stretch>
                  </pic:blipFill>
                  <pic:spPr bwMode="auto">
                    <a:xfrm>
                      <a:off x="0" y="0"/>
                      <a:ext cx="2343150" cy="6191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6.25  </w:t>
      </w:r>
      <w:r w:rsidRPr="00187CB3">
        <w:rPr>
          <w:rFonts w:ascii="Times New Roman" w:hAnsi="Times New Roman" w:cs="Times New Roman"/>
          <w:sz w:val="18"/>
        </w:rPr>
        <w:t>填充颜色</w:t>
      </w:r>
      <w:r w:rsidRPr="00187CB3">
        <w:rPr>
          <w:rFonts w:ascii="Times New Roman" w:hAnsi="Times New Roman" w:cs="Times New Roman"/>
          <w:sz w:val="18"/>
        </w:rPr>
        <w:t>-</w:t>
      </w:r>
      <w:r w:rsidRPr="00187CB3">
        <w:rPr>
          <w:rFonts w:ascii="Times New Roman" w:hAnsi="Times New Roman" w:cs="Times New Roman"/>
          <w:sz w:val="18"/>
        </w:rPr>
        <w:t>开关量属性对话框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标记名：相连的开关量数据点。</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打开颜色：值为</w:t>
      </w:r>
      <w:r w:rsidRPr="00187CB3">
        <w:rPr>
          <w:rFonts w:ascii="Times New Roman" w:hAnsi="Times New Roman" w:cs="Times New Roman"/>
        </w:rPr>
        <w:t>“ON”</w:t>
      </w:r>
      <w:r w:rsidRPr="00187CB3">
        <w:rPr>
          <w:rFonts w:ascii="Times New Roman" w:hAnsi="Times New Roman" w:cs="Times New Roman"/>
        </w:rPr>
        <w:t>时对象的填充颜色。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关闭颜色：值为</w:t>
      </w:r>
      <w:r w:rsidRPr="00187CB3">
        <w:rPr>
          <w:rFonts w:ascii="Times New Roman" w:hAnsi="Times New Roman" w:cs="Times New Roman"/>
        </w:rPr>
        <w:t>“OFF”</w:t>
      </w:r>
      <w:r w:rsidRPr="00187CB3">
        <w:rPr>
          <w:rFonts w:ascii="Times New Roman" w:hAnsi="Times New Roman" w:cs="Times New Roman"/>
        </w:rPr>
        <w:t>时对象的填充颜色。</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点击颜色窗口，弹出调色板对话框如图</w:t>
      </w:r>
      <w:r w:rsidRPr="00187CB3">
        <w:rPr>
          <w:rFonts w:ascii="Times New Roman" w:hAnsi="Times New Roman" w:cs="Times New Roman"/>
        </w:rPr>
        <w:t>6.21</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填充颜色</w:t>
      </w:r>
      <w:r w:rsidRPr="00187CB3">
        <w:rPr>
          <w:rFonts w:ascii="Times New Roman" w:hAnsi="Times New Roman" w:cs="Times New Roman"/>
          <w:b/>
        </w:rPr>
        <w:t>—</w:t>
      </w:r>
      <w:r w:rsidRPr="00187CB3">
        <w:rPr>
          <w:rFonts w:ascii="Times New Roman" w:hAnsi="Times New Roman" w:cs="Times New Roman"/>
          <w:b/>
        </w:rPr>
        <w:t>模拟量属性</w:t>
      </w:r>
    </w:p>
    <w:p w:rsidR="00575BA4" w:rsidRPr="00187CB3" w:rsidRDefault="00575BA4" w:rsidP="00575BA4">
      <w:pPr>
        <w:ind w:firstLine="420"/>
        <w:rPr>
          <w:rFonts w:ascii="Times New Roman" w:hAnsi="Times New Roman" w:cs="Times New Roman"/>
          <w:b/>
        </w:rPr>
      </w:pPr>
      <w:r w:rsidRPr="00187CB3">
        <w:rPr>
          <w:rFonts w:ascii="Times New Roman" w:hAnsi="Times New Roman" w:cs="Times New Roman"/>
        </w:rPr>
        <w:t>定义模拟量变量值变化时，被连接填充对象将随模拟量分段区间设置的颜色进行变化，一个模拟量通常设置了</w:t>
      </w:r>
      <w:r w:rsidRPr="00187CB3">
        <w:rPr>
          <w:rFonts w:ascii="Times New Roman" w:hAnsi="Times New Roman" w:cs="Times New Roman"/>
        </w:rPr>
        <w:t>4</w:t>
      </w:r>
      <w:r w:rsidRPr="00187CB3">
        <w:rPr>
          <w:rFonts w:ascii="Times New Roman" w:hAnsi="Times New Roman" w:cs="Times New Roman"/>
        </w:rPr>
        <w:t>个分段点，将其分为</w:t>
      </w:r>
      <w:r w:rsidRPr="00187CB3">
        <w:rPr>
          <w:rFonts w:ascii="Times New Roman" w:hAnsi="Times New Roman" w:cs="Times New Roman"/>
        </w:rPr>
        <w:t>5</w:t>
      </w:r>
      <w:r w:rsidRPr="00187CB3">
        <w:rPr>
          <w:rFonts w:ascii="Times New Roman" w:hAnsi="Times New Roman" w:cs="Times New Roman"/>
        </w:rPr>
        <w:t>个颜色区间，各区间可以根据需要选择不同的颜色来进行区分，或用于报警显示等。填充颜色</w:t>
      </w:r>
      <w:r w:rsidRPr="00187CB3">
        <w:rPr>
          <w:rFonts w:ascii="Times New Roman" w:hAnsi="Times New Roman" w:cs="Times New Roman"/>
        </w:rPr>
        <w:t>-</w:t>
      </w:r>
      <w:r w:rsidRPr="00187CB3">
        <w:rPr>
          <w:rFonts w:ascii="Times New Roman" w:hAnsi="Times New Roman" w:cs="Times New Roman"/>
        </w:rPr>
        <w:t>模拟量动态属性对话框如图</w:t>
      </w:r>
      <w:r w:rsidRPr="00187CB3">
        <w:rPr>
          <w:rFonts w:ascii="Times New Roman" w:hAnsi="Times New Roman" w:cs="Times New Roman"/>
        </w:rPr>
        <w:t>6.26</w:t>
      </w:r>
      <w:r w:rsidRPr="00187CB3">
        <w:rPr>
          <w:rFonts w:ascii="Times New Roman" w:hAnsi="Times New Roman" w:cs="Times New Roman"/>
        </w:rPr>
        <w:t>所示：</w:t>
      </w:r>
    </w:p>
    <w:p w:rsidR="00575BA4" w:rsidRPr="00187CB3" w:rsidRDefault="00575BA4" w:rsidP="00575BA4">
      <w:pPr>
        <w:ind w:firstLine="422"/>
        <w:jc w:val="center"/>
        <w:rPr>
          <w:rFonts w:ascii="Times New Roman" w:hAnsi="Times New Roman" w:cs="Times New Roman"/>
          <w:b/>
        </w:rPr>
      </w:pPr>
      <w:r w:rsidRPr="00187CB3">
        <w:rPr>
          <w:rFonts w:ascii="Times New Roman" w:hAnsi="Times New Roman" w:cs="Times New Roman"/>
          <w:b/>
          <w:noProof/>
        </w:rPr>
        <w:lastRenderedPageBreak/>
        <w:drawing>
          <wp:inline distT="0" distB="0" distL="0" distR="0">
            <wp:extent cx="2343150" cy="1571625"/>
            <wp:effectExtent l="19050" t="0" r="0" b="0"/>
            <wp:docPr id="291" name="图片 291" descr="线颜色模拟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线颜色模拟量"/>
                    <pic:cNvPicPr>
                      <a:picLocks noChangeAspect="1" noChangeArrowheads="1"/>
                    </pic:cNvPicPr>
                  </pic:nvPicPr>
                  <pic:blipFill>
                    <a:blip r:embed="rId221" cstate="print"/>
                    <a:srcRect/>
                    <a:stretch>
                      <a:fillRect/>
                    </a:stretch>
                  </pic:blipFill>
                  <pic:spPr bwMode="auto">
                    <a:xfrm>
                      <a:off x="0" y="0"/>
                      <a:ext cx="2343150" cy="1571625"/>
                    </a:xfrm>
                    <a:prstGeom prst="rect">
                      <a:avLst/>
                    </a:prstGeom>
                    <a:noFill/>
                    <a:ln w="9525">
                      <a:noFill/>
                      <a:miter lim="800000"/>
                      <a:headEnd/>
                      <a:tailEnd/>
                    </a:ln>
                  </pic:spPr>
                </pic:pic>
              </a:graphicData>
            </a:graphic>
          </wp:inline>
        </w:drawing>
      </w:r>
    </w:p>
    <w:p w:rsidR="00575BA4" w:rsidRPr="00187CB3" w:rsidRDefault="00575BA4" w:rsidP="00575BA4">
      <w:pPr>
        <w:ind w:firstLine="422"/>
        <w:jc w:val="center"/>
        <w:rPr>
          <w:rFonts w:ascii="Times New Roman" w:hAnsi="Times New Roman" w:cs="Times New Roman"/>
          <w:b/>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6.26  </w:t>
      </w:r>
      <w:r w:rsidRPr="00187CB3">
        <w:rPr>
          <w:rFonts w:ascii="Times New Roman" w:hAnsi="Times New Roman" w:cs="Times New Roman"/>
          <w:sz w:val="18"/>
        </w:rPr>
        <w:t>填充颜色</w:t>
      </w:r>
      <w:r w:rsidRPr="00187CB3">
        <w:rPr>
          <w:rFonts w:ascii="Times New Roman" w:hAnsi="Times New Roman" w:cs="Times New Roman"/>
          <w:sz w:val="18"/>
        </w:rPr>
        <w:t>-</w:t>
      </w:r>
      <w:r w:rsidRPr="00187CB3">
        <w:rPr>
          <w:rFonts w:ascii="Times New Roman" w:hAnsi="Times New Roman" w:cs="Times New Roman"/>
          <w:sz w:val="18"/>
        </w:rPr>
        <w:t>模拟量属性对话框</w:t>
      </w:r>
    </w:p>
    <w:p w:rsidR="00575BA4" w:rsidRPr="00187CB3" w:rsidRDefault="00575BA4" w:rsidP="00575BA4">
      <w:pPr>
        <w:ind w:firstLine="422"/>
        <w:jc w:val="center"/>
        <w:rPr>
          <w:rFonts w:ascii="Times New Roman" w:hAnsi="Times New Roman" w:cs="Times New Roman"/>
          <w:b/>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分断点：从小到大指定</w:t>
      </w:r>
      <w:r w:rsidRPr="00187CB3">
        <w:rPr>
          <w:rFonts w:ascii="Times New Roman" w:hAnsi="Times New Roman" w:cs="Times New Roman"/>
        </w:rPr>
        <w:t>4</w:t>
      </w:r>
      <w:r w:rsidRPr="00187CB3">
        <w:rPr>
          <w:rFonts w:ascii="Times New Roman" w:hAnsi="Times New Roman" w:cs="Times New Roman"/>
        </w:rPr>
        <w:t>个分断点，得到</w:t>
      </w:r>
      <w:r w:rsidRPr="00187CB3">
        <w:rPr>
          <w:rFonts w:ascii="Times New Roman" w:hAnsi="Times New Roman" w:cs="Times New Roman"/>
        </w:rPr>
        <w:t>5</w:t>
      </w:r>
      <w:r w:rsidRPr="00187CB3">
        <w:rPr>
          <w:rFonts w:ascii="Times New Roman" w:hAnsi="Times New Roman" w:cs="Times New Roman"/>
        </w:rPr>
        <w:t>个区间。</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颜色：</w:t>
      </w:r>
      <w:r w:rsidRPr="00187CB3">
        <w:rPr>
          <w:rFonts w:ascii="Times New Roman" w:hAnsi="Times New Roman" w:cs="Times New Roman"/>
        </w:rPr>
        <w:t>5</w:t>
      </w:r>
      <w:r w:rsidRPr="00187CB3">
        <w:rPr>
          <w:rFonts w:ascii="Times New Roman" w:hAnsi="Times New Roman" w:cs="Times New Roman"/>
        </w:rPr>
        <w:t>个区间对应的颜色，值处于哪个区间，对象的填充色就显示对应的颜色。</w:t>
      </w:r>
    </w:p>
    <w:p w:rsidR="00575BA4" w:rsidRPr="00187CB3" w:rsidRDefault="00575BA4" w:rsidP="00575BA4">
      <w:pPr>
        <w:ind w:firstLine="420"/>
        <w:rPr>
          <w:rFonts w:ascii="Times New Roman" w:hAnsi="Times New Roman" w:cs="Times New Roman"/>
          <w:b/>
        </w:rPr>
      </w:pPr>
      <w:r w:rsidRPr="00187CB3">
        <w:rPr>
          <w:rFonts w:ascii="Times New Roman" w:hAnsi="Times New Roman" w:cs="Times New Roman"/>
        </w:rPr>
        <w:t>点击颜色窗口，弹出调色板对话框如图</w:t>
      </w:r>
      <w:r w:rsidRPr="00187CB3">
        <w:rPr>
          <w:rFonts w:ascii="Times New Roman" w:hAnsi="Times New Roman" w:cs="Times New Roman"/>
        </w:rPr>
        <w:t>6.21</w:t>
      </w:r>
      <w:r w:rsidRPr="00187CB3">
        <w:rPr>
          <w:rFonts w:ascii="Times New Roman" w:hAnsi="Times New Roman" w:cs="Times New Roman"/>
        </w:rPr>
        <w:t>所示。</w:t>
      </w: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填充颜色</w:t>
      </w:r>
      <w:r w:rsidRPr="00187CB3">
        <w:rPr>
          <w:rFonts w:ascii="Times New Roman" w:hAnsi="Times New Roman" w:cs="Times New Roman"/>
          <w:b/>
        </w:rPr>
        <w:t>-</w:t>
      </w:r>
      <w:r w:rsidRPr="00187CB3">
        <w:rPr>
          <w:rFonts w:ascii="Times New Roman" w:hAnsi="Times New Roman" w:cs="Times New Roman"/>
          <w:b/>
        </w:rPr>
        <w:t>开关量报警</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定义开关量变量报警时，被连接对象（如实心填充的图形、图元等）将随指定的颜色进行变化，填充颜色</w:t>
      </w:r>
      <w:r w:rsidRPr="00187CB3">
        <w:rPr>
          <w:rFonts w:ascii="Times New Roman" w:hAnsi="Times New Roman" w:cs="Times New Roman"/>
        </w:rPr>
        <w:t>-</w:t>
      </w:r>
      <w:r w:rsidRPr="00187CB3">
        <w:rPr>
          <w:rFonts w:ascii="Times New Roman" w:hAnsi="Times New Roman" w:cs="Times New Roman"/>
        </w:rPr>
        <w:t>开关量报警动态属性对话框如图</w:t>
      </w:r>
      <w:r w:rsidRPr="00187CB3">
        <w:rPr>
          <w:rFonts w:ascii="Times New Roman" w:hAnsi="Times New Roman" w:cs="Times New Roman"/>
        </w:rPr>
        <w:t>6.27</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695575" cy="714375"/>
            <wp:effectExtent l="19050" t="0" r="9525" b="0"/>
            <wp:docPr id="292" name="图片 292" descr="开关量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开关量报警"/>
                    <pic:cNvPicPr>
                      <a:picLocks noChangeAspect="1" noChangeArrowheads="1"/>
                    </pic:cNvPicPr>
                  </pic:nvPicPr>
                  <pic:blipFill>
                    <a:blip r:embed="rId222" cstate="print"/>
                    <a:srcRect/>
                    <a:stretch>
                      <a:fillRect/>
                    </a:stretch>
                  </pic:blipFill>
                  <pic:spPr bwMode="auto">
                    <a:xfrm>
                      <a:off x="0" y="0"/>
                      <a:ext cx="2695575" cy="7143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6.27  </w:t>
      </w:r>
      <w:r w:rsidRPr="00187CB3">
        <w:rPr>
          <w:rFonts w:ascii="Times New Roman" w:hAnsi="Times New Roman" w:cs="Times New Roman"/>
          <w:sz w:val="18"/>
        </w:rPr>
        <w:t>填充颜色</w:t>
      </w:r>
      <w:r w:rsidRPr="00187CB3">
        <w:rPr>
          <w:rFonts w:ascii="Times New Roman" w:hAnsi="Times New Roman" w:cs="Times New Roman"/>
          <w:sz w:val="18"/>
        </w:rPr>
        <w:t>-</w:t>
      </w:r>
      <w:r w:rsidRPr="00187CB3">
        <w:rPr>
          <w:rFonts w:ascii="Times New Roman" w:hAnsi="Times New Roman" w:cs="Times New Roman"/>
          <w:sz w:val="18"/>
        </w:rPr>
        <w:t>开关量报警属性对话框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正常颜色：正常时对象的填充颜色。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报警颜色：报警时对象的填充颜色。</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点击颜色窗口，弹出调色板对话框如图</w:t>
      </w:r>
      <w:r w:rsidRPr="00187CB3">
        <w:rPr>
          <w:rFonts w:ascii="Times New Roman" w:hAnsi="Times New Roman" w:cs="Times New Roman"/>
        </w:rPr>
        <w:t>6.21</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填充颜色</w:t>
      </w:r>
      <w:r w:rsidRPr="00187CB3">
        <w:rPr>
          <w:rFonts w:ascii="Times New Roman" w:hAnsi="Times New Roman" w:cs="Times New Roman"/>
          <w:b/>
        </w:rPr>
        <w:t>-</w:t>
      </w:r>
      <w:r w:rsidRPr="00187CB3">
        <w:rPr>
          <w:rFonts w:ascii="Times New Roman" w:hAnsi="Times New Roman" w:cs="Times New Roman"/>
          <w:b/>
        </w:rPr>
        <w:t>模拟量报警</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模拟量变量值越限报警时，被连接对象将根据模拟量报警分段区间设置的颜色进行填充，模拟量报警分断区间的设置请参考系统数据库组态的有关内容，各区间可以根据需要选择不同的颜色来进行区分，或用于报警显示等。填充颜色</w:t>
      </w:r>
      <w:r w:rsidRPr="00187CB3">
        <w:rPr>
          <w:rFonts w:ascii="Times New Roman" w:hAnsi="Times New Roman" w:cs="Times New Roman"/>
        </w:rPr>
        <w:t>-</w:t>
      </w:r>
      <w:r w:rsidRPr="00187CB3">
        <w:rPr>
          <w:rFonts w:ascii="Times New Roman" w:hAnsi="Times New Roman" w:cs="Times New Roman"/>
        </w:rPr>
        <w:t>模拟量报警动态属性对话框如图</w:t>
      </w:r>
      <w:r w:rsidRPr="00187CB3">
        <w:rPr>
          <w:rFonts w:ascii="Times New Roman" w:hAnsi="Times New Roman" w:cs="Times New Roman"/>
        </w:rPr>
        <w:t>6.28</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43150" cy="1752600"/>
            <wp:effectExtent l="19050" t="0" r="0" b="0"/>
            <wp:docPr id="293" name="图片 293" descr="模拟量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模拟量报警"/>
                    <pic:cNvPicPr>
                      <a:picLocks noChangeAspect="1" noChangeArrowheads="1"/>
                    </pic:cNvPicPr>
                  </pic:nvPicPr>
                  <pic:blipFill>
                    <a:blip r:embed="rId223" cstate="print"/>
                    <a:srcRect/>
                    <a:stretch>
                      <a:fillRect/>
                    </a:stretch>
                  </pic:blipFill>
                  <pic:spPr bwMode="auto">
                    <a:xfrm>
                      <a:off x="0" y="0"/>
                      <a:ext cx="2343150" cy="17526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6.28  </w:t>
      </w:r>
      <w:r w:rsidRPr="00187CB3">
        <w:rPr>
          <w:rFonts w:ascii="Times New Roman" w:hAnsi="Times New Roman" w:cs="Times New Roman"/>
          <w:sz w:val="18"/>
        </w:rPr>
        <w:t>填充颜色</w:t>
      </w:r>
      <w:r w:rsidRPr="00187CB3">
        <w:rPr>
          <w:rFonts w:ascii="Times New Roman" w:hAnsi="Times New Roman" w:cs="Times New Roman"/>
          <w:sz w:val="18"/>
        </w:rPr>
        <w:t>-</w:t>
      </w:r>
      <w:r w:rsidRPr="00187CB3">
        <w:rPr>
          <w:rFonts w:ascii="Times New Roman" w:hAnsi="Times New Roman" w:cs="Times New Roman"/>
          <w:sz w:val="18"/>
        </w:rPr>
        <w:t>模拟量报警属性对话框</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越高高限：越高高限报警时对象的填充颜色。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越高限：越高限报警时对象的填充颜色。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正常：正常时对象的填充颜色。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lastRenderedPageBreak/>
        <w:t>越低限：越低限报警时对象的填充颜色。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越低低限：越低低限报警时对象的填充颜色。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速率报警：速率越限报警时对象的填充颜色。</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点击颜色窗口，弹出调色板对话框如图</w:t>
      </w:r>
      <w:r w:rsidRPr="00187CB3">
        <w:rPr>
          <w:rFonts w:ascii="Times New Roman" w:hAnsi="Times New Roman" w:cs="Times New Roman"/>
        </w:rPr>
        <w:t>6.21</w:t>
      </w:r>
      <w:r w:rsidRPr="00187CB3">
        <w:rPr>
          <w:rFonts w:ascii="Times New Roman" w:hAnsi="Times New Roman" w:cs="Times New Roman"/>
        </w:rPr>
        <w:t>所示。</w:t>
      </w:r>
    </w:p>
    <w:p w:rsidR="00575BA4" w:rsidRPr="00187CB3" w:rsidRDefault="00575BA4" w:rsidP="00575BA4">
      <w:pPr>
        <w:pStyle w:val="3"/>
        <w:tabs>
          <w:tab w:val="num" w:pos="720"/>
        </w:tabs>
        <w:spacing w:line="416" w:lineRule="auto"/>
        <w:ind w:firstLine="0"/>
      </w:pPr>
      <w:bookmarkStart w:id="650" w:name="_Toc533348937"/>
      <w:bookmarkStart w:id="651" w:name="_Toc533846610"/>
      <w:bookmarkStart w:id="652" w:name="_Toc533902729"/>
      <w:bookmarkStart w:id="653" w:name="_Toc533902882"/>
      <w:bookmarkStart w:id="654" w:name="_Toc533990454"/>
      <w:bookmarkStart w:id="655" w:name="_Toc310409560"/>
      <w:bookmarkStart w:id="656" w:name="_Toc406075094"/>
      <w:r w:rsidRPr="00187CB3">
        <w:t>文字颜色</w:t>
      </w:r>
      <w:bookmarkEnd w:id="650"/>
      <w:bookmarkEnd w:id="651"/>
      <w:bookmarkEnd w:id="652"/>
      <w:bookmarkEnd w:id="653"/>
      <w:bookmarkEnd w:id="654"/>
      <w:bookmarkEnd w:id="655"/>
      <w:bookmarkEnd w:id="656"/>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文字颜色</w:t>
      </w:r>
      <w:r w:rsidRPr="00187CB3">
        <w:rPr>
          <w:rFonts w:ascii="Times New Roman" w:hAnsi="Times New Roman" w:cs="Times New Roman"/>
          <w:b/>
        </w:rPr>
        <w:t>—</w:t>
      </w:r>
      <w:r w:rsidRPr="00187CB3">
        <w:rPr>
          <w:rFonts w:ascii="Times New Roman" w:hAnsi="Times New Roman" w:cs="Times New Roman"/>
          <w:b/>
        </w:rPr>
        <w:t>开关量属性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定义开关量变量值变化时，被连接文本对象将随指定的颜色进行变化，文字颜色</w:t>
      </w:r>
      <w:r w:rsidRPr="00187CB3">
        <w:rPr>
          <w:rFonts w:ascii="Times New Roman" w:hAnsi="Times New Roman" w:cs="Times New Roman"/>
        </w:rPr>
        <w:t>-</w:t>
      </w:r>
      <w:r w:rsidRPr="00187CB3">
        <w:rPr>
          <w:rFonts w:ascii="Times New Roman" w:hAnsi="Times New Roman" w:cs="Times New Roman"/>
        </w:rPr>
        <w:t>开关量动态属性对话框如图</w:t>
      </w:r>
      <w:r w:rsidRPr="00187CB3">
        <w:rPr>
          <w:rFonts w:ascii="Times New Roman" w:hAnsi="Times New Roman" w:cs="Times New Roman"/>
        </w:rPr>
        <w:t>6.29</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43150" cy="619125"/>
            <wp:effectExtent l="19050" t="0" r="0" b="0"/>
            <wp:docPr id="294" name="图片 294" descr="文本色-开关量颜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文本色-开关量颜色"/>
                    <pic:cNvPicPr>
                      <a:picLocks noChangeAspect="1" noChangeArrowheads="1"/>
                    </pic:cNvPicPr>
                  </pic:nvPicPr>
                  <pic:blipFill>
                    <a:blip r:embed="rId224" cstate="print"/>
                    <a:srcRect/>
                    <a:stretch>
                      <a:fillRect/>
                    </a:stretch>
                  </pic:blipFill>
                  <pic:spPr bwMode="auto">
                    <a:xfrm>
                      <a:off x="0" y="0"/>
                      <a:ext cx="2343150" cy="6191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6.29  </w:t>
      </w:r>
      <w:r w:rsidRPr="00187CB3">
        <w:rPr>
          <w:rFonts w:ascii="Times New Roman" w:hAnsi="Times New Roman" w:cs="Times New Roman"/>
          <w:sz w:val="18"/>
        </w:rPr>
        <w:t>文字颜色</w:t>
      </w:r>
      <w:r w:rsidRPr="00187CB3">
        <w:rPr>
          <w:rFonts w:ascii="Times New Roman" w:hAnsi="Times New Roman" w:cs="Times New Roman"/>
          <w:sz w:val="18"/>
        </w:rPr>
        <w:t>-</w:t>
      </w:r>
      <w:r w:rsidRPr="00187CB3">
        <w:rPr>
          <w:rFonts w:ascii="Times New Roman" w:hAnsi="Times New Roman" w:cs="Times New Roman"/>
          <w:sz w:val="18"/>
        </w:rPr>
        <w:t>开关量属性对话框</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标记名：相连的开关量数据点。</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打开颜色：值为</w:t>
      </w:r>
      <w:r w:rsidRPr="00187CB3">
        <w:rPr>
          <w:rFonts w:ascii="Times New Roman" w:hAnsi="Times New Roman" w:cs="Times New Roman"/>
        </w:rPr>
        <w:t>“ON”</w:t>
      </w:r>
      <w:r w:rsidRPr="00187CB3">
        <w:rPr>
          <w:rFonts w:ascii="Times New Roman" w:hAnsi="Times New Roman" w:cs="Times New Roman"/>
        </w:rPr>
        <w:t>时文本的颜色。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关闭颜色：值为</w:t>
      </w:r>
      <w:r w:rsidRPr="00187CB3">
        <w:rPr>
          <w:rFonts w:ascii="Times New Roman" w:hAnsi="Times New Roman" w:cs="Times New Roman"/>
        </w:rPr>
        <w:t>“OFF”</w:t>
      </w:r>
      <w:r w:rsidRPr="00187CB3">
        <w:rPr>
          <w:rFonts w:ascii="Times New Roman" w:hAnsi="Times New Roman" w:cs="Times New Roman"/>
        </w:rPr>
        <w:t>时文本的颜色。</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点击颜色窗口，弹出调色板对话框如图</w:t>
      </w:r>
      <w:r w:rsidRPr="00187CB3">
        <w:rPr>
          <w:rFonts w:ascii="Times New Roman" w:hAnsi="Times New Roman" w:cs="Times New Roman"/>
        </w:rPr>
        <w:t>6.21</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文字颜色</w:t>
      </w:r>
      <w:r w:rsidRPr="00187CB3">
        <w:rPr>
          <w:rFonts w:ascii="Times New Roman" w:hAnsi="Times New Roman" w:cs="Times New Roman"/>
          <w:b/>
        </w:rPr>
        <w:t>—</w:t>
      </w:r>
      <w:r w:rsidRPr="00187CB3">
        <w:rPr>
          <w:rFonts w:ascii="Times New Roman" w:hAnsi="Times New Roman" w:cs="Times New Roman"/>
          <w:b/>
        </w:rPr>
        <w:t>模拟量属性</w:t>
      </w:r>
    </w:p>
    <w:p w:rsidR="00575BA4" w:rsidRPr="00187CB3" w:rsidRDefault="00575BA4" w:rsidP="00575BA4">
      <w:pPr>
        <w:ind w:firstLine="420"/>
        <w:rPr>
          <w:rFonts w:ascii="Times New Roman" w:hAnsi="Times New Roman" w:cs="Times New Roman"/>
          <w:b/>
        </w:rPr>
      </w:pPr>
      <w:r w:rsidRPr="00187CB3">
        <w:rPr>
          <w:rFonts w:ascii="Times New Roman" w:hAnsi="Times New Roman" w:cs="Times New Roman"/>
        </w:rPr>
        <w:t>定义模拟量变量值变化时，被连接文本对象将随模拟量分段区间设置的颜色进行变化，一个模拟量通常设置了</w:t>
      </w:r>
      <w:r w:rsidRPr="00187CB3">
        <w:rPr>
          <w:rFonts w:ascii="Times New Roman" w:hAnsi="Times New Roman" w:cs="Times New Roman"/>
        </w:rPr>
        <w:t>4</w:t>
      </w:r>
      <w:r w:rsidRPr="00187CB3">
        <w:rPr>
          <w:rFonts w:ascii="Times New Roman" w:hAnsi="Times New Roman" w:cs="Times New Roman"/>
        </w:rPr>
        <w:t>个分段点，将其分为</w:t>
      </w:r>
      <w:r w:rsidRPr="00187CB3">
        <w:rPr>
          <w:rFonts w:ascii="Times New Roman" w:hAnsi="Times New Roman" w:cs="Times New Roman"/>
        </w:rPr>
        <w:t>5</w:t>
      </w:r>
      <w:r w:rsidRPr="00187CB3">
        <w:rPr>
          <w:rFonts w:ascii="Times New Roman" w:hAnsi="Times New Roman" w:cs="Times New Roman"/>
        </w:rPr>
        <w:t>个颜色区间，各区间可以根据需要选择不同的颜色来进行区分，或用于报警显示等。文字颜色</w:t>
      </w:r>
      <w:r w:rsidRPr="00187CB3">
        <w:rPr>
          <w:rFonts w:ascii="Times New Roman" w:hAnsi="Times New Roman" w:cs="Times New Roman"/>
        </w:rPr>
        <w:t>-</w:t>
      </w:r>
      <w:r w:rsidRPr="00187CB3">
        <w:rPr>
          <w:rFonts w:ascii="Times New Roman" w:hAnsi="Times New Roman" w:cs="Times New Roman"/>
        </w:rPr>
        <w:t>模拟量动态属性对话框如图</w:t>
      </w:r>
      <w:r w:rsidRPr="00187CB3">
        <w:rPr>
          <w:rFonts w:ascii="Times New Roman" w:hAnsi="Times New Roman" w:cs="Times New Roman"/>
        </w:rPr>
        <w:t>6.30</w:t>
      </w:r>
      <w:r w:rsidRPr="00187CB3">
        <w:rPr>
          <w:rFonts w:ascii="Times New Roman" w:hAnsi="Times New Roman" w:cs="Times New Roman"/>
        </w:rPr>
        <w:t>所示：</w:t>
      </w:r>
    </w:p>
    <w:p w:rsidR="00575BA4" w:rsidRPr="00187CB3" w:rsidRDefault="00575BA4" w:rsidP="00575BA4">
      <w:pPr>
        <w:ind w:firstLine="422"/>
        <w:jc w:val="center"/>
        <w:rPr>
          <w:rFonts w:ascii="Times New Roman" w:hAnsi="Times New Roman" w:cs="Times New Roman"/>
          <w:b/>
        </w:rPr>
      </w:pPr>
      <w:r w:rsidRPr="00187CB3">
        <w:rPr>
          <w:rFonts w:ascii="Times New Roman" w:hAnsi="Times New Roman" w:cs="Times New Roman"/>
          <w:b/>
          <w:noProof/>
        </w:rPr>
        <w:drawing>
          <wp:inline distT="0" distB="0" distL="0" distR="0">
            <wp:extent cx="2343150" cy="1571625"/>
            <wp:effectExtent l="19050" t="0" r="0" b="0"/>
            <wp:docPr id="295" name="图片 295" descr="线颜色模拟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线颜色模拟量"/>
                    <pic:cNvPicPr>
                      <a:picLocks noChangeAspect="1" noChangeArrowheads="1"/>
                    </pic:cNvPicPr>
                  </pic:nvPicPr>
                  <pic:blipFill>
                    <a:blip r:embed="rId221" cstate="print"/>
                    <a:srcRect/>
                    <a:stretch>
                      <a:fillRect/>
                    </a:stretch>
                  </pic:blipFill>
                  <pic:spPr bwMode="auto">
                    <a:xfrm>
                      <a:off x="0" y="0"/>
                      <a:ext cx="2343150" cy="1571625"/>
                    </a:xfrm>
                    <a:prstGeom prst="rect">
                      <a:avLst/>
                    </a:prstGeom>
                    <a:noFill/>
                    <a:ln w="9525">
                      <a:noFill/>
                      <a:miter lim="800000"/>
                      <a:headEnd/>
                      <a:tailEnd/>
                    </a:ln>
                  </pic:spPr>
                </pic:pic>
              </a:graphicData>
            </a:graphic>
          </wp:inline>
        </w:drawing>
      </w:r>
    </w:p>
    <w:p w:rsidR="00575BA4" w:rsidRPr="00187CB3" w:rsidRDefault="00575BA4" w:rsidP="00575BA4">
      <w:pPr>
        <w:ind w:firstLine="422"/>
        <w:jc w:val="center"/>
        <w:rPr>
          <w:rFonts w:ascii="Times New Roman" w:hAnsi="Times New Roman" w:cs="Times New Roman"/>
          <w:b/>
        </w:rPr>
      </w:pPr>
    </w:p>
    <w:p w:rsidR="00575BA4" w:rsidRPr="00187CB3" w:rsidRDefault="00575BA4" w:rsidP="00575BA4">
      <w:pPr>
        <w:ind w:firstLine="360"/>
        <w:jc w:val="center"/>
        <w:rPr>
          <w:rFonts w:ascii="Times New Roman" w:hAnsi="Times New Roman" w:cs="Times New Roman"/>
          <w:b/>
        </w:rPr>
      </w:pPr>
      <w:r w:rsidRPr="00187CB3">
        <w:rPr>
          <w:rFonts w:ascii="Times New Roman" w:hAnsi="Times New Roman" w:cs="Times New Roman"/>
          <w:sz w:val="18"/>
        </w:rPr>
        <w:t>图</w:t>
      </w:r>
      <w:r w:rsidRPr="00187CB3">
        <w:rPr>
          <w:rFonts w:ascii="Times New Roman" w:hAnsi="Times New Roman" w:cs="Times New Roman"/>
          <w:sz w:val="18"/>
        </w:rPr>
        <w:t xml:space="preserve">6.30  </w:t>
      </w:r>
      <w:r w:rsidRPr="00187CB3">
        <w:rPr>
          <w:rFonts w:ascii="Times New Roman" w:hAnsi="Times New Roman" w:cs="Times New Roman"/>
          <w:sz w:val="18"/>
        </w:rPr>
        <w:t>文字颜色</w:t>
      </w:r>
      <w:r w:rsidRPr="00187CB3">
        <w:rPr>
          <w:rFonts w:ascii="Times New Roman" w:hAnsi="Times New Roman" w:cs="Times New Roman"/>
          <w:sz w:val="18"/>
        </w:rPr>
        <w:t>-</w:t>
      </w:r>
      <w:r w:rsidRPr="00187CB3">
        <w:rPr>
          <w:rFonts w:ascii="Times New Roman" w:hAnsi="Times New Roman" w:cs="Times New Roman"/>
          <w:sz w:val="18"/>
        </w:rPr>
        <w:t>模拟量属性对话框</w:t>
      </w:r>
    </w:p>
    <w:p w:rsidR="00575BA4" w:rsidRPr="00187CB3" w:rsidRDefault="00575BA4" w:rsidP="00575BA4">
      <w:pPr>
        <w:ind w:firstLine="422"/>
        <w:rPr>
          <w:rFonts w:ascii="Times New Roman" w:hAnsi="Times New Roman" w:cs="Times New Roman"/>
          <w:b/>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分断点：从小到大指定</w:t>
      </w:r>
      <w:r w:rsidRPr="00187CB3">
        <w:rPr>
          <w:rFonts w:ascii="Times New Roman" w:hAnsi="Times New Roman" w:cs="Times New Roman"/>
        </w:rPr>
        <w:t>4</w:t>
      </w:r>
      <w:r w:rsidRPr="00187CB3">
        <w:rPr>
          <w:rFonts w:ascii="Times New Roman" w:hAnsi="Times New Roman" w:cs="Times New Roman"/>
        </w:rPr>
        <w:t>个分断点，得到</w:t>
      </w:r>
      <w:r w:rsidRPr="00187CB3">
        <w:rPr>
          <w:rFonts w:ascii="Times New Roman" w:hAnsi="Times New Roman" w:cs="Times New Roman"/>
        </w:rPr>
        <w:t>5</w:t>
      </w:r>
      <w:r w:rsidRPr="00187CB3">
        <w:rPr>
          <w:rFonts w:ascii="Times New Roman" w:hAnsi="Times New Roman" w:cs="Times New Roman"/>
        </w:rPr>
        <w:t>个区间。</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颜色：</w:t>
      </w:r>
      <w:r w:rsidRPr="00187CB3">
        <w:rPr>
          <w:rFonts w:ascii="Times New Roman" w:hAnsi="Times New Roman" w:cs="Times New Roman"/>
        </w:rPr>
        <w:t>5</w:t>
      </w:r>
      <w:r w:rsidRPr="00187CB3">
        <w:rPr>
          <w:rFonts w:ascii="Times New Roman" w:hAnsi="Times New Roman" w:cs="Times New Roman"/>
        </w:rPr>
        <w:t>个区间对应的颜色，值处于哪个区间，文本则显示该区间定义的颜色。</w:t>
      </w:r>
    </w:p>
    <w:p w:rsidR="00575BA4" w:rsidRPr="00187CB3" w:rsidRDefault="00575BA4" w:rsidP="00575BA4">
      <w:pPr>
        <w:ind w:firstLine="420"/>
        <w:rPr>
          <w:rFonts w:ascii="Times New Roman" w:hAnsi="Times New Roman" w:cs="Times New Roman"/>
          <w:b/>
        </w:rPr>
      </w:pPr>
      <w:r w:rsidRPr="00187CB3">
        <w:rPr>
          <w:rFonts w:ascii="Times New Roman" w:hAnsi="Times New Roman" w:cs="Times New Roman"/>
        </w:rPr>
        <w:t>点击颜色窗口，弹出调色板对话框如图</w:t>
      </w:r>
      <w:r w:rsidRPr="00187CB3">
        <w:rPr>
          <w:rFonts w:ascii="Times New Roman" w:hAnsi="Times New Roman" w:cs="Times New Roman"/>
        </w:rPr>
        <w:t>6.21</w:t>
      </w:r>
      <w:r w:rsidRPr="00187CB3">
        <w:rPr>
          <w:rFonts w:ascii="Times New Roman" w:hAnsi="Times New Roman" w:cs="Times New Roman"/>
        </w:rPr>
        <w:t>所示。</w:t>
      </w:r>
    </w:p>
    <w:p w:rsidR="00575BA4" w:rsidRPr="00187CB3" w:rsidRDefault="00575BA4" w:rsidP="00575BA4">
      <w:pPr>
        <w:ind w:firstLine="422"/>
        <w:rPr>
          <w:rFonts w:ascii="Times New Roman" w:hAnsi="Times New Roman" w:cs="Times New Roman"/>
          <w:b/>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文字颜色</w:t>
      </w:r>
      <w:r w:rsidRPr="00187CB3">
        <w:rPr>
          <w:rFonts w:ascii="Times New Roman" w:hAnsi="Times New Roman" w:cs="Times New Roman"/>
          <w:b/>
        </w:rPr>
        <w:t>-</w:t>
      </w:r>
      <w:r w:rsidRPr="00187CB3">
        <w:rPr>
          <w:rFonts w:ascii="Times New Roman" w:hAnsi="Times New Roman" w:cs="Times New Roman"/>
          <w:b/>
        </w:rPr>
        <w:t>开关量报警</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定义开关量变量报警时，被连接的文本对象将随指定的颜色进行变化，文字颜色</w:t>
      </w:r>
      <w:r w:rsidRPr="00187CB3">
        <w:rPr>
          <w:rFonts w:ascii="Times New Roman" w:hAnsi="Times New Roman" w:cs="Times New Roman"/>
        </w:rPr>
        <w:t>-</w:t>
      </w:r>
      <w:r w:rsidRPr="00187CB3">
        <w:rPr>
          <w:rFonts w:ascii="Times New Roman" w:hAnsi="Times New Roman" w:cs="Times New Roman"/>
        </w:rPr>
        <w:t>开关量报警动态属性对话框如图</w:t>
      </w:r>
      <w:r w:rsidRPr="00187CB3">
        <w:rPr>
          <w:rFonts w:ascii="Times New Roman" w:hAnsi="Times New Roman" w:cs="Times New Roman"/>
        </w:rPr>
        <w:t>6.31</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695575" cy="714375"/>
            <wp:effectExtent l="19050" t="0" r="9525" b="0"/>
            <wp:docPr id="296" name="图片 296" descr="开关量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开关量报警"/>
                    <pic:cNvPicPr>
                      <a:picLocks noChangeAspect="1" noChangeArrowheads="1"/>
                    </pic:cNvPicPr>
                  </pic:nvPicPr>
                  <pic:blipFill>
                    <a:blip r:embed="rId222" cstate="print"/>
                    <a:srcRect/>
                    <a:stretch>
                      <a:fillRect/>
                    </a:stretch>
                  </pic:blipFill>
                  <pic:spPr bwMode="auto">
                    <a:xfrm>
                      <a:off x="0" y="0"/>
                      <a:ext cx="2695575" cy="7143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6.31  </w:t>
      </w:r>
      <w:r w:rsidRPr="00187CB3">
        <w:rPr>
          <w:rFonts w:ascii="Times New Roman" w:hAnsi="Times New Roman" w:cs="Times New Roman"/>
          <w:sz w:val="18"/>
        </w:rPr>
        <w:t>文字颜色</w:t>
      </w:r>
      <w:r w:rsidRPr="00187CB3">
        <w:rPr>
          <w:rFonts w:ascii="Times New Roman" w:hAnsi="Times New Roman" w:cs="Times New Roman"/>
          <w:sz w:val="18"/>
        </w:rPr>
        <w:t>-</w:t>
      </w:r>
      <w:r w:rsidRPr="00187CB3">
        <w:rPr>
          <w:rFonts w:ascii="Times New Roman" w:hAnsi="Times New Roman" w:cs="Times New Roman"/>
          <w:sz w:val="18"/>
        </w:rPr>
        <w:t>开关量报警属性对话框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lastRenderedPageBreak/>
        <w:t>参数意义：</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正常颜色：正常时文本对象的显示颜色。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报警颜色：报警时文本对象的显示颜色。</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点击颜色窗口，弹出调色板对话框如图</w:t>
      </w:r>
      <w:r w:rsidRPr="00187CB3">
        <w:rPr>
          <w:rFonts w:ascii="Times New Roman" w:hAnsi="Times New Roman" w:cs="Times New Roman"/>
        </w:rPr>
        <w:t>6.21</w:t>
      </w:r>
      <w:r w:rsidRPr="00187CB3">
        <w:rPr>
          <w:rFonts w:ascii="Times New Roman" w:hAnsi="Times New Roman" w:cs="Times New Roman"/>
        </w:rPr>
        <w:t>所示。</w:t>
      </w:r>
    </w:p>
    <w:p w:rsidR="00575BA4" w:rsidRPr="00187CB3" w:rsidRDefault="00575BA4" w:rsidP="00575BA4">
      <w:pPr>
        <w:ind w:firstLine="422"/>
        <w:rPr>
          <w:rFonts w:ascii="Times New Roman" w:hAnsi="Times New Roman" w:cs="Times New Roman"/>
          <w:b/>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文字颜色</w:t>
      </w:r>
      <w:r w:rsidRPr="00187CB3">
        <w:rPr>
          <w:rFonts w:ascii="Times New Roman" w:hAnsi="Times New Roman" w:cs="Times New Roman"/>
          <w:b/>
        </w:rPr>
        <w:t>-</w:t>
      </w:r>
      <w:r w:rsidRPr="00187CB3">
        <w:rPr>
          <w:rFonts w:ascii="Times New Roman" w:hAnsi="Times New Roman" w:cs="Times New Roman"/>
          <w:b/>
        </w:rPr>
        <w:t>模拟量报警</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模拟量变量值越限报警时，被连接文本对象将根据模拟量报警分段区间设置的颜色进行变化，模拟量报警分断区间的设置请参考系统数据库组态的有关内容，各区间可以根据需要选择不同的颜色来进行区分，或用于报警显示等。文字颜色</w:t>
      </w:r>
      <w:r w:rsidRPr="00187CB3">
        <w:rPr>
          <w:rFonts w:ascii="Times New Roman" w:hAnsi="Times New Roman" w:cs="Times New Roman"/>
        </w:rPr>
        <w:t>-</w:t>
      </w:r>
      <w:r w:rsidRPr="00187CB3">
        <w:rPr>
          <w:rFonts w:ascii="Times New Roman" w:hAnsi="Times New Roman" w:cs="Times New Roman"/>
        </w:rPr>
        <w:t>模拟量报警动态属性对话框如图</w:t>
      </w:r>
      <w:r w:rsidRPr="00187CB3">
        <w:rPr>
          <w:rFonts w:ascii="Times New Roman" w:hAnsi="Times New Roman" w:cs="Times New Roman"/>
        </w:rPr>
        <w:t>6.32</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43150" cy="1752600"/>
            <wp:effectExtent l="19050" t="0" r="0" b="0"/>
            <wp:docPr id="297" name="图片 297" descr="模拟量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模拟量报警"/>
                    <pic:cNvPicPr>
                      <a:picLocks noChangeAspect="1" noChangeArrowheads="1"/>
                    </pic:cNvPicPr>
                  </pic:nvPicPr>
                  <pic:blipFill>
                    <a:blip r:embed="rId223" cstate="print"/>
                    <a:srcRect/>
                    <a:stretch>
                      <a:fillRect/>
                    </a:stretch>
                  </pic:blipFill>
                  <pic:spPr bwMode="auto">
                    <a:xfrm>
                      <a:off x="0" y="0"/>
                      <a:ext cx="2343150" cy="175260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6.32  </w:t>
      </w:r>
      <w:r w:rsidRPr="00187CB3">
        <w:rPr>
          <w:rFonts w:ascii="Times New Roman" w:hAnsi="Times New Roman" w:cs="Times New Roman"/>
          <w:sz w:val="18"/>
        </w:rPr>
        <w:t>文字颜色</w:t>
      </w:r>
      <w:r w:rsidRPr="00187CB3">
        <w:rPr>
          <w:rFonts w:ascii="Times New Roman" w:hAnsi="Times New Roman" w:cs="Times New Roman"/>
          <w:sz w:val="18"/>
        </w:rPr>
        <w:t>-</w:t>
      </w:r>
      <w:r w:rsidRPr="00187CB3">
        <w:rPr>
          <w:rFonts w:ascii="Times New Roman" w:hAnsi="Times New Roman" w:cs="Times New Roman"/>
          <w:sz w:val="18"/>
        </w:rPr>
        <w:t>模拟量报警属性对话框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越高高限：越高高限报警时文本对象的显示颜色。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越高限：越高限报警时文本对象的显示颜色。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正常：正常时文本对象的显示颜色。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越低限：越低限报警时文本对象的显示颜色。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越低低限：越低低限报警时文本对象的显示颜色。</w:t>
      </w:r>
    </w:p>
    <w:p w:rsidR="00575BA4" w:rsidRPr="00187CB3" w:rsidRDefault="00575BA4" w:rsidP="006F78FF">
      <w:pPr>
        <w:numPr>
          <w:ilvl w:val="0"/>
          <w:numId w:val="13"/>
        </w:numPr>
        <w:ind w:firstLineChars="200" w:firstLine="420"/>
        <w:rPr>
          <w:rFonts w:ascii="Times New Roman" w:hAnsi="Times New Roman" w:cs="Times New Roman"/>
        </w:rPr>
      </w:pPr>
      <w:r w:rsidRPr="00187CB3">
        <w:rPr>
          <w:rFonts w:ascii="Times New Roman" w:hAnsi="Times New Roman" w:cs="Times New Roman"/>
        </w:rPr>
        <w:t>速率报警：速率越限报警时文本对象的显示颜色。</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点击颜色窗口，弹出调色板对话框如图</w:t>
      </w:r>
      <w:r w:rsidRPr="00187CB3">
        <w:rPr>
          <w:rFonts w:ascii="Times New Roman" w:hAnsi="Times New Roman" w:cs="Times New Roman"/>
        </w:rPr>
        <w:t>6.21</w:t>
      </w:r>
      <w:r w:rsidRPr="00187CB3">
        <w:rPr>
          <w:rFonts w:ascii="Times New Roman" w:hAnsi="Times New Roman" w:cs="Times New Roman"/>
        </w:rPr>
        <w:t>所示。</w:t>
      </w:r>
    </w:p>
    <w:p w:rsidR="00575BA4" w:rsidRPr="00187CB3" w:rsidRDefault="00575BA4" w:rsidP="00575BA4">
      <w:pPr>
        <w:pStyle w:val="3"/>
        <w:tabs>
          <w:tab w:val="num" w:pos="720"/>
        </w:tabs>
        <w:spacing w:line="416" w:lineRule="auto"/>
        <w:ind w:firstLine="0"/>
      </w:pPr>
      <w:bookmarkStart w:id="657" w:name="_Toc533348938"/>
      <w:bookmarkStart w:id="658" w:name="_Toc533846611"/>
      <w:bookmarkStart w:id="659" w:name="_Toc533902730"/>
      <w:bookmarkStart w:id="660" w:name="_Toc533902883"/>
      <w:bookmarkStart w:id="661" w:name="_Toc533990455"/>
      <w:bookmarkStart w:id="662" w:name="_Toc310409561"/>
      <w:bookmarkStart w:id="663" w:name="_Toc406075095"/>
      <w:r w:rsidRPr="00187CB3">
        <w:t>对象大小</w:t>
      </w:r>
      <w:bookmarkEnd w:id="657"/>
      <w:bookmarkEnd w:id="658"/>
      <w:bookmarkEnd w:id="659"/>
      <w:bookmarkEnd w:id="660"/>
      <w:bookmarkEnd w:id="661"/>
      <w:bookmarkEnd w:id="662"/>
      <w:bookmarkEnd w:id="663"/>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对象大小动态属性连接是使图形对象的形状随数据点值的变化而变化，数据点应当是一个模拟量型变量。</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对象大小</w:t>
      </w:r>
      <w:r w:rsidRPr="00187CB3">
        <w:rPr>
          <w:rFonts w:ascii="Times New Roman" w:hAnsi="Times New Roman" w:cs="Times New Roman"/>
          <w:b/>
        </w:rPr>
        <w:t>—</w:t>
      </w:r>
      <w:r w:rsidRPr="00187CB3">
        <w:rPr>
          <w:rFonts w:ascii="Times New Roman" w:hAnsi="Times New Roman" w:cs="Times New Roman"/>
          <w:b/>
        </w:rPr>
        <w:t>水平方向</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定义连接的数据变量值变化时，对象的形状在水平方向发生相应的变化（从左至右、中间向两侧或从右至左等方向伸缩）。对象大小</w:t>
      </w:r>
      <w:r w:rsidRPr="00187CB3">
        <w:rPr>
          <w:rFonts w:ascii="Times New Roman" w:hAnsi="Times New Roman" w:cs="Times New Roman"/>
        </w:rPr>
        <w:t>—</w:t>
      </w:r>
      <w:r w:rsidRPr="00187CB3">
        <w:rPr>
          <w:rFonts w:ascii="Times New Roman" w:hAnsi="Times New Roman" w:cs="Times New Roman"/>
        </w:rPr>
        <w:t>水平方向动态属性连接对话框如图</w:t>
      </w:r>
      <w:r w:rsidRPr="00187CB3">
        <w:rPr>
          <w:rFonts w:ascii="Times New Roman" w:hAnsi="Times New Roman" w:cs="Times New Roman"/>
        </w:rPr>
        <w:t>6.33</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705100" cy="1123950"/>
            <wp:effectExtent l="19050" t="0" r="0" b="0"/>
            <wp:docPr id="298" name="图片 298" descr="对象宽度-水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对象宽度-水平"/>
                    <pic:cNvPicPr>
                      <a:picLocks noChangeAspect="1" noChangeArrowheads="1"/>
                    </pic:cNvPicPr>
                  </pic:nvPicPr>
                  <pic:blipFill>
                    <a:blip r:embed="rId225" cstate="print"/>
                    <a:srcRect/>
                    <a:stretch>
                      <a:fillRect/>
                    </a:stretch>
                  </pic:blipFill>
                  <pic:spPr bwMode="auto">
                    <a:xfrm>
                      <a:off x="0" y="0"/>
                      <a:ext cx="2705100" cy="112395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6.33  </w:t>
      </w:r>
      <w:r w:rsidRPr="00187CB3">
        <w:rPr>
          <w:rFonts w:ascii="Times New Roman" w:hAnsi="Times New Roman" w:cs="Times New Roman"/>
          <w:sz w:val="18"/>
        </w:rPr>
        <w:t>对象大小</w:t>
      </w:r>
      <w:r w:rsidRPr="00187CB3">
        <w:rPr>
          <w:rFonts w:ascii="Times New Roman" w:hAnsi="Times New Roman" w:cs="Times New Roman"/>
          <w:sz w:val="18"/>
        </w:rPr>
        <w:t>-</w:t>
      </w:r>
      <w:r w:rsidRPr="00187CB3">
        <w:rPr>
          <w:rFonts w:ascii="Times New Roman" w:hAnsi="Times New Roman" w:cs="Times New Roman"/>
          <w:sz w:val="18"/>
        </w:rPr>
        <w:t>水平属性对话框</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pStyle w:val="afa"/>
        <w:ind w:firstLine="480"/>
        <w:rPr>
          <w:rFonts w:ascii="Times New Roman" w:hAnsi="Times New Roman"/>
        </w:rPr>
      </w:pPr>
      <w:r w:rsidRPr="00187CB3">
        <w:rPr>
          <w:rFonts w:ascii="Times New Roman" w:hAnsi="Times New Roman"/>
        </w:rPr>
        <w:t>参数意义：</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lastRenderedPageBreak/>
        <w:t>最大宽度值：对象被水平拉伸到最大宽度时对应的数据点值。</w:t>
      </w:r>
    </w:p>
    <w:p w:rsidR="00575BA4" w:rsidRPr="00187CB3" w:rsidRDefault="00575BA4" w:rsidP="006F78FF">
      <w:pPr>
        <w:numPr>
          <w:ilvl w:val="0"/>
          <w:numId w:val="14"/>
        </w:numPr>
        <w:tabs>
          <w:tab w:val="clear" w:pos="0"/>
          <w:tab w:val="num" w:pos="394"/>
        </w:tabs>
        <w:ind w:leftChars="198" w:left="416" w:firstLineChars="1" w:firstLine="2"/>
        <w:rPr>
          <w:rFonts w:ascii="Times New Roman" w:hAnsi="Times New Roman" w:cs="Times New Roman"/>
        </w:rPr>
      </w:pPr>
      <w:r w:rsidRPr="00187CB3">
        <w:rPr>
          <w:rFonts w:ascii="Times New Roman" w:hAnsi="Times New Roman" w:cs="Times New Roman"/>
        </w:rPr>
        <w:t>最大宽度百分比：对象被水平拉伸到最大宽度时占原始对象大小的百分比。若最大宽度百分比为</w:t>
      </w:r>
      <w:r w:rsidRPr="00187CB3">
        <w:rPr>
          <w:rFonts w:ascii="Times New Roman" w:hAnsi="Times New Roman" w:cs="Times New Roman"/>
        </w:rPr>
        <w:t>100</w:t>
      </w:r>
      <w:r w:rsidRPr="00187CB3">
        <w:rPr>
          <w:rFonts w:ascii="Times New Roman" w:hAnsi="Times New Roman" w:cs="Times New Roman"/>
        </w:rPr>
        <w:t>，则当数据点值为最大宽度值时，对象拉伸后的大小为制作时大小。</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t>最小宽度值：对象水平收缩到最小宽度时对应的数据点值。</w:t>
      </w:r>
    </w:p>
    <w:p w:rsidR="00575BA4" w:rsidRPr="00187CB3" w:rsidRDefault="00575BA4" w:rsidP="006F78FF">
      <w:pPr>
        <w:numPr>
          <w:ilvl w:val="0"/>
          <w:numId w:val="14"/>
        </w:numPr>
        <w:tabs>
          <w:tab w:val="clear" w:pos="0"/>
          <w:tab w:val="num" w:pos="416"/>
        </w:tabs>
        <w:ind w:leftChars="198" w:left="416" w:firstLineChars="1" w:firstLine="2"/>
        <w:rPr>
          <w:rFonts w:ascii="Times New Roman" w:hAnsi="Times New Roman" w:cs="Times New Roman"/>
        </w:rPr>
      </w:pPr>
      <w:r w:rsidRPr="00187CB3">
        <w:rPr>
          <w:rFonts w:ascii="Times New Roman" w:hAnsi="Times New Roman" w:cs="Times New Roman"/>
        </w:rPr>
        <w:t>最小宽度百分比：对象被水平收缩到最小宽度时占原始对象大小的百分比。若最小宽度百分比为</w:t>
      </w:r>
      <w:r w:rsidRPr="00187CB3">
        <w:rPr>
          <w:rFonts w:ascii="Times New Roman" w:hAnsi="Times New Roman" w:cs="Times New Roman"/>
        </w:rPr>
        <w:t>10</w:t>
      </w:r>
      <w:r w:rsidRPr="00187CB3">
        <w:rPr>
          <w:rFonts w:ascii="Times New Roman" w:hAnsi="Times New Roman" w:cs="Times New Roman"/>
        </w:rPr>
        <w:t>，则当数据点值为最小宽度值时，对象收缩后的大小为制作时大小的</w:t>
      </w:r>
      <w:r w:rsidRPr="00187CB3">
        <w:rPr>
          <w:rFonts w:ascii="Times New Roman" w:hAnsi="Times New Roman" w:cs="Times New Roman"/>
        </w:rPr>
        <w:t>10%</w:t>
      </w:r>
      <w:r w:rsidRPr="00187CB3">
        <w:rPr>
          <w:rFonts w:ascii="Times New Roman" w:hAnsi="Times New Roman" w:cs="Times New Roman"/>
        </w:rPr>
        <w:t>。</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t>左：以制作时对象的最左端为参考点，向右伸缩。</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t>中心：以制作时对象的中心为参考点，向左右伸缩。</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t>右：以制作时对象的最右端为参考点，向左伸缩。</w:t>
      </w:r>
    </w:p>
    <w:p w:rsidR="00575BA4" w:rsidRPr="00187CB3" w:rsidRDefault="00575BA4" w:rsidP="00575BA4">
      <w:pPr>
        <w:ind w:left="420"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对象大小</w:t>
      </w:r>
      <w:r w:rsidRPr="00187CB3">
        <w:rPr>
          <w:rFonts w:ascii="Times New Roman" w:hAnsi="Times New Roman" w:cs="Times New Roman"/>
          <w:b/>
        </w:rPr>
        <w:t>—</w:t>
      </w:r>
      <w:r w:rsidRPr="00187CB3">
        <w:rPr>
          <w:rFonts w:ascii="Times New Roman" w:hAnsi="Times New Roman" w:cs="Times New Roman"/>
          <w:b/>
        </w:rPr>
        <w:t>垂直方向</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定义连接的数据变量值变化时，对象的形状在垂直方向发生相应的变化（从下至上、中间向上下或上至下等方向伸缩）。对象大小</w:t>
      </w:r>
      <w:r w:rsidRPr="00187CB3">
        <w:rPr>
          <w:rFonts w:ascii="Times New Roman" w:hAnsi="Times New Roman" w:cs="Times New Roman"/>
        </w:rPr>
        <w:t>—</w:t>
      </w:r>
      <w:r w:rsidRPr="00187CB3">
        <w:rPr>
          <w:rFonts w:ascii="Times New Roman" w:hAnsi="Times New Roman" w:cs="Times New Roman"/>
        </w:rPr>
        <w:t>垂直方向动态属性连接对话框如图</w:t>
      </w:r>
      <w:r w:rsidRPr="00187CB3">
        <w:rPr>
          <w:rFonts w:ascii="Times New Roman" w:hAnsi="Times New Roman" w:cs="Times New Roman"/>
        </w:rPr>
        <w:t>6.34</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962275" cy="1228725"/>
            <wp:effectExtent l="19050" t="0" r="9525" b="0"/>
            <wp:docPr id="299" name="图片 299" descr="对象高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对象高度"/>
                    <pic:cNvPicPr>
                      <a:picLocks noChangeAspect="1" noChangeArrowheads="1"/>
                    </pic:cNvPicPr>
                  </pic:nvPicPr>
                  <pic:blipFill>
                    <a:blip r:embed="rId226" cstate="print"/>
                    <a:srcRect/>
                    <a:stretch>
                      <a:fillRect/>
                    </a:stretch>
                  </pic:blipFill>
                  <pic:spPr bwMode="auto">
                    <a:xfrm>
                      <a:off x="0" y="0"/>
                      <a:ext cx="2962275" cy="12287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6.34  </w:t>
      </w:r>
      <w:r w:rsidRPr="00187CB3">
        <w:rPr>
          <w:rFonts w:ascii="Times New Roman" w:hAnsi="Times New Roman" w:cs="Times New Roman"/>
          <w:sz w:val="18"/>
        </w:rPr>
        <w:t>对象大小</w:t>
      </w:r>
      <w:r w:rsidRPr="00187CB3">
        <w:rPr>
          <w:rFonts w:ascii="Times New Roman" w:hAnsi="Times New Roman" w:cs="Times New Roman"/>
          <w:sz w:val="18"/>
        </w:rPr>
        <w:t>-</w:t>
      </w:r>
      <w:r w:rsidRPr="00187CB3">
        <w:rPr>
          <w:rFonts w:ascii="Times New Roman" w:hAnsi="Times New Roman" w:cs="Times New Roman"/>
          <w:sz w:val="18"/>
        </w:rPr>
        <w:t>垂直属性对话框</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t>最大高度值：对象被垂直拉伸到最大高度时对应的数据点值。</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t>最大高度百分比：对象被垂直拉伸到最大高度时占原始对象大小的百分比。若最大高度百分比为</w:t>
      </w:r>
      <w:r w:rsidRPr="00187CB3">
        <w:rPr>
          <w:rFonts w:ascii="Times New Roman" w:hAnsi="Times New Roman" w:cs="Times New Roman"/>
        </w:rPr>
        <w:t>100</w:t>
      </w:r>
      <w:r w:rsidRPr="00187CB3">
        <w:rPr>
          <w:rFonts w:ascii="Times New Roman" w:hAnsi="Times New Roman" w:cs="Times New Roman"/>
        </w:rPr>
        <w:t>，则当数据点值为最大高度值时，对象拉伸后的大小为制作时大小。</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t>最小高度值：对象水平收缩到最小高度时对应的数据点值。</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t>最小高度百分比：对象被水平收缩到最小高度时占原始对象大小的百分比。若最小高度百分比为</w:t>
      </w:r>
      <w:r w:rsidRPr="00187CB3">
        <w:rPr>
          <w:rFonts w:ascii="Times New Roman" w:hAnsi="Times New Roman" w:cs="Times New Roman"/>
        </w:rPr>
        <w:t>10</w:t>
      </w:r>
      <w:r w:rsidRPr="00187CB3">
        <w:rPr>
          <w:rFonts w:ascii="Times New Roman" w:hAnsi="Times New Roman" w:cs="Times New Roman"/>
        </w:rPr>
        <w:t>，则当数据点值为最小高度值时，对象收缩后的大小为制作时大小的</w:t>
      </w:r>
      <w:r w:rsidRPr="00187CB3">
        <w:rPr>
          <w:rFonts w:ascii="Times New Roman" w:hAnsi="Times New Roman" w:cs="Times New Roman"/>
        </w:rPr>
        <w:t>10%</w:t>
      </w:r>
      <w:r w:rsidRPr="00187CB3">
        <w:rPr>
          <w:rFonts w:ascii="Times New Roman" w:hAnsi="Times New Roman" w:cs="Times New Roman"/>
        </w:rPr>
        <w:t>。</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t>顶部：以制作时对象的最顶部为参考点，向下伸缩。</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t>中间：以制作时对象的垂直中心为参考点，向上下伸缩。</w:t>
      </w:r>
    </w:p>
    <w:p w:rsidR="00575BA4" w:rsidRPr="00187CB3" w:rsidRDefault="00575BA4" w:rsidP="006F78FF">
      <w:pPr>
        <w:numPr>
          <w:ilvl w:val="0"/>
          <w:numId w:val="14"/>
        </w:numPr>
        <w:ind w:firstLineChars="200" w:firstLine="420"/>
        <w:rPr>
          <w:rFonts w:ascii="Times New Roman" w:hAnsi="Times New Roman" w:cs="Times New Roman"/>
        </w:rPr>
      </w:pPr>
      <w:r w:rsidRPr="00187CB3">
        <w:rPr>
          <w:rFonts w:ascii="Times New Roman" w:hAnsi="Times New Roman" w:cs="Times New Roman"/>
        </w:rPr>
        <w:t>底部：以制作时对象的底部为参考点，向上伸缩。</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图</w:t>
      </w:r>
      <w:r w:rsidRPr="00187CB3">
        <w:rPr>
          <w:rFonts w:ascii="Times New Roman" w:hAnsi="Times New Roman" w:cs="Times New Roman"/>
        </w:rPr>
        <w:t>6.35</w:t>
      </w:r>
      <w:r w:rsidRPr="00187CB3">
        <w:rPr>
          <w:rFonts w:ascii="Times New Roman" w:hAnsi="Times New Roman" w:cs="Times New Roman"/>
        </w:rPr>
        <w:t>所示的是一个同时连接对象大小水平和垂直属性的矩形在运行时的动画效果。</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571750" cy="676275"/>
            <wp:effectExtent l="19050" t="0" r="0" b="0"/>
            <wp:docPr id="300" name="图片 300" descr="xs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xsh1"/>
                    <pic:cNvPicPr>
                      <a:picLocks noChangeAspect="1" noChangeArrowheads="1"/>
                    </pic:cNvPicPr>
                  </pic:nvPicPr>
                  <pic:blipFill>
                    <a:blip r:embed="rId227" cstate="print"/>
                    <a:srcRect/>
                    <a:stretch>
                      <a:fillRect/>
                    </a:stretch>
                  </pic:blipFill>
                  <pic:spPr bwMode="auto">
                    <a:xfrm>
                      <a:off x="0" y="0"/>
                      <a:ext cx="2571750" cy="67627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收缩到最小时</w:t>
      </w:r>
      <w:r w:rsidRPr="00187CB3">
        <w:rPr>
          <w:rFonts w:ascii="Times New Roman" w:hAnsi="Times New Roman" w:cs="Times New Roman"/>
          <w:sz w:val="18"/>
        </w:rPr>
        <w:t xml:space="preserve">       </w:t>
      </w:r>
      <w:r w:rsidRPr="00187CB3">
        <w:rPr>
          <w:rFonts w:ascii="Times New Roman" w:hAnsi="Times New Roman" w:cs="Times New Roman"/>
          <w:sz w:val="18"/>
        </w:rPr>
        <w:t>伸缩过程</w:t>
      </w:r>
      <w:r w:rsidRPr="00187CB3">
        <w:rPr>
          <w:rFonts w:ascii="Times New Roman" w:hAnsi="Times New Roman" w:cs="Times New Roman"/>
          <w:sz w:val="18"/>
        </w:rPr>
        <w:t xml:space="preserve">       </w:t>
      </w:r>
      <w:r w:rsidRPr="00187CB3">
        <w:rPr>
          <w:rFonts w:ascii="Times New Roman" w:hAnsi="Times New Roman" w:cs="Times New Roman"/>
          <w:sz w:val="18"/>
        </w:rPr>
        <w:t>拉伸到最大</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6.35 </w:t>
      </w:r>
      <w:r w:rsidRPr="00187CB3">
        <w:rPr>
          <w:rFonts w:ascii="Times New Roman" w:hAnsi="Times New Roman" w:cs="Times New Roman"/>
          <w:sz w:val="18"/>
        </w:rPr>
        <w:t>对象大小属性的动画效果</w:t>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420"/>
        <w:rPr>
          <w:rFonts w:ascii="Times New Roman" w:eastAsia="楷体_GB2312" w:hAnsi="Times New Roman" w:cs="Times New Roman"/>
        </w:rPr>
      </w:pPr>
      <w:r w:rsidRPr="00187CB3">
        <w:rPr>
          <w:rFonts w:ascii="Times New Roman" w:eastAsia="楷体_GB2312" w:hAnsi="Times New Roman" w:cs="Times New Roman"/>
        </w:rPr>
        <w:t>图中：水平和垂直方向的最大拉伸比为</w:t>
      </w:r>
      <w:r w:rsidRPr="00187CB3">
        <w:rPr>
          <w:rFonts w:ascii="Times New Roman" w:eastAsia="楷体_GB2312" w:hAnsi="Times New Roman" w:cs="Times New Roman"/>
        </w:rPr>
        <w:t>100</w:t>
      </w:r>
      <w:r w:rsidRPr="00187CB3">
        <w:rPr>
          <w:rFonts w:ascii="Times New Roman" w:eastAsia="楷体_GB2312" w:hAnsi="Times New Roman" w:cs="Times New Roman"/>
        </w:rPr>
        <w:t>，最小收缩比为</w:t>
      </w:r>
      <w:r w:rsidRPr="00187CB3">
        <w:rPr>
          <w:rFonts w:ascii="Times New Roman" w:eastAsia="楷体_GB2312" w:hAnsi="Times New Roman" w:cs="Times New Roman"/>
        </w:rPr>
        <w:t>0</w:t>
      </w:r>
      <w:r w:rsidRPr="00187CB3">
        <w:rPr>
          <w:rFonts w:ascii="Times New Roman" w:eastAsia="楷体_GB2312" w:hAnsi="Times New Roman" w:cs="Times New Roman"/>
        </w:rPr>
        <w:t>。</w:t>
      </w:r>
    </w:p>
    <w:p w:rsidR="00575BA4" w:rsidRPr="00187CB3" w:rsidRDefault="00575BA4" w:rsidP="00575BA4">
      <w:pPr>
        <w:pStyle w:val="3"/>
        <w:tabs>
          <w:tab w:val="num" w:pos="720"/>
        </w:tabs>
        <w:spacing w:line="416" w:lineRule="auto"/>
        <w:ind w:firstLine="0"/>
      </w:pPr>
      <w:bookmarkStart w:id="664" w:name="_Toc533348939"/>
      <w:bookmarkStart w:id="665" w:name="_Toc533846612"/>
      <w:bookmarkStart w:id="666" w:name="_Toc533902731"/>
      <w:bookmarkStart w:id="667" w:name="_Toc533902884"/>
      <w:bookmarkStart w:id="668" w:name="_Toc533990456"/>
      <w:bookmarkStart w:id="669" w:name="_Toc310409562"/>
      <w:bookmarkStart w:id="670" w:name="_Toc406075096"/>
      <w:r w:rsidRPr="00187CB3">
        <w:t>位移</w:t>
      </w:r>
      <w:bookmarkEnd w:id="664"/>
      <w:bookmarkEnd w:id="665"/>
      <w:bookmarkEnd w:id="666"/>
      <w:bookmarkEnd w:id="667"/>
      <w:bookmarkEnd w:id="668"/>
      <w:bookmarkEnd w:id="669"/>
      <w:bookmarkEnd w:id="670"/>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位移连接是使图素的位置随数据点值的变化而变化，数据点应当是一个模拟量。</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水平位移属性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定义连接的数据变量值变化时，对象位置在水平方向发生相应的变化（从左至右或从右至左方向移动）。对象位置水平位移动态属性连接对话框如图</w:t>
      </w:r>
      <w:r w:rsidRPr="00187CB3">
        <w:rPr>
          <w:rFonts w:ascii="Times New Roman" w:hAnsi="Times New Roman" w:cs="Times New Roman"/>
        </w:rPr>
        <w:t>6.36</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2333625" cy="942975"/>
            <wp:effectExtent l="19050" t="0" r="9525" b="0"/>
            <wp:docPr id="301" name="图片 301" descr="位置-水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位置-水平"/>
                    <pic:cNvPicPr>
                      <a:picLocks noChangeAspect="1" noChangeArrowheads="1"/>
                    </pic:cNvPicPr>
                  </pic:nvPicPr>
                  <pic:blipFill>
                    <a:blip r:embed="rId228" cstate="print"/>
                    <a:srcRect/>
                    <a:stretch>
                      <a:fillRect/>
                    </a:stretch>
                  </pic:blipFill>
                  <pic:spPr bwMode="auto">
                    <a:xfrm>
                      <a:off x="0" y="0"/>
                      <a:ext cx="2333625" cy="9429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6.36 </w:t>
      </w:r>
      <w:r w:rsidRPr="00187CB3">
        <w:rPr>
          <w:rFonts w:ascii="Times New Roman" w:hAnsi="Times New Roman" w:cs="Times New Roman"/>
          <w:sz w:val="18"/>
        </w:rPr>
        <w:t>位移属性</w:t>
      </w:r>
      <w:r w:rsidRPr="00187CB3">
        <w:rPr>
          <w:rFonts w:ascii="Times New Roman" w:hAnsi="Times New Roman" w:cs="Times New Roman"/>
          <w:sz w:val="18"/>
        </w:rPr>
        <w:t>—</w:t>
      </w:r>
      <w:r w:rsidRPr="00187CB3">
        <w:rPr>
          <w:rFonts w:ascii="Times New Roman" w:hAnsi="Times New Roman" w:cs="Times New Roman"/>
          <w:sz w:val="18"/>
        </w:rPr>
        <w:t>水平位置对话框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5"/>
        </w:numPr>
        <w:ind w:firstLineChars="200" w:firstLine="420"/>
        <w:rPr>
          <w:rFonts w:ascii="Times New Roman" w:hAnsi="Times New Roman" w:cs="Times New Roman"/>
        </w:rPr>
      </w:pPr>
      <w:r w:rsidRPr="00187CB3">
        <w:rPr>
          <w:rFonts w:ascii="Times New Roman" w:hAnsi="Times New Roman" w:cs="Times New Roman"/>
        </w:rPr>
        <w:t>标记名：相连的数据点。</w:t>
      </w:r>
    </w:p>
    <w:p w:rsidR="00575BA4" w:rsidRPr="00187CB3" w:rsidRDefault="00575BA4" w:rsidP="006F78FF">
      <w:pPr>
        <w:numPr>
          <w:ilvl w:val="0"/>
          <w:numId w:val="15"/>
        </w:numPr>
        <w:ind w:firstLineChars="200" w:firstLine="420"/>
        <w:rPr>
          <w:rFonts w:ascii="Times New Roman" w:hAnsi="Times New Roman" w:cs="Times New Roman"/>
        </w:rPr>
      </w:pPr>
      <w:r w:rsidRPr="00187CB3">
        <w:rPr>
          <w:rFonts w:ascii="Times New Roman" w:hAnsi="Times New Roman" w:cs="Times New Roman"/>
        </w:rPr>
        <w:t>在左端：图素处于最左边时相对应的数据点值。</w:t>
      </w:r>
    </w:p>
    <w:p w:rsidR="00575BA4" w:rsidRPr="00187CB3" w:rsidRDefault="00575BA4" w:rsidP="006F78FF">
      <w:pPr>
        <w:pStyle w:val="afa"/>
        <w:widowControl w:val="0"/>
        <w:numPr>
          <w:ilvl w:val="0"/>
          <w:numId w:val="15"/>
        </w:numPr>
        <w:spacing w:line="240" w:lineRule="auto"/>
        <w:ind w:firstLine="480"/>
        <w:rPr>
          <w:rFonts w:ascii="Times New Roman" w:hAnsi="Times New Roman"/>
        </w:rPr>
      </w:pPr>
      <w:r w:rsidRPr="00187CB3">
        <w:rPr>
          <w:rFonts w:ascii="Times New Roman" w:hAnsi="Times New Roman"/>
        </w:rPr>
        <w:t>向左：输入图素在水平方向向左移动的距离。</w:t>
      </w:r>
    </w:p>
    <w:p w:rsidR="00575BA4" w:rsidRPr="00187CB3" w:rsidRDefault="00575BA4" w:rsidP="006F78FF">
      <w:pPr>
        <w:numPr>
          <w:ilvl w:val="0"/>
          <w:numId w:val="15"/>
        </w:numPr>
        <w:ind w:firstLineChars="200" w:firstLine="420"/>
        <w:rPr>
          <w:rFonts w:ascii="Times New Roman" w:hAnsi="Times New Roman" w:cs="Times New Roman"/>
        </w:rPr>
      </w:pPr>
      <w:r w:rsidRPr="00187CB3">
        <w:rPr>
          <w:rFonts w:ascii="Times New Roman" w:hAnsi="Times New Roman" w:cs="Times New Roman"/>
        </w:rPr>
        <w:t>在右端：图素处于最右边时相对应的数据点值。</w:t>
      </w:r>
    </w:p>
    <w:p w:rsidR="00575BA4" w:rsidRPr="00187CB3" w:rsidRDefault="00575BA4" w:rsidP="006F78FF">
      <w:pPr>
        <w:numPr>
          <w:ilvl w:val="0"/>
          <w:numId w:val="15"/>
        </w:numPr>
        <w:ind w:firstLineChars="200" w:firstLine="420"/>
        <w:rPr>
          <w:rFonts w:ascii="Times New Roman" w:hAnsi="Times New Roman" w:cs="Times New Roman"/>
        </w:rPr>
      </w:pPr>
      <w:r w:rsidRPr="00187CB3">
        <w:rPr>
          <w:rFonts w:ascii="Times New Roman" w:hAnsi="Times New Roman" w:cs="Times New Roman"/>
        </w:rPr>
        <w:t>向右：输入图素在水平方向向右移动的距离。</w:t>
      </w:r>
    </w:p>
    <w:p w:rsidR="00575BA4" w:rsidRPr="00187CB3" w:rsidRDefault="00575BA4" w:rsidP="00575BA4">
      <w:pPr>
        <w:ind w:left="420"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垂直位移属性</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定义连接的数据变量值变化时，对象位置在垂直方向发生相应的变化（从底端至顶端或从顶端至底端方向移动）。对象位置垂直位移动态属性连接对话框如图</w:t>
      </w:r>
      <w:r w:rsidRPr="00187CB3">
        <w:rPr>
          <w:rFonts w:ascii="Times New Roman" w:hAnsi="Times New Roman" w:cs="Times New Roman"/>
        </w:rPr>
        <w:t>6.37</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33625" cy="952500"/>
            <wp:effectExtent l="19050" t="0" r="9525" b="0"/>
            <wp:docPr id="302" name="图片 302" descr="位置-垂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位置-垂直"/>
                    <pic:cNvPicPr>
                      <a:picLocks noChangeAspect="1" noChangeArrowheads="1"/>
                    </pic:cNvPicPr>
                  </pic:nvPicPr>
                  <pic:blipFill>
                    <a:blip r:embed="rId229" cstate="print"/>
                    <a:srcRect/>
                    <a:stretch>
                      <a:fillRect/>
                    </a:stretch>
                  </pic:blipFill>
                  <pic:spPr bwMode="auto">
                    <a:xfrm>
                      <a:off x="0" y="0"/>
                      <a:ext cx="2333625" cy="95250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6.37 </w:t>
      </w:r>
      <w:r w:rsidRPr="00187CB3">
        <w:rPr>
          <w:rFonts w:ascii="Times New Roman" w:hAnsi="Times New Roman" w:cs="Times New Roman"/>
          <w:sz w:val="18"/>
        </w:rPr>
        <w:t>位移属性</w:t>
      </w:r>
      <w:r w:rsidRPr="00187CB3">
        <w:rPr>
          <w:rFonts w:ascii="Times New Roman" w:hAnsi="Times New Roman" w:cs="Times New Roman"/>
          <w:sz w:val="18"/>
        </w:rPr>
        <w:t>—</w:t>
      </w:r>
      <w:r w:rsidRPr="00187CB3">
        <w:rPr>
          <w:rFonts w:ascii="Times New Roman" w:hAnsi="Times New Roman" w:cs="Times New Roman"/>
          <w:sz w:val="18"/>
        </w:rPr>
        <w:t>垂直位置对话框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5"/>
        </w:numPr>
        <w:ind w:firstLineChars="200" w:firstLine="420"/>
        <w:rPr>
          <w:rFonts w:ascii="Times New Roman" w:hAnsi="Times New Roman" w:cs="Times New Roman"/>
        </w:rPr>
      </w:pPr>
      <w:r w:rsidRPr="00187CB3">
        <w:rPr>
          <w:rFonts w:ascii="Times New Roman" w:hAnsi="Times New Roman" w:cs="Times New Roman"/>
        </w:rPr>
        <w:t>标记名：相连的数据点。</w:t>
      </w:r>
    </w:p>
    <w:p w:rsidR="00575BA4" w:rsidRPr="00187CB3" w:rsidRDefault="00575BA4" w:rsidP="006F78FF">
      <w:pPr>
        <w:numPr>
          <w:ilvl w:val="0"/>
          <w:numId w:val="15"/>
        </w:numPr>
        <w:ind w:firstLineChars="200" w:firstLine="420"/>
        <w:rPr>
          <w:rFonts w:ascii="Times New Roman" w:hAnsi="Times New Roman" w:cs="Times New Roman"/>
        </w:rPr>
      </w:pPr>
      <w:r w:rsidRPr="00187CB3">
        <w:rPr>
          <w:rFonts w:ascii="Times New Roman" w:hAnsi="Times New Roman" w:cs="Times New Roman"/>
        </w:rPr>
        <w:t>在顶端：图素处于顶端时相对应的数据点值。</w:t>
      </w:r>
    </w:p>
    <w:p w:rsidR="00575BA4" w:rsidRPr="00187CB3" w:rsidRDefault="00575BA4" w:rsidP="006F78FF">
      <w:pPr>
        <w:numPr>
          <w:ilvl w:val="0"/>
          <w:numId w:val="15"/>
        </w:numPr>
        <w:ind w:firstLineChars="200" w:firstLine="420"/>
        <w:rPr>
          <w:rFonts w:ascii="Times New Roman" w:hAnsi="Times New Roman" w:cs="Times New Roman"/>
        </w:rPr>
      </w:pPr>
      <w:r w:rsidRPr="00187CB3">
        <w:rPr>
          <w:rFonts w:ascii="Times New Roman" w:hAnsi="Times New Roman" w:cs="Times New Roman"/>
        </w:rPr>
        <w:t>向上：输入图素在垂直方向向上移动的距离。</w:t>
      </w:r>
    </w:p>
    <w:p w:rsidR="00575BA4" w:rsidRPr="00187CB3" w:rsidRDefault="00575BA4" w:rsidP="006F78FF">
      <w:pPr>
        <w:numPr>
          <w:ilvl w:val="0"/>
          <w:numId w:val="15"/>
        </w:numPr>
        <w:ind w:firstLineChars="200" w:firstLine="420"/>
        <w:rPr>
          <w:rFonts w:ascii="Times New Roman" w:hAnsi="Times New Roman" w:cs="Times New Roman"/>
        </w:rPr>
      </w:pPr>
      <w:r w:rsidRPr="00187CB3">
        <w:rPr>
          <w:rFonts w:ascii="Times New Roman" w:hAnsi="Times New Roman" w:cs="Times New Roman"/>
        </w:rPr>
        <w:t>在底端：图素处于底端时相对应的数据点值。</w:t>
      </w:r>
    </w:p>
    <w:p w:rsidR="00575BA4" w:rsidRPr="00187CB3" w:rsidRDefault="00575BA4" w:rsidP="006F78FF">
      <w:pPr>
        <w:numPr>
          <w:ilvl w:val="0"/>
          <w:numId w:val="15"/>
        </w:numPr>
        <w:ind w:firstLineChars="200" w:firstLine="420"/>
        <w:rPr>
          <w:rFonts w:ascii="Times New Roman" w:hAnsi="Times New Roman" w:cs="Times New Roman"/>
        </w:rPr>
      </w:pPr>
      <w:r w:rsidRPr="00187CB3">
        <w:rPr>
          <w:rFonts w:ascii="Times New Roman" w:hAnsi="Times New Roman" w:cs="Times New Roman"/>
        </w:rPr>
        <w:t>向下：输入图素在垂直方向向下移动的距离。</w:t>
      </w:r>
    </w:p>
    <w:p w:rsidR="00575BA4" w:rsidRPr="00187CB3" w:rsidRDefault="00575BA4" w:rsidP="00575BA4">
      <w:pPr>
        <w:pStyle w:val="3"/>
        <w:tabs>
          <w:tab w:val="num" w:pos="720"/>
        </w:tabs>
        <w:spacing w:line="416" w:lineRule="auto"/>
        <w:ind w:firstLine="0"/>
      </w:pPr>
      <w:bookmarkStart w:id="671" w:name="_Toc533348940"/>
      <w:r w:rsidRPr="00187CB3">
        <w:t xml:space="preserve"> </w:t>
      </w:r>
      <w:bookmarkStart w:id="672" w:name="_Toc533846613"/>
      <w:bookmarkStart w:id="673" w:name="_Toc533902732"/>
      <w:bookmarkStart w:id="674" w:name="_Toc533902885"/>
      <w:bookmarkStart w:id="675" w:name="_Toc533990457"/>
      <w:bookmarkStart w:id="676" w:name="_Toc310409563"/>
      <w:bookmarkStart w:id="677" w:name="_Toc406075097"/>
      <w:r w:rsidRPr="00187CB3">
        <w:t>填充百分比</w:t>
      </w:r>
      <w:bookmarkEnd w:id="671"/>
      <w:bookmarkEnd w:id="672"/>
      <w:bookmarkEnd w:id="673"/>
      <w:bookmarkEnd w:id="674"/>
      <w:bookmarkEnd w:id="675"/>
      <w:bookmarkEnd w:id="676"/>
      <w:bookmarkEnd w:id="677"/>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填充百分比连接是使对象（封闭图形，不包括图元）的填充物占整体的百分比随数据点值的变化而变化，数据点应当是一个模拟量。</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填充百分比</w:t>
      </w:r>
      <w:r w:rsidRPr="00187CB3">
        <w:rPr>
          <w:rFonts w:ascii="Times New Roman" w:hAnsi="Times New Roman" w:cs="Times New Roman"/>
        </w:rPr>
        <w:t>—</w:t>
      </w:r>
      <w:r w:rsidRPr="00187CB3">
        <w:rPr>
          <w:rFonts w:ascii="Times New Roman" w:hAnsi="Times New Roman" w:cs="Times New Roman"/>
        </w:rPr>
        <w:t>水平方向</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定义连接的数据变量值变化时，对象填充物在水平方向进行相应的填充。填充百分比水平动态属性连接对话框如图</w:t>
      </w:r>
      <w:r w:rsidRPr="00187CB3">
        <w:rPr>
          <w:rFonts w:ascii="Times New Roman" w:hAnsi="Times New Roman" w:cs="Times New Roman"/>
        </w:rPr>
        <w:t>6.38</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43150" cy="971550"/>
            <wp:effectExtent l="19050" t="0" r="0" b="0"/>
            <wp:docPr id="303" name="图片 303" descr="bm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bmp3"/>
                    <pic:cNvPicPr>
                      <a:picLocks noChangeAspect="1" noChangeArrowheads="1"/>
                    </pic:cNvPicPr>
                  </pic:nvPicPr>
                  <pic:blipFill>
                    <a:blip r:embed="rId230" cstate="print"/>
                    <a:srcRect/>
                    <a:stretch>
                      <a:fillRect/>
                    </a:stretch>
                  </pic:blipFill>
                  <pic:spPr bwMode="auto">
                    <a:xfrm>
                      <a:off x="0" y="0"/>
                      <a:ext cx="2343150" cy="97155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6.38 </w:t>
      </w:r>
      <w:r w:rsidRPr="00187CB3">
        <w:rPr>
          <w:rFonts w:ascii="Times New Roman" w:hAnsi="Times New Roman" w:cs="Times New Roman"/>
          <w:sz w:val="18"/>
        </w:rPr>
        <w:t>填充百分比</w:t>
      </w:r>
      <w:r w:rsidRPr="00187CB3">
        <w:rPr>
          <w:rFonts w:ascii="Times New Roman" w:hAnsi="Times New Roman" w:cs="Times New Roman"/>
          <w:sz w:val="18"/>
        </w:rPr>
        <w:t>—</w:t>
      </w:r>
      <w:r w:rsidRPr="00187CB3">
        <w:rPr>
          <w:rFonts w:ascii="Times New Roman" w:hAnsi="Times New Roman" w:cs="Times New Roman"/>
          <w:sz w:val="18"/>
        </w:rPr>
        <w:t>水平属性对话框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6"/>
        </w:numPr>
        <w:ind w:firstLineChars="200" w:firstLine="420"/>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0"/>
          <w:numId w:val="16"/>
        </w:numPr>
        <w:tabs>
          <w:tab w:val="clear" w:pos="0"/>
          <w:tab w:val="num" w:pos="416"/>
        </w:tabs>
        <w:ind w:leftChars="198" w:left="416" w:firstLineChars="1" w:firstLine="2"/>
        <w:rPr>
          <w:rFonts w:ascii="Times New Roman" w:hAnsi="Times New Roman" w:cs="Times New Roman"/>
        </w:rPr>
      </w:pPr>
      <w:r w:rsidRPr="00187CB3">
        <w:rPr>
          <w:rFonts w:ascii="Times New Roman" w:hAnsi="Times New Roman" w:cs="Times New Roman"/>
        </w:rPr>
        <w:lastRenderedPageBreak/>
        <w:t>最大填充值、最大填充百分比：填充宽度最大时所占据图素宽度的百分比及对应的数据点值。</w:t>
      </w:r>
    </w:p>
    <w:p w:rsidR="00575BA4" w:rsidRPr="00187CB3" w:rsidRDefault="00575BA4" w:rsidP="006F78FF">
      <w:pPr>
        <w:numPr>
          <w:ilvl w:val="0"/>
          <w:numId w:val="16"/>
        </w:numPr>
        <w:tabs>
          <w:tab w:val="clear" w:pos="0"/>
          <w:tab w:val="num" w:pos="404"/>
        </w:tabs>
        <w:ind w:leftChars="198" w:left="416" w:firstLineChars="1" w:firstLine="2"/>
        <w:rPr>
          <w:rFonts w:ascii="Times New Roman" w:hAnsi="Times New Roman" w:cs="Times New Roman"/>
        </w:rPr>
      </w:pPr>
      <w:r w:rsidRPr="00187CB3">
        <w:rPr>
          <w:rFonts w:ascii="Times New Roman" w:hAnsi="Times New Roman" w:cs="Times New Roman"/>
        </w:rPr>
        <w:t>最小填充值、最小填充百分比：填充宽度最小时所占据图素宽度的百分比及对应的数据点值。</w:t>
      </w:r>
    </w:p>
    <w:p w:rsidR="00575BA4" w:rsidRPr="00187CB3" w:rsidRDefault="00575BA4" w:rsidP="006F78FF">
      <w:pPr>
        <w:numPr>
          <w:ilvl w:val="0"/>
          <w:numId w:val="16"/>
        </w:numPr>
        <w:ind w:firstLineChars="200" w:firstLine="420"/>
        <w:rPr>
          <w:rFonts w:ascii="Times New Roman" w:hAnsi="Times New Roman" w:cs="Times New Roman"/>
        </w:rPr>
      </w:pPr>
      <w:r w:rsidRPr="00187CB3">
        <w:rPr>
          <w:rFonts w:ascii="Times New Roman" w:hAnsi="Times New Roman" w:cs="Times New Roman"/>
        </w:rPr>
        <w:t>向左：以图素右端为参考点向左填充。</w:t>
      </w:r>
    </w:p>
    <w:p w:rsidR="00575BA4" w:rsidRPr="00187CB3" w:rsidRDefault="00575BA4" w:rsidP="006F78FF">
      <w:pPr>
        <w:numPr>
          <w:ilvl w:val="0"/>
          <w:numId w:val="16"/>
        </w:numPr>
        <w:ind w:firstLineChars="200" w:firstLine="420"/>
        <w:rPr>
          <w:rFonts w:ascii="Times New Roman" w:hAnsi="Times New Roman" w:cs="Times New Roman"/>
        </w:rPr>
      </w:pPr>
      <w:r w:rsidRPr="00187CB3">
        <w:rPr>
          <w:rFonts w:ascii="Times New Roman" w:hAnsi="Times New Roman" w:cs="Times New Roman"/>
        </w:rPr>
        <w:t>向右：以图素左端为参考点向右填充。</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填充百分比</w:t>
      </w:r>
      <w:r w:rsidRPr="00187CB3">
        <w:rPr>
          <w:rFonts w:ascii="Times New Roman" w:hAnsi="Times New Roman" w:cs="Times New Roman"/>
        </w:rPr>
        <w:t>—</w:t>
      </w:r>
      <w:r w:rsidRPr="00187CB3">
        <w:rPr>
          <w:rFonts w:ascii="Times New Roman" w:hAnsi="Times New Roman" w:cs="Times New Roman"/>
        </w:rPr>
        <w:t>垂直方向</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定义连接的数据变量值变化时，对象填充物在垂直方向进行相应的填充。填充百分比垂直动态属性连接对话框如图</w:t>
      </w:r>
      <w:r w:rsidRPr="00187CB3">
        <w:rPr>
          <w:rFonts w:ascii="Times New Roman" w:hAnsi="Times New Roman" w:cs="Times New Roman"/>
        </w:rPr>
        <w:t>6.39</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43150" cy="971550"/>
            <wp:effectExtent l="19050" t="0" r="0" b="0"/>
            <wp:docPr id="304" name="图片 304" descr="垂直百分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垂直百分比"/>
                    <pic:cNvPicPr>
                      <a:picLocks noChangeAspect="1" noChangeArrowheads="1"/>
                    </pic:cNvPicPr>
                  </pic:nvPicPr>
                  <pic:blipFill>
                    <a:blip r:embed="rId231" cstate="print"/>
                    <a:srcRect/>
                    <a:stretch>
                      <a:fillRect/>
                    </a:stretch>
                  </pic:blipFill>
                  <pic:spPr bwMode="auto">
                    <a:xfrm>
                      <a:off x="0" y="0"/>
                      <a:ext cx="2343150" cy="97155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6.39 </w:t>
      </w:r>
      <w:r w:rsidRPr="00187CB3">
        <w:rPr>
          <w:rFonts w:ascii="Times New Roman" w:hAnsi="Times New Roman" w:cs="Times New Roman"/>
          <w:sz w:val="18"/>
        </w:rPr>
        <w:t>填充百分比</w:t>
      </w:r>
      <w:r w:rsidRPr="00187CB3">
        <w:rPr>
          <w:rFonts w:ascii="Times New Roman" w:hAnsi="Times New Roman" w:cs="Times New Roman"/>
          <w:sz w:val="18"/>
        </w:rPr>
        <w:t>—</w:t>
      </w:r>
      <w:r w:rsidRPr="00187CB3">
        <w:rPr>
          <w:rFonts w:ascii="Times New Roman" w:hAnsi="Times New Roman" w:cs="Times New Roman"/>
          <w:sz w:val="18"/>
        </w:rPr>
        <w:t>垂直属性对话框</w:t>
      </w:r>
    </w:p>
    <w:p w:rsidR="00575BA4" w:rsidRPr="00187CB3" w:rsidRDefault="00575BA4" w:rsidP="00575BA4">
      <w:pPr>
        <w:pStyle w:val="afa"/>
        <w:ind w:firstLine="480"/>
        <w:rPr>
          <w:rFonts w:ascii="Times New Roman" w:hAnsi="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6"/>
        </w:numPr>
        <w:ind w:firstLineChars="200" w:firstLine="420"/>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0"/>
          <w:numId w:val="16"/>
        </w:numPr>
        <w:tabs>
          <w:tab w:val="clear" w:pos="0"/>
          <w:tab w:val="num" w:pos="416"/>
        </w:tabs>
        <w:ind w:leftChars="198" w:left="416" w:firstLineChars="1" w:firstLine="2"/>
        <w:rPr>
          <w:rFonts w:ascii="Times New Roman" w:hAnsi="Times New Roman" w:cs="Times New Roman"/>
        </w:rPr>
      </w:pPr>
      <w:r w:rsidRPr="00187CB3">
        <w:rPr>
          <w:rFonts w:ascii="Times New Roman" w:hAnsi="Times New Roman" w:cs="Times New Roman"/>
        </w:rPr>
        <w:t>最大填充值、最大填充百分比：填充高度最大时所占据图素宽度的百分比及对应的数据点值。</w:t>
      </w:r>
    </w:p>
    <w:p w:rsidR="00575BA4" w:rsidRPr="00187CB3" w:rsidRDefault="00575BA4" w:rsidP="006F78FF">
      <w:pPr>
        <w:numPr>
          <w:ilvl w:val="0"/>
          <w:numId w:val="16"/>
        </w:numPr>
        <w:tabs>
          <w:tab w:val="clear" w:pos="0"/>
          <w:tab w:val="num" w:pos="404"/>
        </w:tabs>
        <w:ind w:leftChars="198" w:left="416" w:firstLineChars="1" w:firstLine="2"/>
        <w:rPr>
          <w:rFonts w:ascii="Times New Roman" w:hAnsi="Times New Roman" w:cs="Times New Roman"/>
        </w:rPr>
      </w:pPr>
      <w:r w:rsidRPr="00187CB3">
        <w:rPr>
          <w:rFonts w:ascii="Times New Roman" w:hAnsi="Times New Roman" w:cs="Times New Roman"/>
        </w:rPr>
        <w:t>最小填充值、最小填充百分比：填充高度最小时所占据图素宽度的百分比及对应的数据点值。</w:t>
      </w:r>
    </w:p>
    <w:p w:rsidR="00575BA4" w:rsidRPr="00187CB3" w:rsidRDefault="00575BA4" w:rsidP="006F78FF">
      <w:pPr>
        <w:numPr>
          <w:ilvl w:val="0"/>
          <w:numId w:val="16"/>
        </w:numPr>
        <w:ind w:firstLineChars="200" w:firstLine="420"/>
        <w:rPr>
          <w:rFonts w:ascii="Times New Roman" w:hAnsi="Times New Roman" w:cs="Times New Roman"/>
        </w:rPr>
      </w:pPr>
      <w:r w:rsidRPr="00187CB3">
        <w:rPr>
          <w:rFonts w:ascii="Times New Roman" w:hAnsi="Times New Roman" w:cs="Times New Roman"/>
        </w:rPr>
        <w:t>向上：以图素底端为参考点向上填充。</w:t>
      </w:r>
    </w:p>
    <w:p w:rsidR="00575BA4" w:rsidRPr="00187CB3" w:rsidRDefault="00575BA4" w:rsidP="006F78FF">
      <w:pPr>
        <w:numPr>
          <w:ilvl w:val="0"/>
          <w:numId w:val="16"/>
        </w:numPr>
        <w:ind w:firstLineChars="200" w:firstLine="420"/>
        <w:rPr>
          <w:rFonts w:ascii="Times New Roman" w:hAnsi="Times New Roman" w:cs="Times New Roman"/>
        </w:rPr>
      </w:pPr>
      <w:r w:rsidRPr="00187CB3">
        <w:rPr>
          <w:rFonts w:ascii="Times New Roman" w:hAnsi="Times New Roman" w:cs="Times New Roman"/>
        </w:rPr>
        <w:t>向下：以图素顶端为参考点向下填充。</w:t>
      </w:r>
    </w:p>
    <w:p w:rsidR="00575BA4" w:rsidRPr="00187CB3" w:rsidRDefault="00575BA4" w:rsidP="00575BA4">
      <w:pPr>
        <w:pStyle w:val="3"/>
        <w:tabs>
          <w:tab w:val="num" w:pos="720"/>
        </w:tabs>
        <w:spacing w:line="416" w:lineRule="auto"/>
        <w:ind w:firstLine="0"/>
      </w:pPr>
      <w:bookmarkStart w:id="678" w:name="_Toc533348941"/>
      <w:bookmarkStart w:id="679" w:name="_Toc533846614"/>
      <w:bookmarkStart w:id="680" w:name="_Toc533902733"/>
      <w:bookmarkStart w:id="681" w:name="_Toc533902886"/>
      <w:bookmarkStart w:id="682" w:name="_Toc533990458"/>
      <w:bookmarkStart w:id="683" w:name="_Toc310409564"/>
      <w:bookmarkStart w:id="684" w:name="_Toc406075098"/>
      <w:r w:rsidRPr="00187CB3">
        <w:t>可见性</w:t>
      </w:r>
      <w:bookmarkEnd w:id="678"/>
      <w:bookmarkEnd w:id="679"/>
      <w:bookmarkEnd w:id="680"/>
      <w:bookmarkEnd w:id="681"/>
      <w:bookmarkEnd w:id="682"/>
      <w:bookmarkEnd w:id="683"/>
      <w:bookmarkEnd w:id="68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可见性链接根据数据点的值显示或不显示，数据点应当是一个开关量。可见性连接属性如图</w:t>
      </w:r>
      <w:r w:rsidRPr="00187CB3">
        <w:rPr>
          <w:rFonts w:ascii="Times New Roman" w:hAnsi="Times New Roman" w:cs="Times New Roman"/>
        </w:rPr>
        <w:t>6.40</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43150" cy="857250"/>
            <wp:effectExtent l="19050" t="0" r="0" b="0"/>
            <wp:docPr id="305" name="图片 305" descr="可见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可见性"/>
                    <pic:cNvPicPr>
                      <a:picLocks noChangeAspect="1" noChangeArrowheads="1"/>
                    </pic:cNvPicPr>
                  </pic:nvPicPr>
                  <pic:blipFill>
                    <a:blip r:embed="rId232" cstate="print"/>
                    <a:srcRect/>
                    <a:stretch>
                      <a:fillRect/>
                    </a:stretch>
                  </pic:blipFill>
                  <pic:spPr bwMode="auto">
                    <a:xfrm>
                      <a:off x="0" y="0"/>
                      <a:ext cx="2343150" cy="85725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6.40 </w:t>
      </w:r>
      <w:r w:rsidRPr="00187CB3">
        <w:rPr>
          <w:rFonts w:ascii="Times New Roman" w:hAnsi="Times New Roman" w:cs="Times New Roman"/>
          <w:sz w:val="18"/>
        </w:rPr>
        <w:t>可见性动态属性对话框</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17"/>
        </w:numPr>
        <w:ind w:firstLineChars="200" w:firstLine="420"/>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0"/>
          <w:numId w:val="17"/>
        </w:numPr>
        <w:ind w:firstLineChars="200" w:firstLine="420"/>
        <w:rPr>
          <w:rFonts w:ascii="Times New Roman" w:hAnsi="Times New Roman" w:cs="Times New Roman"/>
        </w:rPr>
      </w:pPr>
      <w:r w:rsidRPr="00187CB3">
        <w:rPr>
          <w:rFonts w:ascii="Times New Roman" w:hAnsi="Times New Roman" w:cs="Times New Roman"/>
        </w:rPr>
        <w:t>可见：值为</w:t>
      </w:r>
      <w:r w:rsidRPr="00187CB3">
        <w:rPr>
          <w:rFonts w:ascii="Times New Roman" w:hAnsi="Times New Roman" w:cs="Times New Roman"/>
        </w:rPr>
        <w:t>“ON”</w:t>
      </w:r>
      <w:r w:rsidRPr="00187CB3">
        <w:rPr>
          <w:rFonts w:ascii="Times New Roman" w:hAnsi="Times New Roman" w:cs="Times New Roman"/>
        </w:rPr>
        <w:t>时显示，为</w:t>
      </w:r>
      <w:r w:rsidRPr="00187CB3">
        <w:rPr>
          <w:rFonts w:ascii="Times New Roman" w:hAnsi="Times New Roman" w:cs="Times New Roman"/>
        </w:rPr>
        <w:t>“OFF”</w:t>
      </w:r>
      <w:r w:rsidRPr="00187CB3">
        <w:rPr>
          <w:rFonts w:ascii="Times New Roman" w:hAnsi="Times New Roman" w:cs="Times New Roman"/>
        </w:rPr>
        <w:t>时不显示。</w:t>
      </w:r>
    </w:p>
    <w:p w:rsidR="00575BA4" w:rsidRPr="00187CB3" w:rsidRDefault="00575BA4" w:rsidP="006F78FF">
      <w:pPr>
        <w:numPr>
          <w:ilvl w:val="0"/>
          <w:numId w:val="17"/>
        </w:numPr>
        <w:ind w:firstLineChars="200" w:firstLine="420"/>
        <w:rPr>
          <w:rFonts w:ascii="Times New Roman" w:hAnsi="Times New Roman" w:cs="Times New Roman"/>
        </w:rPr>
      </w:pPr>
      <w:r w:rsidRPr="00187CB3">
        <w:rPr>
          <w:rFonts w:ascii="Times New Roman" w:hAnsi="Times New Roman" w:cs="Times New Roman"/>
        </w:rPr>
        <w:t>不可见：值为</w:t>
      </w:r>
      <w:r w:rsidRPr="00187CB3">
        <w:rPr>
          <w:rFonts w:ascii="Times New Roman" w:hAnsi="Times New Roman" w:cs="Times New Roman"/>
        </w:rPr>
        <w:t>“ON”</w:t>
      </w:r>
      <w:r w:rsidRPr="00187CB3">
        <w:rPr>
          <w:rFonts w:ascii="Times New Roman" w:hAnsi="Times New Roman" w:cs="Times New Roman"/>
        </w:rPr>
        <w:t>时不显示，为</w:t>
      </w:r>
      <w:r w:rsidRPr="00187CB3">
        <w:rPr>
          <w:rFonts w:ascii="Times New Roman" w:hAnsi="Times New Roman" w:cs="Times New Roman"/>
        </w:rPr>
        <w:t>“ON”</w:t>
      </w:r>
      <w:r w:rsidRPr="00187CB3">
        <w:rPr>
          <w:rFonts w:ascii="Times New Roman" w:hAnsi="Times New Roman" w:cs="Times New Roman"/>
        </w:rPr>
        <w:t>时显示。</w:t>
      </w:r>
    </w:p>
    <w:p w:rsidR="00575BA4" w:rsidRPr="00187CB3" w:rsidRDefault="00575BA4" w:rsidP="00575BA4">
      <w:pPr>
        <w:pStyle w:val="3"/>
        <w:tabs>
          <w:tab w:val="num" w:pos="720"/>
        </w:tabs>
        <w:spacing w:line="416" w:lineRule="auto"/>
        <w:ind w:firstLine="0"/>
      </w:pPr>
      <w:bookmarkStart w:id="685" w:name="_Toc533348942"/>
      <w:bookmarkStart w:id="686" w:name="_Toc533846615"/>
      <w:bookmarkStart w:id="687" w:name="_Toc533902734"/>
      <w:bookmarkStart w:id="688" w:name="_Toc533902887"/>
      <w:bookmarkStart w:id="689" w:name="_Toc533990459"/>
      <w:bookmarkStart w:id="690" w:name="_Toc310409565"/>
      <w:bookmarkStart w:id="691" w:name="_Toc406075099"/>
      <w:r w:rsidRPr="00187CB3">
        <w:t>闪烁</w:t>
      </w:r>
      <w:bookmarkEnd w:id="685"/>
      <w:bookmarkEnd w:id="686"/>
      <w:bookmarkEnd w:id="687"/>
      <w:bookmarkEnd w:id="688"/>
      <w:bookmarkEnd w:id="689"/>
      <w:bookmarkEnd w:id="690"/>
      <w:bookmarkEnd w:id="691"/>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闪烁链接根据数据点的值闪烁或不闪烁，数据点应当是一个开关量。闪烁效果易于引起注意，故常用于报警显示。动态属性对话框如图</w:t>
      </w:r>
      <w:r w:rsidRPr="00187CB3">
        <w:rPr>
          <w:rFonts w:ascii="Times New Roman" w:hAnsi="Times New Roman" w:cs="Times New Roman"/>
        </w:rPr>
        <w:t>6.41</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33625" cy="1257300"/>
            <wp:effectExtent l="19050" t="0" r="9525" b="0"/>
            <wp:docPr id="306" name="图片 306" descr="闪烁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闪烁属性"/>
                    <pic:cNvPicPr>
                      <a:picLocks noChangeAspect="1" noChangeArrowheads="1"/>
                    </pic:cNvPicPr>
                  </pic:nvPicPr>
                  <pic:blipFill>
                    <a:blip r:embed="rId233" cstate="print"/>
                    <a:srcRect/>
                    <a:stretch>
                      <a:fillRect/>
                    </a:stretch>
                  </pic:blipFill>
                  <pic:spPr bwMode="auto">
                    <a:xfrm>
                      <a:off x="0" y="0"/>
                      <a:ext cx="2333625" cy="125730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6.41  </w:t>
      </w:r>
      <w:r w:rsidRPr="00187CB3">
        <w:rPr>
          <w:rFonts w:ascii="Times New Roman" w:hAnsi="Times New Roman" w:cs="Times New Roman"/>
          <w:sz w:val="18"/>
        </w:rPr>
        <w:t>闪烁动态属性对话框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pStyle w:val="afa"/>
        <w:ind w:firstLine="480"/>
        <w:rPr>
          <w:rFonts w:ascii="Times New Roman" w:hAnsi="Times New Roman"/>
        </w:rPr>
      </w:pPr>
      <w:r w:rsidRPr="00187CB3">
        <w:rPr>
          <w:rFonts w:ascii="Times New Roman" w:hAnsi="Times New Roman"/>
        </w:rPr>
        <w:t>参数意义：</w:t>
      </w:r>
    </w:p>
    <w:p w:rsidR="00575BA4" w:rsidRPr="00187CB3" w:rsidRDefault="00575BA4" w:rsidP="006F78FF">
      <w:pPr>
        <w:numPr>
          <w:ilvl w:val="0"/>
          <w:numId w:val="18"/>
        </w:numPr>
        <w:ind w:firstLineChars="200" w:firstLine="420"/>
        <w:rPr>
          <w:rFonts w:ascii="Times New Roman" w:hAnsi="Times New Roman" w:cs="Times New Roman"/>
        </w:rPr>
      </w:pPr>
      <w:r w:rsidRPr="00187CB3">
        <w:rPr>
          <w:rFonts w:ascii="Times New Roman" w:hAnsi="Times New Roman" w:cs="Times New Roman"/>
        </w:rPr>
        <w:t>标记名：相连数据点。</w:t>
      </w:r>
    </w:p>
    <w:p w:rsidR="00575BA4" w:rsidRPr="00187CB3" w:rsidRDefault="00575BA4" w:rsidP="006F78FF">
      <w:pPr>
        <w:numPr>
          <w:ilvl w:val="0"/>
          <w:numId w:val="18"/>
        </w:numPr>
        <w:ind w:firstLineChars="200" w:firstLine="420"/>
        <w:rPr>
          <w:rFonts w:ascii="Times New Roman" w:hAnsi="Times New Roman" w:cs="Times New Roman"/>
        </w:rPr>
      </w:pPr>
      <w:r w:rsidRPr="00187CB3">
        <w:rPr>
          <w:rFonts w:ascii="Times New Roman" w:hAnsi="Times New Roman" w:cs="Times New Roman"/>
        </w:rPr>
        <w:t>满足条件时闪烁：数据点值为</w:t>
      </w:r>
      <w:r w:rsidRPr="00187CB3">
        <w:rPr>
          <w:rFonts w:ascii="Times New Roman" w:hAnsi="Times New Roman" w:cs="Times New Roman"/>
        </w:rPr>
        <w:t>“ON”</w:t>
      </w:r>
      <w:r w:rsidRPr="00187CB3">
        <w:rPr>
          <w:rFonts w:ascii="Times New Roman" w:hAnsi="Times New Roman" w:cs="Times New Roman"/>
        </w:rPr>
        <w:t>时闪烁。</w:t>
      </w:r>
    </w:p>
    <w:p w:rsidR="00575BA4" w:rsidRPr="00187CB3" w:rsidRDefault="00575BA4" w:rsidP="006F78FF">
      <w:pPr>
        <w:numPr>
          <w:ilvl w:val="0"/>
          <w:numId w:val="18"/>
        </w:numPr>
        <w:ind w:firstLineChars="200" w:firstLine="420"/>
        <w:rPr>
          <w:rFonts w:ascii="Times New Roman" w:hAnsi="Times New Roman" w:cs="Times New Roman"/>
        </w:rPr>
      </w:pPr>
      <w:r w:rsidRPr="00187CB3">
        <w:rPr>
          <w:rFonts w:ascii="Times New Roman" w:hAnsi="Times New Roman" w:cs="Times New Roman"/>
        </w:rPr>
        <w:t>不满足条件时闪烁：数据点值为</w:t>
      </w:r>
      <w:r w:rsidRPr="00187CB3">
        <w:rPr>
          <w:rFonts w:ascii="Times New Roman" w:hAnsi="Times New Roman" w:cs="Times New Roman"/>
        </w:rPr>
        <w:t>“OFF”</w:t>
      </w:r>
      <w:r w:rsidRPr="00187CB3">
        <w:rPr>
          <w:rFonts w:ascii="Times New Roman" w:hAnsi="Times New Roman" w:cs="Times New Roman"/>
        </w:rPr>
        <w:t>时闪烁。</w:t>
      </w:r>
    </w:p>
    <w:p w:rsidR="00575BA4" w:rsidRPr="00187CB3" w:rsidRDefault="00575BA4" w:rsidP="006F78FF">
      <w:pPr>
        <w:numPr>
          <w:ilvl w:val="0"/>
          <w:numId w:val="18"/>
        </w:numPr>
        <w:tabs>
          <w:tab w:val="clear" w:pos="0"/>
          <w:tab w:val="num" w:pos="416"/>
          <w:tab w:val="left" w:pos="830"/>
        </w:tabs>
        <w:ind w:leftChars="198" w:left="416" w:firstLineChars="1" w:firstLine="2"/>
        <w:rPr>
          <w:rFonts w:ascii="Times New Roman" w:hAnsi="Times New Roman" w:cs="Times New Roman"/>
        </w:rPr>
      </w:pPr>
      <w:r w:rsidRPr="00187CB3">
        <w:rPr>
          <w:rFonts w:ascii="Times New Roman" w:hAnsi="Times New Roman" w:cs="Times New Roman"/>
        </w:rPr>
        <w:t>线颜色、填充颜色、文本颜色：闪烁时这些颜色与图素原始色交替出现。单击颜色框弹出</w:t>
      </w:r>
      <w:r w:rsidRPr="00187CB3">
        <w:rPr>
          <w:rFonts w:ascii="Times New Roman" w:hAnsi="Times New Roman" w:cs="Times New Roman"/>
        </w:rPr>
        <w:t>“</w:t>
      </w:r>
      <w:r w:rsidRPr="00187CB3">
        <w:rPr>
          <w:rFonts w:ascii="Times New Roman" w:hAnsi="Times New Roman" w:cs="Times New Roman"/>
        </w:rPr>
        <w:t>调色板</w:t>
      </w:r>
      <w:r w:rsidRPr="00187CB3">
        <w:rPr>
          <w:rFonts w:ascii="Times New Roman" w:hAnsi="Times New Roman" w:cs="Times New Roman"/>
        </w:rPr>
        <w:t>”</w:t>
      </w:r>
      <w:r w:rsidRPr="00187CB3">
        <w:rPr>
          <w:rFonts w:ascii="Times New Roman" w:hAnsi="Times New Roman" w:cs="Times New Roman"/>
        </w:rPr>
        <w:t>对话框。</w:t>
      </w:r>
    </w:p>
    <w:p w:rsidR="00575BA4" w:rsidRPr="00187CB3" w:rsidRDefault="00575BA4" w:rsidP="006F78FF">
      <w:pPr>
        <w:numPr>
          <w:ilvl w:val="0"/>
          <w:numId w:val="18"/>
        </w:numPr>
        <w:ind w:firstLineChars="200" w:firstLine="420"/>
        <w:rPr>
          <w:rFonts w:ascii="Times New Roman" w:hAnsi="Times New Roman" w:cs="Times New Roman"/>
        </w:rPr>
      </w:pPr>
      <w:r w:rsidRPr="00187CB3">
        <w:rPr>
          <w:rFonts w:ascii="Times New Roman" w:hAnsi="Times New Roman" w:cs="Times New Roman"/>
        </w:rPr>
        <w:t>闪烁速度：快闪烁周期为</w:t>
      </w:r>
      <w:r w:rsidRPr="00187CB3">
        <w:rPr>
          <w:rFonts w:ascii="Times New Roman" w:hAnsi="Times New Roman" w:cs="Times New Roman"/>
        </w:rPr>
        <w:t>400ms</w:t>
      </w:r>
      <w:r w:rsidRPr="00187CB3">
        <w:rPr>
          <w:rFonts w:ascii="Times New Roman" w:hAnsi="Times New Roman" w:cs="Times New Roman"/>
        </w:rPr>
        <w:t>，正常闪烁为</w:t>
      </w:r>
      <w:r w:rsidRPr="00187CB3">
        <w:rPr>
          <w:rFonts w:ascii="Times New Roman" w:hAnsi="Times New Roman" w:cs="Times New Roman"/>
        </w:rPr>
        <w:t>800ms</w:t>
      </w:r>
      <w:r w:rsidRPr="00187CB3">
        <w:rPr>
          <w:rFonts w:ascii="Times New Roman" w:hAnsi="Times New Roman" w:cs="Times New Roman"/>
        </w:rPr>
        <w:t>，慢闪烁为</w:t>
      </w:r>
      <w:r w:rsidRPr="00187CB3">
        <w:rPr>
          <w:rFonts w:ascii="Times New Roman" w:hAnsi="Times New Roman" w:cs="Times New Roman"/>
        </w:rPr>
        <w:t>1600ms</w:t>
      </w:r>
      <w:r w:rsidRPr="00187CB3">
        <w:rPr>
          <w:rFonts w:ascii="Times New Roman" w:hAnsi="Times New Roman" w:cs="Times New Roman"/>
        </w:rPr>
        <w:t>。</w:t>
      </w:r>
    </w:p>
    <w:p w:rsidR="00575BA4" w:rsidRPr="00187CB3" w:rsidRDefault="00575BA4" w:rsidP="00575BA4">
      <w:pPr>
        <w:pStyle w:val="3"/>
        <w:tabs>
          <w:tab w:val="num" w:pos="720"/>
        </w:tabs>
        <w:spacing w:line="416" w:lineRule="auto"/>
        <w:ind w:firstLine="0"/>
      </w:pPr>
      <w:bookmarkStart w:id="692" w:name="_Toc533348943"/>
      <w:bookmarkStart w:id="693" w:name="_Toc533846616"/>
      <w:bookmarkStart w:id="694" w:name="_Toc533902735"/>
      <w:bookmarkStart w:id="695" w:name="_Toc533902888"/>
      <w:bookmarkStart w:id="696" w:name="_Toc533990460"/>
      <w:bookmarkStart w:id="697" w:name="_Toc310409566"/>
      <w:bookmarkStart w:id="698" w:name="_Toc406075100"/>
      <w:r w:rsidRPr="00187CB3">
        <w:t>有效性</w:t>
      </w:r>
      <w:bookmarkEnd w:id="692"/>
      <w:bookmarkEnd w:id="693"/>
      <w:bookmarkEnd w:id="694"/>
      <w:bookmarkEnd w:id="695"/>
      <w:bookmarkEnd w:id="696"/>
      <w:bookmarkEnd w:id="697"/>
      <w:bookmarkEnd w:id="698"/>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有效性连接属性根据数据点的值确定图素的用户输入连接属性有效或无效，数据点应当是一个开关量。动态属性对话框如图</w:t>
      </w:r>
      <w:r w:rsidRPr="00187CB3">
        <w:rPr>
          <w:rFonts w:ascii="Times New Roman" w:hAnsi="Times New Roman" w:cs="Times New Roman"/>
        </w:rPr>
        <w:t>6.42</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43150" cy="857250"/>
            <wp:effectExtent l="19050" t="0" r="0" b="0"/>
            <wp:docPr id="307" name="图片 307" descr="有效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有效性"/>
                    <pic:cNvPicPr>
                      <a:picLocks noChangeAspect="1" noChangeArrowheads="1"/>
                    </pic:cNvPicPr>
                  </pic:nvPicPr>
                  <pic:blipFill>
                    <a:blip r:embed="rId234" cstate="print"/>
                    <a:srcRect/>
                    <a:stretch>
                      <a:fillRect/>
                    </a:stretch>
                  </pic:blipFill>
                  <pic:spPr bwMode="auto">
                    <a:xfrm>
                      <a:off x="0" y="0"/>
                      <a:ext cx="2343150" cy="85725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6.42  </w:t>
      </w:r>
      <w:r w:rsidRPr="00187CB3">
        <w:rPr>
          <w:rFonts w:ascii="Times New Roman" w:hAnsi="Times New Roman" w:cs="Times New Roman"/>
          <w:sz w:val="18"/>
        </w:rPr>
        <w:t>有效性动态属性对话框</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pStyle w:val="afa"/>
        <w:widowControl w:val="0"/>
        <w:numPr>
          <w:ilvl w:val="0"/>
          <w:numId w:val="19"/>
        </w:numPr>
        <w:spacing w:line="240" w:lineRule="auto"/>
        <w:ind w:firstLine="480"/>
        <w:rPr>
          <w:rFonts w:ascii="Times New Roman" w:hAnsi="Times New Roman"/>
        </w:rPr>
      </w:pPr>
      <w:r w:rsidRPr="00187CB3">
        <w:rPr>
          <w:rFonts w:ascii="Times New Roman" w:hAnsi="Times New Roman"/>
        </w:rPr>
        <w:t>标记名：相连的数据点。</w:t>
      </w:r>
    </w:p>
    <w:p w:rsidR="00575BA4" w:rsidRPr="00187CB3" w:rsidRDefault="00575BA4" w:rsidP="006F78FF">
      <w:pPr>
        <w:numPr>
          <w:ilvl w:val="0"/>
          <w:numId w:val="19"/>
        </w:numPr>
        <w:ind w:firstLineChars="200" w:firstLine="420"/>
        <w:rPr>
          <w:rFonts w:ascii="Times New Roman" w:hAnsi="Times New Roman" w:cs="Times New Roman"/>
        </w:rPr>
      </w:pPr>
      <w:r w:rsidRPr="00187CB3">
        <w:rPr>
          <w:rFonts w:ascii="Times New Roman" w:hAnsi="Times New Roman" w:cs="Times New Roman"/>
        </w:rPr>
        <w:t>有效：数据点值为</w:t>
      </w:r>
      <w:r w:rsidRPr="00187CB3">
        <w:rPr>
          <w:rFonts w:ascii="Times New Roman" w:hAnsi="Times New Roman" w:cs="Times New Roman"/>
        </w:rPr>
        <w:t>“ON”</w:t>
      </w:r>
      <w:r w:rsidRPr="00187CB3">
        <w:rPr>
          <w:rFonts w:ascii="Times New Roman" w:hAnsi="Times New Roman" w:cs="Times New Roman"/>
        </w:rPr>
        <w:t>时有效。</w:t>
      </w:r>
    </w:p>
    <w:p w:rsidR="00575BA4" w:rsidRPr="00187CB3" w:rsidRDefault="00575BA4" w:rsidP="006F78FF">
      <w:pPr>
        <w:numPr>
          <w:ilvl w:val="0"/>
          <w:numId w:val="19"/>
        </w:numPr>
        <w:ind w:firstLineChars="200" w:firstLine="420"/>
        <w:rPr>
          <w:rFonts w:ascii="Times New Roman" w:hAnsi="Times New Roman" w:cs="Times New Roman"/>
        </w:rPr>
      </w:pPr>
      <w:r w:rsidRPr="00187CB3">
        <w:rPr>
          <w:rFonts w:ascii="Times New Roman" w:hAnsi="Times New Roman" w:cs="Times New Roman"/>
        </w:rPr>
        <w:t>无效：数据点值为</w:t>
      </w:r>
      <w:r w:rsidRPr="00187CB3">
        <w:rPr>
          <w:rFonts w:ascii="Times New Roman" w:hAnsi="Times New Roman" w:cs="Times New Roman"/>
        </w:rPr>
        <w:t>“ON”</w:t>
      </w:r>
      <w:r w:rsidRPr="00187CB3">
        <w:rPr>
          <w:rFonts w:ascii="Times New Roman" w:hAnsi="Times New Roman" w:cs="Times New Roman"/>
        </w:rPr>
        <w:t>时无效。</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699" w:name="_Toc533348945"/>
      <w:bookmarkStart w:id="700" w:name="_Toc533846617"/>
      <w:bookmarkStart w:id="701" w:name="_Toc533902736"/>
      <w:bookmarkStart w:id="702" w:name="_Toc533902889"/>
      <w:bookmarkStart w:id="703" w:name="_Toc533990461"/>
      <w:bookmarkStart w:id="704" w:name="_Toc310409567"/>
      <w:bookmarkStart w:id="705" w:name="_Toc406075101"/>
      <w:r w:rsidRPr="00187CB3">
        <w:rPr>
          <w:rFonts w:ascii="Times New Roman" w:hAnsi="Times New Roman"/>
        </w:rPr>
        <w:t>单元</w:t>
      </w:r>
      <w:bookmarkEnd w:id="699"/>
      <w:r w:rsidRPr="00187CB3">
        <w:rPr>
          <w:rFonts w:ascii="Times New Roman" w:hAnsi="Times New Roman"/>
        </w:rPr>
        <w:t>动态属性</w:t>
      </w:r>
      <w:bookmarkEnd w:id="700"/>
      <w:bookmarkEnd w:id="701"/>
      <w:bookmarkEnd w:id="702"/>
      <w:bookmarkEnd w:id="703"/>
      <w:bookmarkEnd w:id="704"/>
      <w:bookmarkEnd w:id="70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正如本章开始所提到的，单元是由图素合成的，动态连接属性来源于基本图素动态属性，是一个合成的动态属性。因此，图素只有在合成单元前进行过动态属性的连接，其合成的单元动态属性才有意义，否则单元只能被作为一个图形直接显示在运行画面。</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元动态属性的内容是由基本图素的动态连接属性决定的，所以，在合成单元前，如何填写基本图素的动态连接属性是至关重要的，正确、清晰、直观的填写基本图素的动态连接属性，将使单元动态属性的连接更容易，提高图形组态工作效率。</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下面我们以一个示例来说明单元动接属性的合成、连接过程：</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1</w:t>
      </w:r>
      <w:r w:rsidRPr="00187CB3">
        <w:rPr>
          <w:rFonts w:ascii="Times New Roman" w:hAnsi="Times New Roman" w:cs="Times New Roman"/>
        </w:rPr>
        <w:t>、选择要合成单元的基本图素</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2</w:t>
      </w:r>
      <w:r w:rsidRPr="00187CB3">
        <w:rPr>
          <w:rFonts w:ascii="Times New Roman" w:hAnsi="Times New Roman" w:cs="Times New Roman"/>
        </w:rPr>
        <w:t>、填写被选的基本图素动态属性，选择用户输入－模拟量触动按钮，如图</w:t>
      </w:r>
      <w:r w:rsidRPr="00187CB3">
        <w:rPr>
          <w:rFonts w:ascii="Times New Roman" w:hAnsi="Times New Roman" w:cs="Times New Roman"/>
        </w:rPr>
        <w:t>6.43</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562225" cy="1038225"/>
            <wp:effectExtent l="19050" t="0" r="9525" b="0"/>
            <wp:docPr id="308" name="图片 308" descr="bm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bmp5"/>
                    <pic:cNvPicPr>
                      <a:picLocks noChangeAspect="1" noChangeArrowheads="1"/>
                    </pic:cNvPicPr>
                  </pic:nvPicPr>
                  <pic:blipFill>
                    <a:blip r:embed="rId235" cstate="print"/>
                    <a:srcRect/>
                    <a:stretch>
                      <a:fillRect/>
                    </a:stretch>
                  </pic:blipFill>
                  <pic:spPr bwMode="auto">
                    <a:xfrm>
                      <a:off x="0" y="0"/>
                      <a:ext cx="2562225" cy="10382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6.43  </w:t>
      </w:r>
      <w:r w:rsidRPr="00187CB3">
        <w:rPr>
          <w:rFonts w:ascii="Times New Roman" w:hAnsi="Times New Roman" w:cs="Times New Roman"/>
          <w:sz w:val="18"/>
        </w:rPr>
        <w:t>填写基本图素动态属性</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pStyle w:val="22"/>
      </w:pPr>
      <w:r w:rsidRPr="00187CB3">
        <w:t>注意：这里所填写的标记名可以不是数据库定义的变量，而是对应的属性名＋数据类型，以便于在合成单元动态属性时加以区分。</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3</w:t>
      </w:r>
      <w:r w:rsidRPr="00187CB3">
        <w:rPr>
          <w:rFonts w:ascii="Times New Roman" w:hAnsi="Times New Roman" w:cs="Times New Roman"/>
        </w:rPr>
        <w:t>、以上述相应的方法填写</w:t>
      </w:r>
      <w:r w:rsidRPr="00187CB3">
        <w:rPr>
          <w:rFonts w:ascii="Times New Roman" w:hAnsi="Times New Roman" w:cs="Times New Roman"/>
        </w:rPr>
        <w:t>“</w:t>
      </w:r>
      <w:r w:rsidRPr="00187CB3">
        <w:rPr>
          <w:rFonts w:ascii="Times New Roman" w:hAnsi="Times New Roman" w:cs="Times New Roman"/>
        </w:rPr>
        <w:t>值显示－模拟量</w:t>
      </w:r>
      <w:r w:rsidRPr="00187CB3">
        <w:rPr>
          <w:rFonts w:ascii="Times New Roman" w:hAnsi="Times New Roman" w:cs="Times New Roman"/>
        </w:rPr>
        <w:t>”</w:t>
      </w:r>
      <w:r w:rsidRPr="00187CB3">
        <w:rPr>
          <w:rFonts w:ascii="Times New Roman" w:hAnsi="Times New Roman" w:cs="Times New Roman"/>
        </w:rPr>
        <w:t>、</w:t>
      </w:r>
      <w:r w:rsidRPr="00187CB3">
        <w:rPr>
          <w:rFonts w:ascii="Times New Roman" w:hAnsi="Times New Roman" w:cs="Times New Roman"/>
        </w:rPr>
        <w:t>“</w:t>
      </w:r>
      <w:r w:rsidRPr="00187CB3">
        <w:rPr>
          <w:rFonts w:ascii="Times New Roman" w:hAnsi="Times New Roman" w:cs="Times New Roman"/>
        </w:rPr>
        <w:t>有效性</w:t>
      </w:r>
      <w:r w:rsidRPr="00187CB3">
        <w:rPr>
          <w:rFonts w:ascii="Times New Roman" w:hAnsi="Times New Roman" w:cs="Times New Roman"/>
        </w:rPr>
        <w:t>”</w:t>
      </w:r>
      <w:r w:rsidRPr="00187CB3">
        <w:rPr>
          <w:rFonts w:ascii="Times New Roman" w:hAnsi="Times New Roman" w:cs="Times New Roman"/>
        </w:rPr>
        <w:t>等动态属性；</w:t>
      </w:r>
    </w:p>
    <w:p w:rsidR="00575BA4" w:rsidRPr="00187CB3" w:rsidRDefault="00575BA4" w:rsidP="00575BA4">
      <w:pPr>
        <w:ind w:left="420"/>
        <w:rPr>
          <w:rFonts w:ascii="Times New Roman" w:hAnsi="Times New Roman" w:cs="Times New Roman"/>
        </w:rPr>
      </w:pPr>
      <w:r w:rsidRPr="00187CB3">
        <w:rPr>
          <w:rFonts w:ascii="Times New Roman" w:hAnsi="Times New Roman" w:cs="Times New Roman"/>
        </w:rPr>
        <w:t>4</w:t>
      </w:r>
      <w:r w:rsidRPr="00187CB3">
        <w:rPr>
          <w:rFonts w:ascii="Times New Roman" w:hAnsi="Times New Roman" w:cs="Times New Roman"/>
        </w:rPr>
        <w:t>、合成后的单元动态属性如图</w:t>
      </w:r>
      <w:r w:rsidRPr="00187CB3">
        <w:rPr>
          <w:rFonts w:ascii="Times New Roman" w:hAnsi="Times New Roman" w:cs="Times New Roman"/>
        </w:rPr>
        <w:t>6.44</w:t>
      </w:r>
      <w:r w:rsidRPr="00187CB3">
        <w:rPr>
          <w:rFonts w:ascii="Times New Roman" w:hAnsi="Times New Roman" w:cs="Times New Roman"/>
        </w:rPr>
        <w:t>所示：</w:t>
      </w:r>
    </w:p>
    <w:p w:rsidR="00575BA4" w:rsidRPr="00187CB3" w:rsidRDefault="00575BA4" w:rsidP="00575BA4">
      <w:pPr>
        <w:ind w:left="420"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2343150" cy="1590675"/>
            <wp:effectExtent l="19050" t="0" r="0" b="0"/>
            <wp:docPr id="309" name="图片 309" descr="bm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bmp4"/>
                    <pic:cNvPicPr>
                      <a:picLocks noChangeAspect="1" noChangeArrowheads="1"/>
                    </pic:cNvPicPr>
                  </pic:nvPicPr>
                  <pic:blipFill>
                    <a:blip r:embed="rId236" cstate="print"/>
                    <a:srcRect/>
                    <a:stretch>
                      <a:fillRect/>
                    </a:stretch>
                  </pic:blipFill>
                  <pic:spPr bwMode="auto">
                    <a:xfrm>
                      <a:off x="0" y="0"/>
                      <a:ext cx="2343150" cy="15906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6.44  </w:t>
      </w:r>
      <w:r w:rsidRPr="00187CB3">
        <w:rPr>
          <w:rFonts w:ascii="Times New Roman" w:hAnsi="Times New Roman" w:cs="Times New Roman"/>
          <w:sz w:val="18"/>
        </w:rPr>
        <w:t>合成的单元动态属性</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其中</w:t>
      </w:r>
    </w:p>
    <w:p w:rsidR="00575BA4" w:rsidRPr="00187CB3" w:rsidRDefault="00575BA4" w:rsidP="00575BA4">
      <w:pPr>
        <w:ind w:leftChars="200" w:left="420" w:firstLine="422"/>
        <w:rPr>
          <w:rFonts w:ascii="Times New Roman" w:hAnsi="Times New Roman" w:cs="Times New Roman"/>
        </w:rPr>
      </w:pPr>
      <w:r w:rsidRPr="00187CB3">
        <w:rPr>
          <w:rFonts w:ascii="Times New Roman" w:hAnsi="Times New Roman" w:cs="Times New Roman"/>
          <w:b/>
          <w:bCs/>
        </w:rPr>
        <w:t>属性名</w:t>
      </w:r>
      <w:r w:rsidRPr="00187CB3">
        <w:rPr>
          <w:rFonts w:ascii="Times New Roman" w:hAnsi="Times New Roman" w:cs="Times New Roman"/>
        </w:rPr>
        <w:t>：对应基本图素动态属性的连接选项（属性名＋数据类型）。</w:t>
      </w:r>
    </w:p>
    <w:p w:rsidR="00575BA4" w:rsidRPr="00187CB3" w:rsidRDefault="00575BA4" w:rsidP="00575BA4">
      <w:pPr>
        <w:ind w:leftChars="200" w:left="420" w:firstLine="422"/>
        <w:rPr>
          <w:rFonts w:ascii="Times New Roman" w:hAnsi="Times New Roman" w:cs="Times New Roman"/>
        </w:rPr>
      </w:pPr>
      <w:r w:rsidRPr="00187CB3">
        <w:rPr>
          <w:rFonts w:ascii="Times New Roman" w:hAnsi="Times New Roman" w:cs="Times New Roman"/>
          <w:b/>
          <w:bCs/>
        </w:rPr>
        <w:t>标记名</w:t>
      </w:r>
      <w:r w:rsidRPr="00187CB3">
        <w:rPr>
          <w:rFonts w:ascii="Times New Roman" w:hAnsi="Times New Roman" w:cs="Times New Roman"/>
        </w:rPr>
        <w:t>：对应数据库变量。</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5</w:t>
      </w:r>
      <w:r w:rsidRPr="00187CB3">
        <w:rPr>
          <w:rFonts w:ascii="Times New Roman" w:hAnsi="Times New Roman" w:cs="Times New Roman"/>
        </w:rPr>
        <w:t>、单元动态属性的连接</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选择单元动态属性名（如</w:t>
      </w:r>
      <w:r w:rsidRPr="00187CB3">
        <w:rPr>
          <w:rFonts w:ascii="Times New Roman" w:hAnsi="Times New Roman" w:cs="Times New Roman"/>
        </w:rPr>
        <w:t>“</w:t>
      </w:r>
      <w:r w:rsidRPr="00187CB3">
        <w:rPr>
          <w:rFonts w:ascii="Times New Roman" w:hAnsi="Times New Roman" w:cs="Times New Roman"/>
        </w:rPr>
        <w:t>触动按钮－模拟量</w:t>
      </w:r>
      <w:r w:rsidRPr="00187CB3">
        <w:rPr>
          <w:rFonts w:ascii="Times New Roman" w:hAnsi="Times New Roman" w:cs="Times New Roman"/>
        </w:rPr>
        <w:t>”</w:t>
      </w:r>
      <w:r w:rsidRPr="00187CB3">
        <w:rPr>
          <w:rFonts w:ascii="Times New Roman" w:hAnsi="Times New Roman" w:cs="Times New Roman"/>
        </w:rPr>
        <w:t>，选中后该项呈蓝色显示条），在对应标记名栏输入相应的数据库变量，单击</w:t>
      </w:r>
      <w:r w:rsidRPr="00187CB3">
        <w:rPr>
          <w:rFonts w:ascii="Times New Roman" w:hAnsi="Times New Roman" w:cs="Times New Roman"/>
        </w:rPr>
        <w:t>“</w:t>
      </w:r>
      <w:r w:rsidRPr="00187CB3">
        <w:rPr>
          <w:rFonts w:ascii="Times New Roman" w:hAnsi="Times New Roman" w:cs="Times New Roman"/>
        </w:rPr>
        <w:t>应用</w:t>
      </w:r>
      <w:r w:rsidRPr="00187CB3">
        <w:rPr>
          <w:rFonts w:ascii="Times New Roman" w:hAnsi="Times New Roman" w:cs="Times New Roman"/>
        </w:rPr>
        <w:t>”</w:t>
      </w:r>
      <w:r w:rsidRPr="00187CB3">
        <w:rPr>
          <w:rFonts w:ascii="Times New Roman" w:hAnsi="Times New Roman" w:cs="Times New Roman"/>
        </w:rPr>
        <w:t>按钮或回车，数据库变量被填入标记名，同时蓝色显示条下移一行，选择下一条属性，如图</w:t>
      </w:r>
      <w:r w:rsidRPr="00187CB3">
        <w:rPr>
          <w:rFonts w:ascii="Times New Roman" w:hAnsi="Times New Roman" w:cs="Times New Roman"/>
        </w:rPr>
        <w:t>6.45</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343150" cy="1590675"/>
            <wp:effectExtent l="19050" t="0" r="0" b="0"/>
            <wp:docPr id="310" name="图片 310" descr="b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bmp6"/>
                    <pic:cNvPicPr>
                      <a:picLocks noChangeAspect="1" noChangeArrowheads="1"/>
                    </pic:cNvPicPr>
                  </pic:nvPicPr>
                  <pic:blipFill>
                    <a:blip r:embed="rId237" cstate="print"/>
                    <a:srcRect/>
                    <a:stretch>
                      <a:fillRect/>
                    </a:stretch>
                  </pic:blipFill>
                  <pic:spPr bwMode="auto">
                    <a:xfrm>
                      <a:off x="0" y="0"/>
                      <a:ext cx="2343150" cy="15906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6.45 </w:t>
      </w:r>
      <w:r w:rsidRPr="00187CB3">
        <w:rPr>
          <w:rFonts w:ascii="Times New Roman" w:hAnsi="Times New Roman" w:cs="Times New Roman"/>
          <w:sz w:val="18"/>
        </w:rPr>
        <w:t>单元动态属性的连接</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单击</w:t>
      </w:r>
      <w:r w:rsidRPr="00187CB3">
        <w:rPr>
          <w:rFonts w:ascii="Times New Roman" w:hAnsi="Times New Roman" w:cs="Times New Roman"/>
        </w:rPr>
        <w:t>“</w:t>
      </w:r>
      <w:r w:rsidRPr="00187CB3">
        <w:rPr>
          <w:rFonts w:ascii="Times New Roman" w:hAnsi="Times New Roman" w:cs="Times New Roman"/>
        </w:rPr>
        <w:t>确定</w:t>
      </w:r>
      <w:r w:rsidRPr="00187CB3">
        <w:rPr>
          <w:rFonts w:ascii="Times New Roman" w:hAnsi="Times New Roman" w:cs="Times New Roman"/>
        </w:rPr>
        <w:t>”</w:t>
      </w:r>
      <w:r w:rsidRPr="00187CB3">
        <w:rPr>
          <w:rFonts w:ascii="Times New Roman" w:hAnsi="Times New Roman" w:cs="Times New Roman"/>
        </w:rPr>
        <w:t>按钮，保存本次连接操作并关闭单元动态属性对话框，单击</w:t>
      </w:r>
      <w:r w:rsidRPr="00187CB3">
        <w:rPr>
          <w:rFonts w:ascii="Times New Roman" w:hAnsi="Times New Roman" w:cs="Times New Roman"/>
        </w:rPr>
        <w:t>“</w:t>
      </w:r>
      <w:r w:rsidRPr="00187CB3">
        <w:rPr>
          <w:rFonts w:ascii="Times New Roman" w:hAnsi="Times New Roman" w:cs="Times New Roman"/>
        </w:rPr>
        <w:t>取消</w:t>
      </w:r>
      <w:r w:rsidRPr="00187CB3">
        <w:rPr>
          <w:rFonts w:ascii="Times New Roman" w:hAnsi="Times New Roman" w:cs="Times New Roman"/>
        </w:rPr>
        <w:t>”</w:t>
      </w:r>
      <w:r w:rsidRPr="00187CB3">
        <w:rPr>
          <w:rFonts w:ascii="Times New Roman" w:hAnsi="Times New Roman" w:cs="Times New Roman"/>
        </w:rPr>
        <w:t>按钮，关闭单元动态属性对话框但不保存操作。</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706" w:name="_Toc533348946"/>
      <w:bookmarkStart w:id="707" w:name="_Toc533846618"/>
      <w:bookmarkStart w:id="708" w:name="_Toc533902737"/>
      <w:bookmarkStart w:id="709" w:name="_Toc533902890"/>
      <w:bookmarkStart w:id="710" w:name="_Toc533990462"/>
      <w:bookmarkStart w:id="711" w:name="_Toc310409568"/>
      <w:bookmarkStart w:id="712" w:name="_Toc406075102"/>
      <w:r w:rsidRPr="00187CB3">
        <w:rPr>
          <w:rFonts w:ascii="Times New Roman" w:hAnsi="Times New Roman"/>
        </w:rPr>
        <w:t>趋势曲线</w:t>
      </w:r>
      <w:bookmarkEnd w:id="706"/>
      <w:r w:rsidRPr="00187CB3">
        <w:rPr>
          <w:rFonts w:ascii="Times New Roman" w:hAnsi="Times New Roman"/>
        </w:rPr>
        <w:t>属性</w:t>
      </w:r>
      <w:bookmarkEnd w:id="707"/>
      <w:bookmarkEnd w:id="708"/>
      <w:bookmarkEnd w:id="709"/>
      <w:bookmarkEnd w:id="710"/>
      <w:bookmarkEnd w:id="711"/>
      <w:bookmarkEnd w:id="71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趋势曲线组态图如下图所示。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295525" cy="866775"/>
            <wp:effectExtent l="19050" t="0" r="9525" b="0"/>
            <wp:docPr id="311" name="图片 311" descr="PC01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PC016_1"/>
                    <pic:cNvPicPr>
                      <a:picLocks noChangeAspect="1" noChangeArrowheads="1"/>
                    </pic:cNvPicPr>
                  </pic:nvPicPr>
                  <pic:blipFill>
                    <a:blip r:embed="rId151" cstate="print"/>
                    <a:srcRect/>
                    <a:stretch>
                      <a:fillRect/>
                    </a:stretch>
                  </pic:blipFill>
                  <pic:spPr bwMode="auto">
                    <a:xfrm>
                      <a:off x="0" y="0"/>
                      <a:ext cx="2295525" cy="8667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6.46  </w:t>
      </w:r>
      <w:r w:rsidRPr="00187CB3">
        <w:rPr>
          <w:rFonts w:ascii="Times New Roman" w:hAnsi="Times New Roman" w:cs="Times New Roman"/>
          <w:sz w:val="18"/>
        </w:rPr>
        <w:t>趋势曲线组态图</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其中</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左侧</w:t>
      </w:r>
      <w:r w:rsidRPr="00187CB3">
        <w:rPr>
          <w:rFonts w:ascii="Times New Roman" w:hAnsi="Times New Roman" w:cs="Times New Roman"/>
        </w:rPr>
        <w:t>yyyy-mm-dd hh:nn:ss</w:t>
      </w:r>
      <w:r w:rsidRPr="00187CB3">
        <w:rPr>
          <w:rFonts w:ascii="Times New Roman" w:hAnsi="Times New Roman" w:cs="Times New Roman"/>
        </w:rPr>
        <w:t>：</w:t>
      </w:r>
      <w:r w:rsidRPr="00187CB3">
        <w:rPr>
          <w:rFonts w:ascii="Times New Roman" w:hAnsi="Times New Roman" w:cs="Times New Roman"/>
        </w:rPr>
        <w:t xml:space="preserve">  </w:t>
      </w:r>
      <w:r w:rsidRPr="00187CB3">
        <w:rPr>
          <w:rFonts w:ascii="Times New Roman" w:hAnsi="Times New Roman" w:cs="Times New Roman"/>
        </w:rPr>
        <w:t>显示曲线的起始时间。</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右侧</w:t>
      </w:r>
      <w:r w:rsidRPr="00187CB3">
        <w:rPr>
          <w:rFonts w:ascii="Times New Roman" w:hAnsi="Times New Roman" w:cs="Times New Roman"/>
        </w:rPr>
        <w:t>yyyy-mm-dd hh:nn:ss</w:t>
      </w:r>
      <w:r w:rsidRPr="00187CB3">
        <w:rPr>
          <w:rFonts w:ascii="Times New Roman" w:hAnsi="Times New Roman" w:cs="Times New Roman"/>
        </w:rPr>
        <w:t>：</w:t>
      </w:r>
      <w:r w:rsidRPr="00187CB3">
        <w:rPr>
          <w:rFonts w:ascii="Times New Roman" w:hAnsi="Times New Roman" w:cs="Times New Roman"/>
        </w:rPr>
        <w:t xml:space="preserve">  </w:t>
      </w:r>
      <w:r w:rsidRPr="00187CB3">
        <w:rPr>
          <w:rFonts w:ascii="Times New Roman" w:hAnsi="Times New Roman" w:cs="Times New Roman"/>
        </w:rPr>
        <w:t>显示曲线的截止时间。</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双击趋势曲线组态图，弹出</w:t>
      </w:r>
      <w:r w:rsidRPr="00187CB3">
        <w:rPr>
          <w:rFonts w:ascii="Times New Roman" w:hAnsi="Times New Roman" w:cs="Times New Roman"/>
        </w:rPr>
        <w:t>“</w:t>
      </w:r>
      <w:r w:rsidRPr="00187CB3">
        <w:rPr>
          <w:rFonts w:ascii="Times New Roman" w:hAnsi="Times New Roman" w:cs="Times New Roman"/>
        </w:rPr>
        <w:t>趋势曲线属性</w:t>
      </w:r>
      <w:r w:rsidRPr="00187CB3">
        <w:rPr>
          <w:rFonts w:ascii="Times New Roman" w:hAnsi="Times New Roman" w:cs="Times New Roman"/>
        </w:rPr>
        <w:t>”</w:t>
      </w:r>
      <w:r w:rsidRPr="00187CB3">
        <w:rPr>
          <w:rFonts w:ascii="Times New Roman" w:hAnsi="Times New Roman" w:cs="Times New Roman"/>
        </w:rPr>
        <w:t>对话框，如图</w:t>
      </w:r>
      <w:r w:rsidRPr="00187CB3">
        <w:rPr>
          <w:rFonts w:ascii="Times New Roman" w:hAnsi="Times New Roman" w:cs="Times New Roman"/>
        </w:rPr>
        <w:t>6.47</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p>
    <w:p w:rsidR="00575BA4" w:rsidRPr="00187CB3" w:rsidRDefault="00470383"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2462049" cy="3873260"/>
            <wp:effectExtent l="19050" t="0" r="0" b="0"/>
            <wp:docPr id="168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8" cstate="print"/>
                    <a:srcRect/>
                    <a:stretch>
                      <a:fillRect/>
                    </a:stretch>
                  </pic:blipFill>
                  <pic:spPr bwMode="auto">
                    <a:xfrm>
                      <a:off x="0" y="0"/>
                      <a:ext cx="2463648" cy="3875776"/>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6.47  </w:t>
      </w:r>
      <w:r w:rsidRPr="00187CB3">
        <w:rPr>
          <w:rFonts w:ascii="Times New Roman" w:hAnsi="Times New Roman" w:cs="Times New Roman"/>
          <w:sz w:val="18"/>
        </w:rPr>
        <w:t>趋势曲线属性对话框</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参数意义：</w:t>
      </w:r>
    </w:p>
    <w:p w:rsidR="00575BA4" w:rsidRPr="00187CB3" w:rsidRDefault="00575BA4" w:rsidP="006F78FF">
      <w:pPr>
        <w:numPr>
          <w:ilvl w:val="0"/>
          <w:numId w:val="20"/>
        </w:numPr>
        <w:ind w:firstLineChars="200" w:firstLine="420"/>
        <w:rPr>
          <w:rFonts w:ascii="Times New Roman" w:hAnsi="Times New Roman" w:cs="Times New Roman"/>
        </w:rPr>
      </w:pPr>
      <w:r w:rsidRPr="00187CB3">
        <w:rPr>
          <w:rFonts w:ascii="Times New Roman" w:hAnsi="Times New Roman" w:cs="Times New Roman"/>
        </w:rPr>
        <w:t>曲线</w:t>
      </w:r>
      <w:r w:rsidRPr="00187CB3">
        <w:rPr>
          <w:rFonts w:ascii="Times New Roman" w:hAnsi="Times New Roman" w:cs="Times New Roman"/>
        </w:rPr>
        <w:t>1~</w:t>
      </w:r>
      <w:r w:rsidR="00470383" w:rsidRPr="00187CB3">
        <w:rPr>
          <w:rFonts w:ascii="Times New Roman" w:hAnsi="Times New Roman" w:cs="Times New Roman"/>
        </w:rPr>
        <w:t>10</w:t>
      </w:r>
      <w:r w:rsidRPr="00187CB3">
        <w:rPr>
          <w:rFonts w:ascii="Times New Roman" w:hAnsi="Times New Roman" w:cs="Times New Roman"/>
        </w:rPr>
        <w:t>：数据点名，如果没有用完</w:t>
      </w:r>
      <w:r w:rsidR="00470383" w:rsidRPr="00187CB3">
        <w:rPr>
          <w:rFonts w:ascii="Times New Roman" w:hAnsi="Times New Roman" w:cs="Times New Roman"/>
        </w:rPr>
        <w:t>10</w:t>
      </w:r>
      <w:r w:rsidRPr="00187CB3">
        <w:rPr>
          <w:rFonts w:ascii="Times New Roman" w:hAnsi="Times New Roman" w:cs="Times New Roman"/>
        </w:rPr>
        <w:t>个点，使用最前面的几条曲线，例如使用</w:t>
      </w:r>
      <w:r w:rsidRPr="00187CB3">
        <w:rPr>
          <w:rFonts w:ascii="Times New Roman" w:hAnsi="Times New Roman" w:cs="Times New Roman"/>
        </w:rPr>
        <w:t>1</w:t>
      </w:r>
      <w:r w:rsidRPr="00187CB3">
        <w:rPr>
          <w:rFonts w:ascii="Times New Roman" w:hAnsi="Times New Roman" w:cs="Times New Roman"/>
        </w:rPr>
        <w:t>、</w:t>
      </w:r>
      <w:r w:rsidRPr="00187CB3">
        <w:rPr>
          <w:rFonts w:ascii="Times New Roman" w:hAnsi="Times New Roman" w:cs="Times New Roman"/>
        </w:rPr>
        <w:t>2</w:t>
      </w:r>
      <w:r w:rsidRPr="00187CB3">
        <w:rPr>
          <w:rFonts w:ascii="Times New Roman" w:hAnsi="Times New Roman" w:cs="Times New Roman"/>
        </w:rPr>
        <w:t>、</w:t>
      </w:r>
      <w:r w:rsidRPr="00187CB3">
        <w:rPr>
          <w:rFonts w:ascii="Times New Roman" w:hAnsi="Times New Roman" w:cs="Times New Roman"/>
        </w:rPr>
        <w:t>3</w:t>
      </w:r>
      <w:r w:rsidRPr="00187CB3">
        <w:rPr>
          <w:rFonts w:ascii="Times New Roman" w:hAnsi="Times New Roman" w:cs="Times New Roman"/>
        </w:rPr>
        <w:t>而不要用</w:t>
      </w:r>
      <w:r w:rsidRPr="00187CB3">
        <w:rPr>
          <w:rFonts w:ascii="Times New Roman" w:hAnsi="Times New Roman" w:cs="Times New Roman"/>
        </w:rPr>
        <w:t>1</w:t>
      </w:r>
      <w:r w:rsidRPr="00187CB3">
        <w:rPr>
          <w:rFonts w:ascii="Times New Roman" w:hAnsi="Times New Roman" w:cs="Times New Roman"/>
        </w:rPr>
        <w:t>、</w:t>
      </w:r>
      <w:r w:rsidRPr="00187CB3">
        <w:rPr>
          <w:rFonts w:ascii="Times New Roman" w:hAnsi="Times New Roman" w:cs="Times New Roman"/>
        </w:rPr>
        <w:t>2</w:t>
      </w:r>
      <w:r w:rsidRPr="00187CB3">
        <w:rPr>
          <w:rFonts w:ascii="Times New Roman" w:hAnsi="Times New Roman" w:cs="Times New Roman"/>
        </w:rPr>
        <w:t>、</w:t>
      </w:r>
      <w:r w:rsidRPr="00187CB3">
        <w:rPr>
          <w:rFonts w:ascii="Times New Roman" w:hAnsi="Times New Roman" w:cs="Times New Roman"/>
        </w:rPr>
        <w:t>4</w:t>
      </w:r>
      <w:r w:rsidRPr="00187CB3">
        <w:rPr>
          <w:rFonts w:ascii="Times New Roman" w:hAnsi="Times New Roman" w:cs="Times New Roman"/>
        </w:rPr>
        <w:t>。</w:t>
      </w:r>
    </w:p>
    <w:p w:rsidR="00575BA4" w:rsidRPr="00187CB3" w:rsidRDefault="00575BA4" w:rsidP="006F78FF">
      <w:pPr>
        <w:numPr>
          <w:ilvl w:val="0"/>
          <w:numId w:val="20"/>
        </w:numPr>
        <w:ind w:firstLineChars="200" w:firstLine="420"/>
        <w:rPr>
          <w:rFonts w:ascii="Times New Roman" w:hAnsi="Times New Roman" w:cs="Times New Roman"/>
        </w:rPr>
      </w:pPr>
      <w:r w:rsidRPr="00187CB3">
        <w:rPr>
          <w:rFonts w:ascii="Times New Roman" w:hAnsi="Times New Roman" w:cs="Times New Roman"/>
        </w:rPr>
        <w:t>模拟量：如果不选择该项，则认为数据点是开关量，曲线按</w:t>
      </w:r>
      <w:r w:rsidRPr="00187CB3">
        <w:rPr>
          <w:rFonts w:ascii="Times New Roman" w:hAnsi="Times New Roman" w:cs="Times New Roman"/>
        </w:rPr>
        <w:t>“</w:t>
      </w:r>
      <w:r w:rsidRPr="00187CB3">
        <w:rPr>
          <w:rFonts w:ascii="Times New Roman" w:hAnsi="Times New Roman" w:cs="Times New Roman"/>
        </w:rPr>
        <w:t>方波</w:t>
      </w:r>
      <w:r w:rsidRPr="00187CB3">
        <w:rPr>
          <w:rFonts w:ascii="Times New Roman" w:hAnsi="Times New Roman" w:cs="Times New Roman"/>
        </w:rPr>
        <w:t>”</w:t>
      </w:r>
      <w:r w:rsidRPr="00187CB3">
        <w:rPr>
          <w:rFonts w:ascii="Times New Roman" w:hAnsi="Times New Roman" w:cs="Times New Roman"/>
        </w:rPr>
        <w:t>的形式显示。</w:t>
      </w:r>
    </w:p>
    <w:p w:rsidR="00575BA4" w:rsidRPr="00187CB3" w:rsidRDefault="00575BA4" w:rsidP="006F78FF">
      <w:pPr>
        <w:numPr>
          <w:ilvl w:val="0"/>
          <w:numId w:val="20"/>
        </w:numPr>
        <w:ind w:firstLineChars="200" w:firstLine="420"/>
        <w:rPr>
          <w:rFonts w:ascii="Times New Roman" w:hAnsi="Times New Roman" w:cs="Times New Roman"/>
        </w:rPr>
      </w:pPr>
      <w:r w:rsidRPr="00187CB3">
        <w:rPr>
          <w:rFonts w:ascii="Times New Roman" w:hAnsi="Times New Roman" w:cs="Times New Roman"/>
        </w:rPr>
        <w:t>最大值、最小值：模拟量曲线显示时，最小值对应显示区底端，最大值对应显示区顶端，超出此范围，曲线无法显示。</w:t>
      </w:r>
    </w:p>
    <w:p w:rsidR="00575BA4" w:rsidRPr="00187CB3" w:rsidRDefault="00575BA4" w:rsidP="006F78FF">
      <w:pPr>
        <w:numPr>
          <w:ilvl w:val="0"/>
          <w:numId w:val="20"/>
        </w:numPr>
        <w:ind w:firstLineChars="200" w:firstLine="420"/>
        <w:rPr>
          <w:rFonts w:ascii="Times New Roman" w:hAnsi="Times New Roman" w:cs="Times New Roman"/>
        </w:rPr>
      </w:pPr>
      <w:r w:rsidRPr="00187CB3">
        <w:rPr>
          <w:rFonts w:ascii="Times New Roman" w:hAnsi="Times New Roman" w:cs="Times New Roman"/>
        </w:rPr>
        <w:t>曲线色、背景色、网格色</w:t>
      </w:r>
      <w:r w:rsidR="006616CA" w:rsidRPr="00187CB3">
        <w:rPr>
          <w:rFonts w:ascii="Times New Roman" w:hAnsi="Times New Roman" w:cs="Times New Roman"/>
        </w:rPr>
        <w:t>、选点</w:t>
      </w:r>
      <w:r w:rsidRPr="00187CB3">
        <w:rPr>
          <w:rFonts w:ascii="Times New Roman" w:hAnsi="Times New Roman" w:cs="Times New Roman"/>
        </w:rPr>
        <w:t>：这些颜色可以分别指定。通过点击颜色框，打开调色板对话框，选择适当的曲线、背景和网格色</w:t>
      </w:r>
      <w:r w:rsidR="006616CA" w:rsidRPr="00187CB3">
        <w:rPr>
          <w:rFonts w:ascii="Times New Roman" w:hAnsi="Times New Roman" w:cs="Times New Roman"/>
        </w:rPr>
        <w:t>。选点按钮可以搜索实时库中的标签点</w:t>
      </w:r>
      <w:r w:rsidRPr="00187CB3">
        <w:rPr>
          <w:rFonts w:ascii="Times New Roman" w:hAnsi="Times New Roman" w:cs="Times New Roman"/>
        </w:rPr>
        <w:t>。</w:t>
      </w:r>
    </w:p>
    <w:p w:rsidR="00575BA4" w:rsidRPr="00187CB3" w:rsidRDefault="00575BA4" w:rsidP="006F78FF">
      <w:pPr>
        <w:numPr>
          <w:ilvl w:val="0"/>
          <w:numId w:val="20"/>
        </w:numPr>
        <w:ind w:firstLineChars="200" w:firstLine="420"/>
        <w:rPr>
          <w:rFonts w:ascii="Times New Roman" w:hAnsi="Times New Roman" w:cs="Times New Roman"/>
        </w:rPr>
      </w:pPr>
      <w:r w:rsidRPr="00187CB3">
        <w:rPr>
          <w:rFonts w:ascii="Times New Roman" w:hAnsi="Times New Roman" w:cs="Times New Roman"/>
        </w:rPr>
        <w:t>时间段：曲线显示时的默认时间段长度，可选</w:t>
      </w:r>
      <w:r w:rsidRPr="00187CB3">
        <w:rPr>
          <w:rFonts w:ascii="Times New Roman" w:hAnsi="Times New Roman" w:cs="Times New Roman"/>
        </w:rPr>
        <w:t>3</w:t>
      </w:r>
      <w:r w:rsidRPr="00187CB3">
        <w:rPr>
          <w:rFonts w:ascii="Times New Roman" w:hAnsi="Times New Roman" w:cs="Times New Roman"/>
        </w:rPr>
        <w:t>分钟、</w:t>
      </w:r>
      <w:r w:rsidRPr="00187CB3">
        <w:rPr>
          <w:rFonts w:ascii="Times New Roman" w:hAnsi="Times New Roman" w:cs="Times New Roman"/>
        </w:rPr>
        <w:t>15</w:t>
      </w:r>
      <w:r w:rsidRPr="00187CB3">
        <w:rPr>
          <w:rFonts w:ascii="Times New Roman" w:hAnsi="Times New Roman" w:cs="Times New Roman"/>
        </w:rPr>
        <w:t>分钟、</w:t>
      </w:r>
      <w:r w:rsidRPr="00187CB3">
        <w:rPr>
          <w:rFonts w:ascii="Times New Roman" w:hAnsi="Times New Roman" w:cs="Times New Roman"/>
        </w:rPr>
        <w:t>1</w:t>
      </w:r>
      <w:r w:rsidRPr="00187CB3">
        <w:rPr>
          <w:rFonts w:ascii="Times New Roman" w:hAnsi="Times New Roman" w:cs="Times New Roman"/>
        </w:rPr>
        <w:t>小时、</w:t>
      </w:r>
      <w:r w:rsidRPr="00187CB3">
        <w:rPr>
          <w:rFonts w:ascii="Times New Roman" w:hAnsi="Times New Roman" w:cs="Times New Roman"/>
        </w:rPr>
        <w:t>8</w:t>
      </w:r>
      <w:r w:rsidRPr="00187CB3">
        <w:rPr>
          <w:rFonts w:ascii="Times New Roman" w:hAnsi="Times New Roman" w:cs="Times New Roman"/>
        </w:rPr>
        <w:t>小时和</w:t>
      </w:r>
      <w:ins w:id="713" w:author="wangqian" w:date="2012-06-11T15:14:00Z">
        <w:r w:rsidRPr="00187CB3">
          <w:rPr>
            <w:rFonts w:ascii="Times New Roman" w:hAnsi="Times New Roman" w:cs="Times New Roman"/>
          </w:rPr>
          <w:t>24</w:t>
        </w:r>
      </w:ins>
      <w:r w:rsidRPr="00187CB3">
        <w:rPr>
          <w:rFonts w:ascii="Times New Roman" w:hAnsi="Times New Roman" w:cs="Times New Roman"/>
        </w:rPr>
        <w:t>小时。每条趋势曲线的显示是由</w:t>
      </w:r>
      <w:r w:rsidRPr="00187CB3">
        <w:rPr>
          <w:rFonts w:ascii="Times New Roman" w:hAnsi="Times New Roman" w:cs="Times New Roman"/>
        </w:rPr>
        <w:t>180</w:t>
      </w:r>
      <w:r w:rsidRPr="00187CB3">
        <w:rPr>
          <w:rFonts w:ascii="Times New Roman" w:hAnsi="Times New Roman" w:cs="Times New Roman"/>
        </w:rPr>
        <w:t>个数据采样点描述的，选择不同的时间段长度，数据采样频率也是不同的，下列的计算式表明了不同时间段长度时的数据采样频率：</w:t>
      </w:r>
    </w:p>
    <w:p w:rsidR="00575BA4" w:rsidRPr="00187CB3" w:rsidRDefault="00575BA4" w:rsidP="00575BA4">
      <w:pPr>
        <w:ind w:left="420" w:firstLine="420"/>
        <w:jc w:val="center"/>
        <w:rPr>
          <w:rFonts w:ascii="Times New Roman" w:hAnsi="Times New Roman" w:cs="Times New Roman"/>
        </w:rPr>
      </w:pPr>
      <w:r w:rsidRPr="00187CB3">
        <w:rPr>
          <w:rFonts w:ascii="Times New Roman" w:hAnsi="Times New Roman" w:cs="Times New Roman"/>
        </w:rPr>
        <w:t>采样频率</w:t>
      </w:r>
      <w:r w:rsidRPr="00187CB3">
        <w:rPr>
          <w:rFonts w:ascii="Times New Roman" w:hAnsi="Times New Roman" w:cs="Times New Roman"/>
        </w:rPr>
        <w:t>=</w:t>
      </w:r>
      <w:r w:rsidRPr="00187CB3">
        <w:rPr>
          <w:rFonts w:ascii="Times New Roman" w:hAnsi="Times New Roman" w:cs="Times New Roman"/>
        </w:rPr>
        <w:t>窗口时间段长度（秒）</w:t>
      </w:r>
      <w:r w:rsidRPr="00187CB3">
        <w:rPr>
          <w:rFonts w:ascii="Times New Roman" w:hAnsi="Times New Roman" w:cs="Times New Roman"/>
        </w:rPr>
        <w:t>/180</w:t>
      </w:r>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sectPr w:rsidR="00575BA4" w:rsidRPr="00187CB3" w:rsidSect="00A93871">
          <w:headerReference w:type="default" r:id="rId239"/>
          <w:pgSz w:w="11907" w:h="16840" w:code="9"/>
          <w:pgMar w:top="1134" w:right="680" w:bottom="680" w:left="1134" w:header="680" w:footer="680" w:gutter="0"/>
          <w:cols w:space="425"/>
          <w:docGrid w:linePitch="312"/>
        </w:sectPr>
      </w:pPr>
      <w:bookmarkStart w:id="714" w:name="_Toc533846619"/>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pPr>
      <w:bookmarkStart w:id="715" w:name="_Toc533902738"/>
      <w:bookmarkStart w:id="716" w:name="_Toc533902891"/>
      <w:bookmarkStart w:id="717" w:name="_Toc533990463"/>
      <w:bookmarkStart w:id="718" w:name="_Toc310409569"/>
      <w:bookmarkStart w:id="719" w:name="_Toc406075103"/>
      <w:r w:rsidRPr="00187CB3">
        <w:rPr>
          <w:rFonts w:ascii="Times New Roman" w:hAnsi="Times New Roman"/>
        </w:rPr>
        <w:lastRenderedPageBreak/>
        <w:t>两个特殊的窗口</w:t>
      </w:r>
      <w:bookmarkEnd w:id="714"/>
      <w:bookmarkEnd w:id="715"/>
      <w:bookmarkEnd w:id="716"/>
      <w:bookmarkEnd w:id="717"/>
      <w:bookmarkEnd w:id="718"/>
      <w:bookmarkEnd w:id="719"/>
    </w:p>
    <w:p w:rsidR="00575BA4" w:rsidRPr="00187CB3" w:rsidRDefault="00575BA4" w:rsidP="00575BA4">
      <w:pPr>
        <w:ind w:firstLine="420"/>
        <w:rPr>
          <w:rFonts w:ascii="Times New Roman" w:hAnsi="Times New Roman" w:cs="Times New Roman"/>
        </w:rPr>
        <w:sectPr w:rsidR="00575BA4" w:rsidRPr="00187CB3" w:rsidSect="00A93871">
          <w:headerReference w:type="default" r:id="rId240"/>
          <w:pgSz w:w="11907" w:h="16840" w:code="9"/>
          <w:pgMar w:top="1134" w:right="680" w:bottom="680" w:left="1134" w:header="680" w:footer="680" w:gutter="0"/>
          <w:cols w:space="425"/>
          <w:docGrid w:linePitch="312"/>
        </w:sectPr>
      </w:pPr>
      <w:r w:rsidRPr="00187CB3">
        <w:rPr>
          <w:rFonts w:ascii="Times New Roman" w:hAnsi="Times New Roman" w:cs="Times New Roman"/>
        </w:rPr>
        <w:t>系统中有两个特殊的窗口，对应的窗口文件为</w:t>
      </w:r>
      <w:r w:rsidRPr="00187CB3">
        <w:rPr>
          <w:rFonts w:ascii="Times New Roman" w:hAnsi="Times New Roman" w:cs="Times New Roman"/>
        </w:rPr>
        <w:t>default</w:t>
      </w:r>
      <w:r w:rsidRPr="00187CB3">
        <w:rPr>
          <w:rFonts w:ascii="Times New Roman" w:hAnsi="Times New Roman" w:cs="Times New Roman"/>
        </w:rPr>
        <w:t>和</w:t>
      </w:r>
      <w:r w:rsidRPr="00187CB3">
        <w:rPr>
          <w:rFonts w:ascii="Times New Roman" w:hAnsi="Times New Roman" w:cs="Times New Roman"/>
        </w:rPr>
        <w:t>index</w:t>
      </w:r>
      <w:r w:rsidRPr="00187CB3">
        <w:rPr>
          <w:rFonts w:ascii="Times New Roman" w:hAnsi="Times New Roman" w:cs="Times New Roman"/>
        </w:rPr>
        <w:t>。人机界面的运行程序</w:t>
      </w:r>
      <w:r w:rsidRPr="00187CB3">
        <w:rPr>
          <w:rFonts w:ascii="Times New Roman" w:hAnsi="Times New Roman" w:cs="Times New Roman"/>
        </w:rPr>
        <w:t>mcview</w:t>
      </w:r>
      <w:r w:rsidRPr="00187CB3">
        <w:rPr>
          <w:rFonts w:ascii="Times New Roman" w:hAnsi="Times New Roman" w:cs="Times New Roman"/>
        </w:rPr>
        <w:t>启动时，自动调用</w:t>
      </w:r>
      <w:r w:rsidRPr="00187CB3">
        <w:rPr>
          <w:rFonts w:ascii="Times New Roman" w:hAnsi="Times New Roman" w:cs="Times New Roman"/>
        </w:rPr>
        <w:t>default</w:t>
      </w:r>
      <w:r w:rsidRPr="00187CB3">
        <w:rPr>
          <w:rFonts w:ascii="Times New Roman" w:hAnsi="Times New Roman" w:cs="Times New Roman"/>
        </w:rPr>
        <w:t>，因此</w:t>
      </w:r>
      <w:r w:rsidRPr="00187CB3">
        <w:rPr>
          <w:rFonts w:ascii="Times New Roman" w:hAnsi="Times New Roman" w:cs="Times New Roman"/>
        </w:rPr>
        <w:t>default</w:t>
      </w:r>
      <w:r w:rsidRPr="00187CB3">
        <w:rPr>
          <w:rFonts w:ascii="Times New Roman" w:hAnsi="Times New Roman" w:cs="Times New Roman"/>
        </w:rPr>
        <w:t>可以作为开机的欢迎画面。在人机界面下方的操作栏里有一个目录按钮，可以用来调用</w:t>
      </w:r>
      <w:r w:rsidRPr="00187CB3">
        <w:rPr>
          <w:rFonts w:ascii="Times New Roman" w:hAnsi="Times New Roman" w:cs="Times New Roman"/>
        </w:rPr>
        <w:t>index</w:t>
      </w:r>
      <w:r w:rsidRPr="00187CB3">
        <w:rPr>
          <w:rFonts w:ascii="Times New Roman" w:hAnsi="Times New Roman" w:cs="Times New Roman"/>
        </w:rPr>
        <w:t>窗口，因此，可以在</w:t>
      </w:r>
      <w:r w:rsidRPr="00187CB3">
        <w:rPr>
          <w:rFonts w:ascii="Times New Roman" w:hAnsi="Times New Roman" w:cs="Times New Roman"/>
        </w:rPr>
        <w:t>index</w:t>
      </w:r>
      <w:r w:rsidRPr="00187CB3">
        <w:rPr>
          <w:rFonts w:ascii="Times New Roman" w:hAnsi="Times New Roman" w:cs="Times New Roman"/>
        </w:rPr>
        <w:t>窗口中存放系统的主目录。</w:t>
      </w:r>
    </w:p>
    <w:p w:rsidR="00575BA4" w:rsidRPr="00187CB3" w:rsidRDefault="00575BA4" w:rsidP="00575BA4">
      <w:pPr>
        <w:pStyle w:val="1"/>
        <w:numPr>
          <w:ilvl w:val="0"/>
          <w:numId w:val="0"/>
        </w:numPr>
        <w:spacing w:before="120"/>
        <w:rPr>
          <w:rFonts w:ascii="Times New Roman" w:hAnsi="Times New Roman"/>
        </w:rPr>
      </w:pPr>
      <w:bookmarkStart w:id="720" w:name="_Toc533846641"/>
      <w:bookmarkStart w:id="721" w:name="_Toc533902760"/>
      <w:bookmarkStart w:id="722" w:name="_Toc533902913"/>
      <w:bookmarkStart w:id="723" w:name="_Toc533990485"/>
      <w:bookmarkStart w:id="724" w:name="_Toc310409570"/>
      <w:bookmarkStart w:id="725" w:name="_Toc533348947"/>
      <w:bookmarkStart w:id="726" w:name="_Toc406075104"/>
      <w:r w:rsidRPr="00187CB3">
        <w:rPr>
          <w:rFonts w:ascii="Times New Roman" w:hAnsi="Times New Roman"/>
        </w:rPr>
        <w:lastRenderedPageBreak/>
        <w:t>第三篇</w:t>
      </w:r>
      <w:r w:rsidRPr="00187CB3">
        <w:rPr>
          <w:rFonts w:ascii="Times New Roman" w:hAnsi="Times New Roman"/>
        </w:rPr>
        <w:t xml:space="preserve">  </w:t>
      </w:r>
      <w:r w:rsidRPr="00187CB3">
        <w:rPr>
          <w:rFonts w:ascii="Times New Roman" w:hAnsi="Times New Roman"/>
        </w:rPr>
        <w:t>系统运行</w:t>
      </w:r>
      <w:bookmarkEnd w:id="720"/>
      <w:bookmarkEnd w:id="721"/>
      <w:bookmarkEnd w:id="722"/>
      <w:bookmarkEnd w:id="723"/>
      <w:bookmarkEnd w:id="724"/>
      <w:bookmarkEnd w:id="726"/>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pPr>
      <w:bookmarkStart w:id="727" w:name="_Toc533846642"/>
      <w:bookmarkStart w:id="728" w:name="_Toc533902761"/>
      <w:bookmarkStart w:id="729" w:name="_Toc533902914"/>
      <w:bookmarkStart w:id="730" w:name="_Toc533990486"/>
      <w:bookmarkStart w:id="731" w:name="_Toc310409571"/>
      <w:bookmarkStart w:id="732" w:name="_Toc406075105"/>
      <w:r w:rsidRPr="00187CB3">
        <w:rPr>
          <w:rFonts w:ascii="Times New Roman" w:hAnsi="Times New Roman"/>
        </w:rPr>
        <w:t>人机界面运行程序</w:t>
      </w:r>
      <w:r w:rsidRPr="00187CB3">
        <w:rPr>
          <w:rFonts w:ascii="Times New Roman" w:hAnsi="Times New Roman"/>
        </w:rPr>
        <w:t>MCVIEW</w:t>
      </w:r>
      <w:bookmarkEnd w:id="725"/>
      <w:bookmarkEnd w:id="727"/>
      <w:bookmarkEnd w:id="728"/>
      <w:bookmarkEnd w:id="729"/>
      <w:bookmarkEnd w:id="730"/>
      <w:bookmarkEnd w:id="731"/>
      <w:bookmarkEnd w:id="73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从开始</w:t>
      </w:r>
      <w:r w:rsidRPr="00187CB3">
        <w:rPr>
          <w:rFonts w:ascii="Times New Roman" w:hAnsi="Times New Roman" w:cs="Times New Roman"/>
        </w:rPr>
        <w:t>\</w:t>
      </w:r>
      <w:r w:rsidRPr="00187CB3">
        <w:rPr>
          <w:rFonts w:ascii="Times New Roman" w:hAnsi="Times New Roman" w:cs="Times New Roman"/>
        </w:rPr>
        <w:t>程序</w:t>
      </w:r>
      <w:r w:rsidRPr="00187CB3">
        <w:rPr>
          <w:rFonts w:ascii="Times New Roman" w:hAnsi="Times New Roman" w:cs="Times New Roman"/>
        </w:rPr>
        <w:t>\NicBuilder</w:t>
      </w:r>
      <w:r w:rsidRPr="00187CB3">
        <w:rPr>
          <w:rFonts w:ascii="Times New Roman" w:hAnsi="Times New Roman" w:cs="Times New Roman"/>
        </w:rPr>
        <w:t>监控软件</w:t>
      </w:r>
      <w:r w:rsidRPr="00187CB3">
        <w:rPr>
          <w:rFonts w:ascii="Times New Roman" w:hAnsi="Times New Roman" w:cs="Times New Roman"/>
        </w:rPr>
        <w:t>\</w:t>
      </w:r>
      <w:r w:rsidRPr="00187CB3">
        <w:rPr>
          <w:rFonts w:ascii="Times New Roman" w:hAnsi="Times New Roman" w:cs="Times New Roman"/>
        </w:rPr>
        <w:t>运行操作站，进入运行窗口，如图</w:t>
      </w:r>
      <w:r w:rsidRPr="00187CB3">
        <w:rPr>
          <w:rFonts w:ascii="Times New Roman" w:hAnsi="Times New Roman" w:cs="Times New Roman"/>
        </w:rPr>
        <w:t>8.1</w:t>
      </w:r>
      <w:r w:rsidRPr="00187CB3">
        <w:rPr>
          <w:rFonts w:ascii="Times New Roman" w:hAnsi="Times New Roman" w:cs="Times New Roman"/>
        </w:rPr>
        <w:t>所示。</w:t>
      </w:r>
    </w:p>
    <w:p w:rsidR="00575BA4" w:rsidRPr="00187CB3" w:rsidRDefault="00F011E2" w:rsidP="00F011E2">
      <w:pPr>
        <w:jc w:val="center"/>
        <w:rPr>
          <w:rFonts w:ascii="Times New Roman" w:hAnsi="Times New Roman" w:cs="Times New Roman"/>
        </w:rPr>
      </w:pPr>
      <w:r w:rsidRPr="00187CB3">
        <w:rPr>
          <w:rFonts w:ascii="Times New Roman" w:hAnsi="Times New Roman" w:cs="Times New Roman"/>
          <w:noProof/>
        </w:rPr>
        <w:drawing>
          <wp:inline distT="0" distB="0" distL="0" distR="0">
            <wp:extent cx="5939228" cy="3441940"/>
            <wp:effectExtent l="19050" t="0" r="4372" b="0"/>
            <wp:docPr id="169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1" cstate="print"/>
                    <a:srcRect/>
                    <a:stretch>
                      <a:fillRect/>
                    </a:stretch>
                  </pic:blipFill>
                  <pic:spPr bwMode="auto">
                    <a:xfrm>
                      <a:off x="0" y="0"/>
                      <a:ext cx="5946100" cy="3445922"/>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8.1  </w:t>
      </w:r>
      <w:r w:rsidRPr="00187CB3">
        <w:rPr>
          <w:rFonts w:ascii="Times New Roman" w:hAnsi="Times New Roman" w:cs="Times New Roman"/>
          <w:sz w:val="18"/>
        </w:rPr>
        <w:t>人机界面运行窗口</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mcview</w:t>
      </w:r>
      <w:r w:rsidRPr="00187CB3">
        <w:rPr>
          <w:rFonts w:ascii="Times New Roman" w:hAnsi="Times New Roman" w:cs="Times New Roman"/>
        </w:rPr>
        <w:t>运行于全屏幕方式，没有权限时禁止</w:t>
      </w:r>
      <w:r w:rsidRPr="00187CB3">
        <w:rPr>
          <w:rFonts w:ascii="Times New Roman" w:hAnsi="Times New Roman" w:cs="Times New Roman"/>
        </w:rPr>
        <w:t>“CTRL+ESC”</w:t>
      </w:r>
      <w:r w:rsidRPr="00187CB3">
        <w:rPr>
          <w:rFonts w:ascii="Times New Roman" w:hAnsi="Times New Roman" w:cs="Times New Roman"/>
        </w:rPr>
        <w:t>、</w:t>
      </w:r>
      <w:r w:rsidRPr="00187CB3">
        <w:rPr>
          <w:rFonts w:ascii="Times New Roman" w:hAnsi="Times New Roman" w:cs="Times New Roman"/>
        </w:rPr>
        <w:t>“ALT+TAB”</w:t>
      </w:r>
      <w:r w:rsidRPr="00187CB3">
        <w:rPr>
          <w:rFonts w:ascii="Times New Roman" w:hAnsi="Times New Roman" w:cs="Times New Roman"/>
        </w:rPr>
        <w:t>、</w:t>
      </w:r>
      <w:r w:rsidRPr="00187CB3">
        <w:rPr>
          <w:rFonts w:ascii="Times New Roman" w:hAnsi="Times New Roman" w:cs="Times New Roman"/>
        </w:rPr>
        <w:t>“WIN”</w:t>
      </w:r>
      <w:r w:rsidRPr="00187CB3">
        <w:rPr>
          <w:rFonts w:ascii="Times New Roman" w:hAnsi="Times New Roman" w:cs="Times New Roman"/>
        </w:rPr>
        <w:t>等功能键，如果使用了</w:t>
      </w:r>
      <w:r w:rsidRPr="00187CB3">
        <w:rPr>
          <w:rFonts w:ascii="Times New Roman" w:hAnsi="Times New Roman" w:cs="Times New Roman"/>
        </w:rPr>
        <w:t>pmcgina.dll</w:t>
      </w:r>
      <w:r w:rsidRPr="00187CB3">
        <w:rPr>
          <w:rFonts w:ascii="Times New Roman" w:hAnsi="Times New Roman" w:cs="Times New Roman"/>
        </w:rPr>
        <w:t>，还可以禁止</w:t>
      </w:r>
      <w:r w:rsidRPr="00187CB3">
        <w:rPr>
          <w:rFonts w:ascii="Times New Roman" w:hAnsi="Times New Roman" w:cs="Times New Roman"/>
        </w:rPr>
        <w:t>“CTRL+ALT+DEL”</w:t>
      </w:r>
      <w:r w:rsidRPr="00187CB3">
        <w:rPr>
          <w:rFonts w:ascii="Times New Roman" w:hAnsi="Times New Roman" w:cs="Times New Roman"/>
        </w:rPr>
        <w:t>。防止操作员切换到其它应用程序，或返回</w:t>
      </w:r>
      <w:r w:rsidRPr="00187CB3">
        <w:rPr>
          <w:rFonts w:ascii="Times New Roman" w:hAnsi="Times New Roman" w:cs="Times New Roman"/>
        </w:rPr>
        <w:t>Windows</w:t>
      </w:r>
      <w:r w:rsidRPr="00187CB3">
        <w:rPr>
          <w:rFonts w:ascii="Times New Roman" w:hAnsi="Times New Roman" w:cs="Times New Roman"/>
        </w:rPr>
        <w:t>桌面。</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有关</w:t>
      </w:r>
      <w:r w:rsidRPr="00187CB3">
        <w:rPr>
          <w:rFonts w:ascii="Times New Roman" w:hAnsi="Times New Roman" w:cs="Times New Roman"/>
        </w:rPr>
        <w:t>pmcgina.dll</w:t>
      </w:r>
      <w:r w:rsidRPr="00187CB3">
        <w:rPr>
          <w:rFonts w:ascii="Times New Roman" w:hAnsi="Times New Roman" w:cs="Times New Roman"/>
        </w:rPr>
        <w:t>的使用，参见附录</w:t>
      </w:r>
      <w:r w:rsidRPr="00187CB3">
        <w:rPr>
          <w:rFonts w:ascii="Times New Roman" w:hAnsi="Times New Roman" w:cs="Times New Roman"/>
        </w:rPr>
        <w:t>C</w:t>
      </w:r>
      <w:r w:rsidRPr="00187CB3">
        <w:rPr>
          <w:rFonts w:ascii="Times New Roman" w:hAnsi="Times New Roman" w:cs="Times New Roman"/>
        </w:rPr>
        <w:t>。</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733" w:name="_Toc533348948"/>
      <w:bookmarkStart w:id="734" w:name="_Toc533846643"/>
      <w:bookmarkStart w:id="735" w:name="_Toc533902762"/>
      <w:bookmarkStart w:id="736" w:name="_Toc533902915"/>
      <w:bookmarkStart w:id="737" w:name="_Toc533990487"/>
      <w:bookmarkStart w:id="738" w:name="_Toc310409572"/>
      <w:bookmarkStart w:id="739" w:name="_Toc406075106"/>
      <w:r w:rsidRPr="00187CB3">
        <w:rPr>
          <w:rFonts w:ascii="Times New Roman" w:hAnsi="Times New Roman"/>
        </w:rPr>
        <w:t>控制栏</w:t>
      </w:r>
      <w:bookmarkEnd w:id="733"/>
      <w:bookmarkEnd w:id="734"/>
      <w:bookmarkEnd w:id="735"/>
      <w:bookmarkEnd w:id="736"/>
      <w:bookmarkEnd w:id="737"/>
      <w:bookmarkEnd w:id="738"/>
      <w:bookmarkEnd w:id="739"/>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窗口底部为固定的控制栏，不随切换窗口而变化。</w:t>
      </w:r>
    </w:p>
    <w:p w:rsidR="00575BA4" w:rsidRPr="00187CB3" w:rsidRDefault="00575BA4" w:rsidP="00575BA4">
      <w:pPr>
        <w:pStyle w:val="3"/>
        <w:tabs>
          <w:tab w:val="num" w:pos="720"/>
        </w:tabs>
        <w:spacing w:line="416" w:lineRule="auto"/>
        <w:ind w:firstLine="0"/>
      </w:pPr>
      <w:bookmarkStart w:id="740" w:name="_Toc533348949"/>
      <w:bookmarkStart w:id="741" w:name="_Toc533846644"/>
      <w:bookmarkStart w:id="742" w:name="_Toc533902763"/>
      <w:bookmarkStart w:id="743" w:name="_Toc533902916"/>
      <w:bookmarkStart w:id="744" w:name="_Toc533990488"/>
      <w:bookmarkStart w:id="745" w:name="_Toc310409573"/>
      <w:bookmarkStart w:id="746" w:name="_Toc406075107"/>
      <w:r w:rsidRPr="00187CB3">
        <w:t>系统按钮</w:t>
      </w:r>
      <w:bookmarkEnd w:id="740"/>
      <w:bookmarkEnd w:id="741"/>
      <w:bookmarkEnd w:id="742"/>
      <w:bookmarkEnd w:id="743"/>
      <w:bookmarkEnd w:id="744"/>
      <w:bookmarkEnd w:id="745"/>
      <w:bookmarkEnd w:id="746"/>
    </w:p>
    <w:p w:rsidR="00575BA4" w:rsidRPr="00187CB3" w:rsidRDefault="00575BA4" w:rsidP="0078479B">
      <w:pPr>
        <w:ind w:firstLine="420"/>
        <w:rPr>
          <w:rFonts w:ascii="Times New Roman" w:hAnsi="Times New Roman" w:cs="Times New Roman"/>
        </w:rPr>
      </w:pPr>
      <w:r w:rsidRPr="00187CB3">
        <w:rPr>
          <w:rFonts w:ascii="Times New Roman" w:hAnsi="Times New Roman" w:cs="Times New Roman"/>
        </w:rPr>
        <w:t>单击窗口底部的系统按钮，弹出</w:t>
      </w:r>
      <w:r w:rsidRPr="00187CB3">
        <w:rPr>
          <w:rFonts w:ascii="Times New Roman" w:hAnsi="Times New Roman" w:cs="Times New Roman"/>
        </w:rPr>
        <w:t>“</w:t>
      </w:r>
      <w:r w:rsidRPr="00187CB3">
        <w:rPr>
          <w:rFonts w:ascii="Times New Roman" w:hAnsi="Times New Roman" w:cs="Times New Roman"/>
        </w:rPr>
        <w:t>系统</w:t>
      </w:r>
      <w:r w:rsidRPr="00187CB3">
        <w:rPr>
          <w:rFonts w:ascii="Times New Roman" w:hAnsi="Times New Roman" w:cs="Times New Roman"/>
        </w:rPr>
        <w:t>”</w:t>
      </w:r>
      <w:r w:rsidRPr="00187CB3">
        <w:rPr>
          <w:rFonts w:ascii="Times New Roman" w:hAnsi="Times New Roman" w:cs="Times New Roman"/>
        </w:rPr>
        <w:t>对话框，如图</w:t>
      </w:r>
      <w:r w:rsidRPr="00187CB3">
        <w:rPr>
          <w:rFonts w:ascii="Times New Roman" w:hAnsi="Times New Roman" w:cs="Times New Roman"/>
        </w:rPr>
        <w:t>8.2</w:t>
      </w:r>
      <w:r w:rsidRPr="00187CB3">
        <w:rPr>
          <w:rFonts w:ascii="Times New Roman" w:hAnsi="Times New Roman" w:cs="Times New Roman"/>
        </w:rPr>
        <w:t>所示。</w:t>
      </w:r>
    </w:p>
    <w:p w:rsidR="00575BA4" w:rsidRPr="00187CB3" w:rsidRDefault="0078479B"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205667" cy="2439945"/>
            <wp:effectExtent l="19050" t="0" r="4133" b="0"/>
            <wp:docPr id="1694"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2" cstate="print"/>
                    <a:srcRect/>
                    <a:stretch>
                      <a:fillRect/>
                    </a:stretch>
                  </pic:blipFill>
                  <pic:spPr bwMode="auto">
                    <a:xfrm>
                      <a:off x="0" y="0"/>
                      <a:ext cx="2205760" cy="2440047"/>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lastRenderedPageBreak/>
        <w:t>图</w:t>
      </w:r>
      <w:r w:rsidRPr="00187CB3">
        <w:rPr>
          <w:rFonts w:ascii="Times New Roman" w:hAnsi="Times New Roman" w:cs="Times New Roman"/>
          <w:sz w:val="18"/>
        </w:rPr>
        <w:t xml:space="preserve">8.2  </w:t>
      </w:r>
      <w:r w:rsidRPr="00187CB3">
        <w:rPr>
          <w:rFonts w:ascii="Times New Roman" w:hAnsi="Times New Roman" w:cs="Times New Roman"/>
          <w:sz w:val="18"/>
        </w:rPr>
        <w:t>系统对话框</w:t>
      </w:r>
    </w:p>
    <w:p w:rsidR="00575BA4" w:rsidRPr="00187CB3" w:rsidRDefault="0078479B" w:rsidP="00575BA4">
      <w:pPr>
        <w:ind w:firstLine="420"/>
        <w:rPr>
          <w:rFonts w:ascii="Times New Roman" w:hAnsi="Times New Roman" w:cs="Times New Roman"/>
        </w:rPr>
      </w:pPr>
      <w:r w:rsidRPr="00187CB3">
        <w:rPr>
          <w:rFonts w:ascii="Times New Roman" w:hAnsi="Times New Roman" w:cs="Times New Roman"/>
        </w:rPr>
        <w:t>输入用户名、密码登录系统</w:t>
      </w:r>
    </w:p>
    <w:p w:rsidR="0078479B" w:rsidRPr="00187CB3" w:rsidRDefault="00575BA4" w:rsidP="0078479B">
      <w:pPr>
        <w:ind w:firstLine="420"/>
        <w:rPr>
          <w:rFonts w:ascii="Times New Roman" w:hAnsi="Times New Roman" w:cs="Times New Roman"/>
        </w:rPr>
      </w:pPr>
      <w:r w:rsidRPr="00187CB3">
        <w:rPr>
          <w:rFonts w:ascii="Times New Roman" w:hAnsi="Times New Roman" w:cs="Times New Roman"/>
        </w:rPr>
        <w:t>各命令的功能如下：</w:t>
      </w:r>
    </w:p>
    <w:p w:rsidR="0078479B" w:rsidRPr="00187CB3" w:rsidRDefault="0078479B" w:rsidP="006F78FF">
      <w:pPr>
        <w:numPr>
          <w:ilvl w:val="0"/>
          <w:numId w:val="21"/>
        </w:numPr>
        <w:ind w:firstLineChars="200" w:firstLine="420"/>
        <w:rPr>
          <w:rFonts w:ascii="Times New Roman" w:hAnsi="Times New Roman" w:cs="Times New Roman"/>
        </w:rPr>
      </w:pPr>
      <w:r w:rsidRPr="00187CB3">
        <w:rPr>
          <w:rFonts w:ascii="Times New Roman" w:hAnsi="Times New Roman" w:cs="Times New Roman"/>
        </w:rPr>
        <w:t>用户：输入用户名</w:t>
      </w:r>
    </w:p>
    <w:p w:rsidR="0078479B" w:rsidRPr="00187CB3" w:rsidRDefault="0078479B" w:rsidP="006F78FF">
      <w:pPr>
        <w:numPr>
          <w:ilvl w:val="0"/>
          <w:numId w:val="21"/>
        </w:numPr>
        <w:ind w:firstLineChars="200" w:firstLine="420"/>
        <w:rPr>
          <w:rFonts w:ascii="Times New Roman" w:hAnsi="Times New Roman" w:cs="Times New Roman"/>
        </w:rPr>
      </w:pPr>
      <w:r w:rsidRPr="00187CB3">
        <w:rPr>
          <w:rFonts w:ascii="Times New Roman" w:hAnsi="Times New Roman" w:cs="Times New Roman"/>
        </w:rPr>
        <w:t>密码：输入密码</w:t>
      </w:r>
    </w:p>
    <w:p w:rsidR="0078479B" w:rsidRPr="00187CB3" w:rsidRDefault="0078479B" w:rsidP="006F78FF">
      <w:pPr>
        <w:numPr>
          <w:ilvl w:val="0"/>
          <w:numId w:val="21"/>
        </w:numPr>
        <w:ind w:firstLineChars="200" w:firstLine="420"/>
        <w:rPr>
          <w:rFonts w:ascii="Times New Roman" w:hAnsi="Times New Roman" w:cs="Times New Roman"/>
        </w:rPr>
      </w:pPr>
      <w:r w:rsidRPr="00187CB3">
        <w:rPr>
          <w:rFonts w:ascii="Times New Roman" w:hAnsi="Times New Roman" w:cs="Times New Roman"/>
        </w:rPr>
        <w:t>登录：用户登录按钮</w:t>
      </w:r>
    </w:p>
    <w:p w:rsidR="0078479B" w:rsidRPr="00187CB3" w:rsidRDefault="0078479B" w:rsidP="006F78FF">
      <w:pPr>
        <w:numPr>
          <w:ilvl w:val="0"/>
          <w:numId w:val="21"/>
        </w:numPr>
        <w:ind w:firstLineChars="200" w:firstLine="420"/>
        <w:rPr>
          <w:rFonts w:ascii="Times New Roman" w:hAnsi="Times New Roman" w:cs="Times New Roman"/>
        </w:rPr>
      </w:pPr>
      <w:r w:rsidRPr="00187CB3">
        <w:rPr>
          <w:rFonts w:ascii="Times New Roman" w:hAnsi="Times New Roman" w:cs="Times New Roman"/>
        </w:rPr>
        <w:t>注销：注销已经登录用户</w:t>
      </w:r>
    </w:p>
    <w:p w:rsidR="0078479B" w:rsidRPr="00187CB3" w:rsidRDefault="0078479B" w:rsidP="006F78FF">
      <w:pPr>
        <w:numPr>
          <w:ilvl w:val="0"/>
          <w:numId w:val="21"/>
        </w:numPr>
        <w:ind w:firstLineChars="200" w:firstLine="420"/>
        <w:rPr>
          <w:rFonts w:ascii="Times New Roman" w:hAnsi="Times New Roman" w:cs="Times New Roman"/>
        </w:rPr>
      </w:pPr>
      <w:r w:rsidRPr="00187CB3">
        <w:rPr>
          <w:rFonts w:ascii="Times New Roman" w:hAnsi="Times New Roman" w:cs="Times New Roman"/>
        </w:rPr>
        <w:t>用户管理：弹出系统用户管理对话框</w:t>
      </w:r>
    </w:p>
    <w:p w:rsidR="0078479B" w:rsidRPr="00187CB3" w:rsidRDefault="0078479B" w:rsidP="006F78FF">
      <w:pPr>
        <w:numPr>
          <w:ilvl w:val="0"/>
          <w:numId w:val="21"/>
        </w:numPr>
        <w:ind w:firstLineChars="200" w:firstLine="420"/>
        <w:rPr>
          <w:rFonts w:ascii="Times New Roman" w:hAnsi="Times New Roman" w:cs="Times New Roman"/>
        </w:rPr>
      </w:pPr>
      <w:r w:rsidRPr="00187CB3">
        <w:rPr>
          <w:rFonts w:ascii="Times New Roman" w:hAnsi="Times New Roman" w:cs="Times New Roman"/>
        </w:rPr>
        <w:t>返回：关闭系统登录对话框</w:t>
      </w:r>
    </w:p>
    <w:p w:rsidR="00575BA4" w:rsidRPr="00187CB3" w:rsidRDefault="00575BA4" w:rsidP="006F78FF">
      <w:pPr>
        <w:numPr>
          <w:ilvl w:val="0"/>
          <w:numId w:val="21"/>
        </w:numPr>
        <w:ind w:firstLineChars="200" w:firstLine="420"/>
        <w:rPr>
          <w:rFonts w:ascii="Times New Roman" w:hAnsi="Times New Roman" w:cs="Times New Roman"/>
        </w:rPr>
      </w:pPr>
      <w:r w:rsidRPr="00187CB3">
        <w:rPr>
          <w:rFonts w:ascii="Times New Roman" w:hAnsi="Times New Roman" w:cs="Times New Roman"/>
        </w:rPr>
        <w:t>打印当前画面：从打印机输出当前的画面。</w:t>
      </w:r>
    </w:p>
    <w:p w:rsidR="0078479B" w:rsidRPr="00187CB3" w:rsidRDefault="0078479B" w:rsidP="0078479B">
      <w:pPr>
        <w:numPr>
          <w:ilvl w:val="0"/>
          <w:numId w:val="21"/>
        </w:numPr>
        <w:ind w:firstLineChars="200" w:firstLine="420"/>
        <w:rPr>
          <w:rFonts w:ascii="Times New Roman" w:hAnsi="Times New Roman" w:cs="Times New Roman"/>
        </w:rPr>
      </w:pPr>
      <w:r w:rsidRPr="00187CB3">
        <w:rPr>
          <w:rFonts w:ascii="Times New Roman" w:hAnsi="Times New Roman" w:cs="Times New Roman"/>
        </w:rPr>
        <w:t>关闭系统：</w:t>
      </w:r>
      <w:r w:rsidRPr="00187CB3">
        <w:rPr>
          <w:rFonts w:ascii="Times New Roman" w:hAnsi="Times New Roman" w:cs="Times New Roman"/>
        </w:rPr>
        <w:t>mcview</w:t>
      </w:r>
      <w:r w:rsidRPr="00187CB3">
        <w:rPr>
          <w:rFonts w:ascii="Times New Roman" w:hAnsi="Times New Roman" w:cs="Times New Roman"/>
        </w:rPr>
        <w:t>退出运行，回到</w:t>
      </w:r>
      <w:r w:rsidRPr="00187CB3">
        <w:rPr>
          <w:rFonts w:ascii="Times New Roman" w:hAnsi="Times New Roman" w:cs="Times New Roman"/>
        </w:rPr>
        <w:t>Windows</w:t>
      </w:r>
      <w:r w:rsidRPr="00187CB3">
        <w:rPr>
          <w:rFonts w:ascii="Times New Roman" w:hAnsi="Times New Roman" w:cs="Times New Roman"/>
        </w:rPr>
        <w:t>环境。</w:t>
      </w:r>
    </w:p>
    <w:p w:rsidR="00575BA4" w:rsidRPr="00187CB3" w:rsidRDefault="00575BA4" w:rsidP="006F78FF">
      <w:pPr>
        <w:numPr>
          <w:ilvl w:val="0"/>
          <w:numId w:val="21"/>
        </w:numPr>
        <w:ind w:firstLineChars="200" w:firstLine="420"/>
        <w:rPr>
          <w:rFonts w:ascii="Times New Roman" w:hAnsi="Times New Roman" w:cs="Times New Roman"/>
        </w:rPr>
      </w:pPr>
      <w:r w:rsidRPr="00187CB3">
        <w:rPr>
          <w:rFonts w:ascii="Times New Roman" w:hAnsi="Times New Roman" w:cs="Times New Roman"/>
        </w:rPr>
        <w:t>禁止切换到其它应用：不选择此复选框时，对话框底部的列表变为有效状态。该列表中列出了</w:t>
      </w:r>
      <w:r w:rsidRPr="00187CB3">
        <w:rPr>
          <w:rFonts w:ascii="Times New Roman" w:hAnsi="Times New Roman" w:cs="Times New Roman"/>
        </w:rPr>
        <w:t>&lt;</w:t>
      </w:r>
      <w:r w:rsidRPr="00187CB3">
        <w:rPr>
          <w:rFonts w:ascii="Times New Roman" w:hAnsi="Times New Roman" w:cs="Times New Roman"/>
        </w:rPr>
        <w:t>安装目录</w:t>
      </w:r>
      <w:r w:rsidRPr="00187CB3">
        <w:rPr>
          <w:rFonts w:ascii="Times New Roman" w:hAnsi="Times New Roman" w:cs="Times New Roman"/>
        </w:rPr>
        <w:t>&gt;\sw2</w:t>
      </w:r>
      <w:r w:rsidRPr="00187CB3">
        <w:rPr>
          <w:rFonts w:ascii="Times New Roman" w:hAnsi="Times New Roman" w:cs="Times New Roman"/>
        </w:rPr>
        <w:t>中的所有快捷方式，这些快捷方式由用户根据需要自己创建，双击一个快捷方式，就可以运行它指向的程序。</w:t>
      </w:r>
    </w:p>
    <w:p w:rsidR="00575BA4" w:rsidRPr="00187CB3" w:rsidRDefault="00575BA4" w:rsidP="00575BA4">
      <w:pPr>
        <w:ind w:firstLine="420"/>
        <w:rPr>
          <w:rFonts w:ascii="Times New Roman" w:hAnsi="Times New Roman" w:cs="Times New Roman"/>
        </w:rPr>
      </w:pPr>
    </w:p>
    <w:p w:rsidR="00575BA4" w:rsidRPr="00187CB3" w:rsidRDefault="000B4E26" w:rsidP="000B4E26">
      <w:pPr>
        <w:ind w:firstLineChars="400" w:firstLine="840"/>
        <w:rPr>
          <w:rFonts w:ascii="Times New Roman" w:hAnsi="Times New Roman" w:cs="Times New Roman"/>
        </w:rPr>
      </w:pPr>
      <w:r w:rsidRPr="00187CB3">
        <w:rPr>
          <w:rFonts w:ascii="Times New Roman" w:hAnsi="Times New Roman" w:cs="Times New Roman"/>
        </w:rPr>
        <w:t>用户管理管理对话框，可以新增、删除、修改系统用户的相关信息（例如密码、用户名等）。</w:t>
      </w:r>
    </w:p>
    <w:p w:rsidR="00575BA4" w:rsidRPr="00187CB3" w:rsidRDefault="0078479B"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518528" cy="2605177"/>
            <wp:effectExtent l="19050" t="0" r="5722" b="0"/>
            <wp:docPr id="1695"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3" cstate="print"/>
                    <a:srcRect/>
                    <a:stretch>
                      <a:fillRect/>
                    </a:stretch>
                  </pic:blipFill>
                  <pic:spPr bwMode="auto">
                    <a:xfrm>
                      <a:off x="0" y="0"/>
                      <a:ext cx="3514383" cy="2602108"/>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8.3  </w:t>
      </w:r>
      <w:r w:rsidRPr="00187CB3">
        <w:rPr>
          <w:rFonts w:ascii="Times New Roman" w:hAnsi="Times New Roman" w:cs="Times New Roman"/>
          <w:sz w:val="18"/>
        </w:rPr>
        <w:t>添加或修改用户</w:t>
      </w:r>
      <w:r w:rsidR="000B4E26" w:rsidRPr="00187CB3">
        <w:rPr>
          <w:rFonts w:ascii="Times New Roman" w:hAnsi="Times New Roman" w:cs="Times New Roman"/>
          <w:sz w:val="18"/>
        </w:rPr>
        <w:t>及其权限</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eastAsia="楷体_GB2312" w:hAnsi="Times New Roman" w:cs="Times New Roman"/>
        </w:rPr>
      </w:pPr>
      <w:r w:rsidRPr="00187CB3">
        <w:rPr>
          <w:rFonts w:ascii="Times New Roman" w:eastAsia="楷体_GB2312" w:hAnsi="Times New Roman" w:cs="Times New Roman"/>
        </w:rPr>
        <w:t>注意：由于</w:t>
      </w:r>
      <w:r w:rsidRPr="00187CB3">
        <w:rPr>
          <w:rFonts w:ascii="Times New Roman" w:eastAsia="楷体_GB2312" w:hAnsi="Times New Roman" w:cs="Times New Roman"/>
        </w:rPr>
        <w:t>mcview.exe</w:t>
      </w:r>
      <w:r w:rsidRPr="00187CB3">
        <w:rPr>
          <w:rFonts w:ascii="Times New Roman" w:eastAsia="楷体_GB2312" w:hAnsi="Times New Roman" w:cs="Times New Roman"/>
        </w:rPr>
        <w:t>运行在全屏幕方式，切换到其它应用程序时，应当使这些程序的窗口处于</w:t>
      </w:r>
      <w:r w:rsidRPr="00187CB3">
        <w:rPr>
          <w:rFonts w:ascii="Times New Roman" w:eastAsia="楷体_GB2312" w:hAnsi="Times New Roman" w:cs="Times New Roman"/>
        </w:rPr>
        <w:t>“TOPMOST”</w:t>
      </w:r>
      <w:r w:rsidRPr="00187CB3">
        <w:rPr>
          <w:rFonts w:ascii="Times New Roman" w:eastAsia="楷体_GB2312" w:hAnsi="Times New Roman" w:cs="Times New Roman"/>
        </w:rPr>
        <w:t>位置，才永远不会被</w:t>
      </w:r>
      <w:r w:rsidRPr="00187CB3">
        <w:rPr>
          <w:rFonts w:ascii="Times New Roman" w:eastAsia="楷体_GB2312" w:hAnsi="Times New Roman" w:cs="Times New Roman"/>
        </w:rPr>
        <w:t>mcview.exe</w:t>
      </w:r>
      <w:r w:rsidRPr="00187CB3">
        <w:rPr>
          <w:rFonts w:ascii="Times New Roman" w:eastAsia="楷体_GB2312" w:hAnsi="Times New Roman" w:cs="Times New Roman"/>
        </w:rPr>
        <w:t>本身的窗口盖住。对于</w:t>
      </w:r>
      <w:r w:rsidRPr="00187CB3">
        <w:rPr>
          <w:rFonts w:ascii="Times New Roman" w:eastAsia="楷体_GB2312" w:hAnsi="Times New Roman" w:cs="Times New Roman"/>
        </w:rPr>
        <w:t>mcdraw.exe</w:t>
      </w:r>
      <w:r w:rsidRPr="00187CB3">
        <w:rPr>
          <w:rFonts w:ascii="Times New Roman" w:eastAsia="楷体_GB2312" w:hAnsi="Times New Roman" w:cs="Times New Roman"/>
        </w:rPr>
        <w:t>、</w:t>
      </w:r>
      <w:r w:rsidRPr="00187CB3">
        <w:rPr>
          <w:rFonts w:ascii="Times New Roman" w:eastAsia="楷体_GB2312" w:hAnsi="Times New Roman" w:cs="Times New Roman"/>
        </w:rPr>
        <w:t>hisq.exe</w:t>
      </w:r>
      <w:r w:rsidRPr="00187CB3">
        <w:rPr>
          <w:rFonts w:ascii="Times New Roman" w:eastAsia="楷体_GB2312" w:hAnsi="Times New Roman" w:cs="Times New Roman"/>
        </w:rPr>
        <w:t>、</w:t>
      </w:r>
      <w:r w:rsidRPr="00187CB3">
        <w:rPr>
          <w:rFonts w:ascii="Times New Roman" w:eastAsia="楷体_GB2312" w:hAnsi="Times New Roman" w:cs="Times New Roman"/>
        </w:rPr>
        <w:t>evtq.exe</w:t>
      </w:r>
      <w:r w:rsidRPr="00187CB3">
        <w:rPr>
          <w:rFonts w:ascii="Times New Roman" w:eastAsia="楷体_GB2312" w:hAnsi="Times New Roman" w:cs="Times New Roman"/>
        </w:rPr>
        <w:t>、</w:t>
      </w:r>
      <w:r w:rsidRPr="00187CB3">
        <w:rPr>
          <w:rFonts w:ascii="Times New Roman" w:eastAsia="楷体_GB2312" w:hAnsi="Times New Roman" w:cs="Times New Roman"/>
        </w:rPr>
        <w:t>NicBuilder.exe</w:t>
      </w:r>
      <w:r w:rsidRPr="00187CB3">
        <w:rPr>
          <w:rFonts w:ascii="Times New Roman" w:eastAsia="楷体_GB2312" w:hAnsi="Times New Roman" w:cs="Times New Roman"/>
        </w:rPr>
        <w:t>，只要在运行时加上参数</w:t>
      </w:r>
      <w:r w:rsidRPr="00187CB3">
        <w:rPr>
          <w:rFonts w:ascii="Times New Roman" w:eastAsia="楷体_GB2312" w:hAnsi="Times New Roman" w:cs="Times New Roman"/>
        </w:rPr>
        <w:t>“/st”</w:t>
      </w:r>
      <w:r w:rsidRPr="00187CB3">
        <w:rPr>
          <w:rFonts w:ascii="Times New Roman" w:eastAsia="楷体_GB2312" w:hAnsi="Times New Roman" w:cs="Times New Roman"/>
        </w:rPr>
        <w:t>或</w:t>
      </w:r>
      <w:r w:rsidRPr="00187CB3">
        <w:rPr>
          <w:rFonts w:ascii="Times New Roman" w:eastAsia="楷体_GB2312" w:hAnsi="Times New Roman" w:cs="Times New Roman"/>
        </w:rPr>
        <w:t>“-st”</w:t>
      </w:r>
      <w:r w:rsidRPr="00187CB3">
        <w:rPr>
          <w:rFonts w:ascii="Times New Roman" w:eastAsia="楷体_GB2312" w:hAnsi="Times New Roman" w:cs="Times New Roman"/>
        </w:rPr>
        <w:t>，即可达到此目的。</w:t>
      </w:r>
    </w:p>
    <w:p w:rsidR="00575BA4" w:rsidRPr="00187CB3" w:rsidRDefault="00575BA4" w:rsidP="00575BA4">
      <w:pPr>
        <w:ind w:firstLine="420"/>
        <w:rPr>
          <w:rFonts w:ascii="Times New Roman" w:eastAsia="楷体_GB2312" w:hAnsi="Times New Roman" w:cs="Times New Roman"/>
        </w:rPr>
      </w:pPr>
    </w:p>
    <w:p w:rsidR="00575BA4" w:rsidRPr="00187CB3" w:rsidRDefault="00575BA4" w:rsidP="00575BA4">
      <w:pPr>
        <w:ind w:firstLine="420"/>
        <w:rPr>
          <w:rFonts w:ascii="Times New Roman" w:eastAsia="楷体_GB2312" w:hAnsi="Times New Roman" w:cs="Times New Roman"/>
        </w:rPr>
      </w:pPr>
      <w:r w:rsidRPr="00187CB3">
        <w:rPr>
          <w:rFonts w:ascii="Times New Roman" w:eastAsia="楷体_GB2312" w:hAnsi="Times New Roman" w:cs="Times New Roman"/>
        </w:rPr>
        <w:t>在快捷方式中加上运行参数的方法如下图所示：</w:t>
      </w:r>
    </w:p>
    <w:p w:rsidR="00575BA4" w:rsidRPr="00187CB3" w:rsidRDefault="00575BA4" w:rsidP="00575BA4">
      <w:pPr>
        <w:ind w:firstLine="420"/>
        <w:rPr>
          <w:rFonts w:ascii="Times New Roman" w:eastAsia="楷体_GB2312" w:hAnsi="Times New Roman" w:cs="Times New Roman"/>
        </w:rPr>
      </w:pPr>
    </w:p>
    <w:p w:rsidR="00575BA4" w:rsidRPr="00187CB3" w:rsidRDefault="00575BA4" w:rsidP="00575BA4">
      <w:pPr>
        <w:ind w:firstLine="420"/>
        <w:jc w:val="center"/>
        <w:rPr>
          <w:rFonts w:ascii="Times New Roman" w:eastAsia="楷体_GB2312" w:hAnsi="Times New Roman" w:cs="Times New Roman"/>
        </w:rPr>
      </w:pPr>
      <w:r w:rsidRPr="00187CB3">
        <w:rPr>
          <w:rFonts w:ascii="Times New Roman" w:hAnsi="Times New Roman" w:cs="Times New Roman"/>
          <w:noProof/>
        </w:rPr>
        <w:lastRenderedPageBreak/>
        <w:drawing>
          <wp:inline distT="0" distB="0" distL="0" distR="0">
            <wp:extent cx="2143125" cy="2762250"/>
            <wp:effectExtent l="19050" t="0" r="9525"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44" cstate="print"/>
                    <a:srcRect/>
                    <a:stretch>
                      <a:fillRect/>
                    </a:stretch>
                  </pic:blipFill>
                  <pic:spPr bwMode="auto">
                    <a:xfrm>
                      <a:off x="0" y="0"/>
                      <a:ext cx="2143125" cy="2762250"/>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eastAsia="楷体_GB2312" w:hAnsi="Times New Roman" w:cs="Times New Roman"/>
        </w:rPr>
      </w:pPr>
    </w:p>
    <w:p w:rsidR="00575BA4" w:rsidRPr="00187CB3" w:rsidRDefault="00575BA4" w:rsidP="00575BA4">
      <w:pPr>
        <w:ind w:firstLine="360"/>
        <w:jc w:val="center"/>
        <w:rPr>
          <w:rFonts w:ascii="Times New Roman" w:eastAsia="楷体_GB2312"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8.4  </w:t>
      </w:r>
      <w:r w:rsidRPr="00187CB3">
        <w:rPr>
          <w:rFonts w:ascii="Times New Roman" w:hAnsi="Times New Roman" w:cs="Times New Roman"/>
          <w:sz w:val="18"/>
        </w:rPr>
        <w:t>修改快捷方式属性</w:t>
      </w:r>
    </w:p>
    <w:p w:rsidR="00575BA4" w:rsidRPr="00187CB3" w:rsidRDefault="00575BA4" w:rsidP="00575BA4">
      <w:pPr>
        <w:pStyle w:val="3"/>
        <w:tabs>
          <w:tab w:val="num" w:pos="720"/>
        </w:tabs>
        <w:spacing w:line="416" w:lineRule="auto"/>
        <w:ind w:firstLine="0"/>
      </w:pPr>
      <w:bookmarkStart w:id="747" w:name="_Toc533348950"/>
      <w:bookmarkStart w:id="748" w:name="_Toc533846645"/>
      <w:bookmarkStart w:id="749" w:name="_Toc533902764"/>
      <w:bookmarkStart w:id="750" w:name="_Toc533902917"/>
      <w:bookmarkStart w:id="751" w:name="_Toc533990489"/>
      <w:bookmarkStart w:id="752" w:name="_Toc310409574"/>
      <w:bookmarkStart w:id="753" w:name="_Toc406075108"/>
      <w:r w:rsidRPr="00187CB3">
        <w:t>目录、</w:t>
      </w:r>
      <w:r w:rsidRPr="00187CB3">
        <w:t>→</w:t>
      </w:r>
      <w:r w:rsidRPr="00187CB3">
        <w:t>、</w:t>
      </w:r>
      <w:r w:rsidRPr="00187CB3">
        <w:t>←</w:t>
      </w:r>
      <w:r w:rsidRPr="00187CB3">
        <w:t>按钮</w:t>
      </w:r>
      <w:bookmarkEnd w:id="747"/>
      <w:bookmarkEnd w:id="748"/>
      <w:bookmarkEnd w:id="749"/>
      <w:bookmarkEnd w:id="750"/>
      <w:bookmarkEnd w:id="751"/>
      <w:bookmarkEnd w:id="752"/>
      <w:bookmarkEnd w:id="753"/>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单击目录按钮，切换到</w:t>
      </w:r>
      <w:r w:rsidRPr="00187CB3">
        <w:rPr>
          <w:rFonts w:ascii="Times New Roman" w:hAnsi="Times New Roman" w:cs="Times New Roman"/>
        </w:rPr>
        <w:t>index</w:t>
      </w:r>
      <w:r w:rsidRPr="00187CB3">
        <w:rPr>
          <w:rFonts w:ascii="Times New Roman" w:hAnsi="Times New Roman" w:cs="Times New Roman"/>
        </w:rPr>
        <w:t>窗口，该窗口作为系统的主目录，在其中组态到其它窗口的连接，这样系统就有了一个浏览窗口的根节点。</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w:t>
      </w:r>
      <w:r w:rsidRPr="00187CB3">
        <w:rPr>
          <w:rFonts w:ascii="Times New Roman" w:hAnsi="Times New Roman" w:cs="Times New Roman"/>
        </w:rPr>
        <w:t>←</w:t>
      </w:r>
      <w:r w:rsidRPr="00187CB3">
        <w:rPr>
          <w:rFonts w:ascii="Times New Roman" w:hAnsi="Times New Roman" w:cs="Times New Roman"/>
        </w:rPr>
        <w:t>两个按钮用于在系统最近调用的</w:t>
      </w:r>
      <w:r w:rsidRPr="00187CB3">
        <w:rPr>
          <w:rFonts w:ascii="Times New Roman" w:hAnsi="Times New Roman" w:cs="Times New Roman"/>
        </w:rPr>
        <w:t>10</w:t>
      </w:r>
      <w:r w:rsidRPr="00187CB3">
        <w:rPr>
          <w:rFonts w:ascii="Times New Roman" w:hAnsi="Times New Roman" w:cs="Times New Roman"/>
        </w:rPr>
        <w:t>个窗口之间前后翻动。</w:t>
      </w:r>
    </w:p>
    <w:p w:rsidR="007C1581" w:rsidRPr="00187CB3" w:rsidRDefault="007C1581" w:rsidP="007C1581">
      <w:pPr>
        <w:jc w:val="center"/>
        <w:rPr>
          <w:rFonts w:ascii="Times New Roman" w:hAnsi="Times New Roman" w:cs="Times New Roman"/>
        </w:rPr>
      </w:pPr>
      <w:r w:rsidRPr="00187CB3">
        <w:rPr>
          <w:rFonts w:ascii="Times New Roman" w:hAnsi="Times New Roman" w:cs="Times New Roman"/>
          <w:noProof/>
        </w:rPr>
        <w:drawing>
          <wp:inline distT="0" distB="0" distL="0" distR="0">
            <wp:extent cx="5518818" cy="3441940"/>
            <wp:effectExtent l="19050" t="0" r="5682" b="0"/>
            <wp:docPr id="268"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5" cstate="print"/>
                    <a:srcRect/>
                    <a:stretch>
                      <a:fillRect/>
                    </a:stretch>
                  </pic:blipFill>
                  <pic:spPr bwMode="auto">
                    <a:xfrm>
                      <a:off x="0" y="0"/>
                      <a:ext cx="5523139" cy="3444635"/>
                    </a:xfrm>
                    <a:prstGeom prst="rect">
                      <a:avLst/>
                    </a:prstGeom>
                    <a:noFill/>
                    <a:ln w="9525">
                      <a:noFill/>
                      <a:miter lim="800000"/>
                      <a:headEnd/>
                      <a:tailEnd/>
                    </a:ln>
                  </pic:spPr>
                </pic:pic>
              </a:graphicData>
            </a:graphic>
          </wp:inline>
        </w:drawing>
      </w:r>
    </w:p>
    <w:p w:rsidR="00575BA4" w:rsidRPr="00187CB3" w:rsidRDefault="00575BA4" w:rsidP="00575BA4">
      <w:pPr>
        <w:pStyle w:val="3"/>
        <w:tabs>
          <w:tab w:val="num" w:pos="720"/>
        </w:tabs>
        <w:spacing w:line="416" w:lineRule="auto"/>
        <w:ind w:firstLine="0"/>
      </w:pPr>
      <w:bookmarkStart w:id="754" w:name="_Toc533348951"/>
      <w:bookmarkStart w:id="755" w:name="_Toc533846646"/>
      <w:bookmarkStart w:id="756" w:name="_Toc533902765"/>
      <w:bookmarkStart w:id="757" w:name="_Toc533902918"/>
      <w:bookmarkStart w:id="758" w:name="_Toc533990490"/>
      <w:bookmarkStart w:id="759" w:name="_Toc310409575"/>
      <w:bookmarkStart w:id="760" w:name="_Toc406075109"/>
      <w:r w:rsidRPr="00187CB3">
        <w:t>时间栏</w:t>
      </w:r>
      <w:bookmarkEnd w:id="754"/>
      <w:bookmarkEnd w:id="755"/>
      <w:bookmarkEnd w:id="756"/>
      <w:bookmarkEnd w:id="757"/>
      <w:bookmarkEnd w:id="758"/>
      <w:bookmarkEnd w:id="759"/>
      <w:bookmarkEnd w:id="760"/>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时间栏里显示系统的当前时间。</w:t>
      </w:r>
    </w:p>
    <w:p w:rsidR="00575BA4" w:rsidRPr="00187CB3" w:rsidRDefault="00575BA4" w:rsidP="00575BA4">
      <w:pPr>
        <w:pStyle w:val="3"/>
        <w:tabs>
          <w:tab w:val="num" w:pos="720"/>
        </w:tabs>
        <w:spacing w:line="416" w:lineRule="auto"/>
        <w:ind w:firstLine="0"/>
      </w:pPr>
      <w:bookmarkStart w:id="761" w:name="_Toc533348952"/>
      <w:bookmarkStart w:id="762" w:name="_Toc533846647"/>
      <w:bookmarkStart w:id="763" w:name="_Toc533902766"/>
      <w:bookmarkStart w:id="764" w:name="_Toc533902919"/>
      <w:bookmarkStart w:id="765" w:name="_Toc533990491"/>
      <w:bookmarkStart w:id="766" w:name="_Toc310409576"/>
      <w:bookmarkStart w:id="767" w:name="_Toc406075110"/>
      <w:r w:rsidRPr="00187CB3">
        <w:t>事件栏</w:t>
      </w:r>
      <w:bookmarkEnd w:id="761"/>
      <w:bookmarkEnd w:id="762"/>
      <w:bookmarkEnd w:id="763"/>
      <w:bookmarkEnd w:id="764"/>
      <w:bookmarkEnd w:id="765"/>
      <w:bookmarkEnd w:id="766"/>
      <w:bookmarkEnd w:id="767"/>
    </w:p>
    <w:p w:rsidR="00575BA4" w:rsidRPr="00187CB3" w:rsidRDefault="006705B8" w:rsidP="00575BA4">
      <w:pPr>
        <w:ind w:firstLine="420"/>
        <w:rPr>
          <w:rFonts w:ascii="Times New Roman" w:hAnsi="Times New Roman" w:cs="Times New Roman"/>
        </w:rPr>
      </w:pPr>
      <w:r w:rsidRPr="00187CB3">
        <w:rPr>
          <w:rFonts w:ascii="Times New Roman" w:hAnsi="Times New Roman" w:cs="Times New Roman"/>
        </w:rPr>
        <w:t>事件栏里显示系统的最新事件，所谓最新</w:t>
      </w:r>
      <w:r w:rsidR="00575BA4" w:rsidRPr="00187CB3">
        <w:rPr>
          <w:rFonts w:ascii="Times New Roman" w:hAnsi="Times New Roman" w:cs="Times New Roman"/>
        </w:rPr>
        <w:t>事件是指系统中最近发生的且未被确认的报警或操作。事件分为操作、报警</w:t>
      </w:r>
      <w:r w:rsidR="00D92B44" w:rsidRPr="00187CB3">
        <w:rPr>
          <w:rFonts w:ascii="Times New Roman" w:hAnsi="Times New Roman" w:cs="Times New Roman"/>
        </w:rPr>
        <w:t>和报警取消，</w:t>
      </w:r>
      <w:r w:rsidR="00575BA4" w:rsidRPr="00187CB3">
        <w:rPr>
          <w:rFonts w:ascii="Times New Roman" w:hAnsi="Times New Roman" w:cs="Times New Roman"/>
        </w:rPr>
        <w:t>报警以红色显示。</w:t>
      </w:r>
    </w:p>
    <w:p w:rsidR="00575BA4" w:rsidRPr="00187CB3" w:rsidRDefault="001A4F53" w:rsidP="00575BA4">
      <w:pPr>
        <w:pStyle w:val="3"/>
        <w:tabs>
          <w:tab w:val="num" w:pos="720"/>
        </w:tabs>
        <w:spacing w:line="416" w:lineRule="auto"/>
        <w:ind w:firstLine="0"/>
      </w:pPr>
      <w:bookmarkStart w:id="768" w:name="_Toc533348954"/>
      <w:bookmarkStart w:id="769" w:name="_Toc533846649"/>
      <w:bookmarkStart w:id="770" w:name="_Toc533902768"/>
      <w:bookmarkStart w:id="771" w:name="_Toc533902921"/>
      <w:bookmarkStart w:id="772" w:name="_Toc533990493"/>
      <w:bookmarkStart w:id="773" w:name="_Toc310409578"/>
      <w:bookmarkStart w:id="774" w:name="_Toc406075111"/>
      <w:r w:rsidRPr="00187CB3">
        <w:lastRenderedPageBreak/>
        <w:t>报警监视</w:t>
      </w:r>
      <w:r w:rsidR="00575BA4" w:rsidRPr="00187CB3">
        <w:t>按钮</w:t>
      </w:r>
      <w:bookmarkEnd w:id="768"/>
      <w:bookmarkEnd w:id="769"/>
      <w:bookmarkEnd w:id="770"/>
      <w:bookmarkEnd w:id="771"/>
      <w:bookmarkEnd w:id="772"/>
      <w:bookmarkEnd w:id="773"/>
      <w:bookmarkEnd w:id="774"/>
    </w:p>
    <w:p w:rsidR="00575BA4" w:rsidRPr="00187CB3" w:rsidRDefault="00D76124" w:rsidP="00D76124">
      <w:pPr>
        <w:ind w:firstLine="420"/>
        <w:jc w:val="left"/>
        <w:rPr>
          <w:rFonts w:ascii="Times New Roman" w:hAnsi="Times New Roman" w:cs="Times New Roman"/>
        </w:rPr>
      </w:pPr>
      <w:r w:rsidRPr="00187CB3">
        <w:rPr>
          <w:rFonts w:ascii="Times New Roman" w:hAnsi="Times New Roman" w:cs="Times New Roman"/>
        </w:rPr>
        <w:t>单击报警监视</w:t>
      </w:r>
      <w:r w:rsidR="00443DF9" w:rsidRPr="00187CB3">
        <w:rPr>
          <w:rFonts w:ascii="Times New Roman" w:hAnsi="Times New Roman" w:cs="Times New Roman"/>
        </w:rPr>
        <w:t>按钮，显示报警监视窗口。列表</w:t>
      </w:r>
      <w:r w:rsidR="00575BA4" w:rsidRPr="00187CB3">
        <w:rPr>
          <w:rFonts w:ascii="Times New Roman" w:hAnsi="Times New Roman" w:cs="Times New Roman"/>
        </w:rPr>
        <w:t>显示最近发生的</w:t>
      </w:r>
      <w:r w:rsidR="00575BA4" w:rsidRPr="00187CB3">
        <w:rPr>
          <w:rFonts w:ascii="Times New Roman" w:hAnsi="Times New Roman" w:cs="Times New Roman"/>
        </w:rPr>
        <w:t>1000</w:t>
      </w:r>
      <w:r w:rsidR="00575BA4" w:rsidRPr="00187CB3">
        <w:rPr>
          <w:rFonts w:ascii="Times New Roman" w:hAnsi="Times New Roman" w:cs="Times New Roman"/>
        </w:rPr>
        <w:t>条事件。</w:t>
      </w:r>
    </w:p>
    <w:p w:rsidR="00575BA4" w:rsidRPr="00187CB3" w:rsidRDefault="00575BA4" w:rsidP="00575BA4">
      <w:pPr>
        <w:ind w:firstLine="420"/>
        <w:rPr>
          <w:rFonts w:ascii="Times New Roman" w:hAnsi="Times New Roman" w:cs="Times New Roman"/>
        </w:rPr>
      </w:pPr>
    </w:p>
    <w:p w:rsidR="00575BA4" w:rsidRPr="00187CB3" w:rsidRDefault="00D76124" w:rsidP="00D76124">
      <w:pPr>
        <w:ind w:firstLine="420"/>
        <w:rPr>
          <w:rFonts w:ascii="Times New Roman" w:hAnsi="Times New Roman" w:cs="Times New Roman"/>
        </w:rPr>
      </w:pPr>
      <w:r w:rsidRPr="00187CB3">
        <w:rPr>
          <w:rFonts w:ascii="Times New Roman" w:hAnsi="Times New Roman" w:cs="Times New Roman"/>
          <w:noProof/>
        </w:rPr>
        <w:drawing>
          <wp:inline distT="0" distB="0" distL="0" distR="0">
            <wp:extent cx="5035704" cy="3148641"/>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6" cstate="print"/>
                    <a:srcRect/>
                    <a:stretch>
                      <a:fillRect/>
                    </a:stretch>
                  </pic:blipFill>
                  <pic:spPr bwMode="auto">
                    <a:xfrm>
                      <a:off x="0" y="0"/>
                      <a:ext cx="5036824" cy="3149341"/>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8.5  </w:t>
      </w:r>
      <w:r w:rsidRPr="00187CB3">
        <w:rPr>
          <w:rFonts w:ascii="Times New Roman" w:hAnsi="Times New Roman" w:cs="Times New Roman"/>
          <w:sz w:val="18"/>
        </w:rPr>
        <w:t>报警</w:t>
      </w:r>
      <w:r w:rsidR="003258ED" w:rsidRPr="00187CB3">
        <w:rPr>
          <w:rFonts w:ascii="Times New Roman" w:hAnsi="Times New Roman" w:cs="Times New Roman"/>
          <w:sz w:val="18"/>
        </w:rPr>
        <w:t>监视窗口</w:t>
      </w:r>
    </w:p>
    <w:p w:rsidR="00575BA4" w:rsidRPr="00187CB3" w:rsidRDefault="00575BA4" w:rsidP="00575BA4">
      <w:pPr>
        <w:ind w:firstLine="420"/>
        <w:rPr>
          <w:rFonts w:ascii="Times New Roman" w:hAnsi="Times New Roman" w:cs="Times New Roman"/>
        </w:rPr>
      </w:pPr>
    </w:p>
    <w:p w:rsidR="00A247CB" w:rsidRPr="00187CB3" w:rsidRDefault="00A247CB" w:rsidP="00575BA4">
      <w:pPr>
        <w:ind w:firstLine="420"/>
        <w:rPr>
          <w:rFonts w:ascii="Times New Roman" w:hAnsi="Times New Roman" w:cs="Times New Roman"/>
        </w:rPr>
      </w:pPr>
      <w:r w:rsidRPr="00187CB3">
        <w:rPr>
          <w:rFonts w:ascii="Times New Roman" w:hAnsi="Times New Roman" w:cs="Times New Roman"/>
        </w:rPr>
        <w:t>按钮说明：</w:t>
      </w:r>
    </w:p>
    <w:p w:rsidR="00A247CB" w:rsidRPr="00187CB3" w:rsidRDefault="00A247CB" w:rsidP="00A247CB">
      <w:pPr>
        <w:pStyle w:val="a9"/>
        <w:numPr>
          <w:ilvl w:val="0"/>
          <w:numId w:val="33"/>
        </w:numPr>
        <w:ind w:firstLineChars="0"/>
      </w:pPr>
      <w:r w:rsidRPr="00187CB3">
        <w:t>报警监视：显示报警监视窗口。</w:t>
      </w:r>
    </w:p>
    <w:p w:rsidR="00A247CB" w:rsidRPr="00187CB3" w:rsidRDefault="00A247CB" w:rsidP="00A247CB">
      <w:pPr>
        <w:pStyle w:val="a9"/>
        <w:numPr>
          <w:ilvl w:val="0"/>
          <w:numId w:val="33"/>
        </w:numPr>
        <w:ind w:firstLineChars="0"/>
      </w:pPr>
      <w:r w:rsidRPr="00187CB3">
        <w:t>已确认报警：</w:t>
      </w:r>
      <w:r w:rsidR="000A68EE" w:rsidRPr="00187CB3">
        <w:t>显示已确认报警</w:t>
      </w:r>
      <w:r w:rsidRPr="00187CB3">
        <w:t>窗口。</w:t>
      </w:r>
    </w:p>
    <w:p w:rsidR="000A68EE" w:rsidRPr="00187CB3" w:rsidRDefault="000A68EE" w:rsidP="00A247CB">
      <w:pPr>
        <w:pStyle w:val="a9"/>
        <w:numPr>
          <w:ilvl w:val="0"/>
          <w:numId w:val="33"/>
        </w:numPr>
        <w:ind w:firstLineChars="0"/>
      </w:pPr>
      <w:r w:rsidRPr="00187CB3">
        <w:t>历史报警：显示历史报警查询窗口（可查询项包括历史报警、操作记录、已确认报警）。</w:t>
      </w:r>
    </w:p>
    <w:p w:rsidR="000A68EE" w:rsidRPr="00187CB3" w:rsidRDefault="000A68EE" w:rsidP="00A247CB">
      <w:pPr>
        <w:pStyle w:val="a9"/>
        <w:numPr>
          <w:ilvl w:val="0"/>
          <w:numId w:val="33"/>
        </w:numPr>
        <w:ind w:firstLineChars="0"/>
      </w:pPr>
      <w:r w:rsidRPr="00187CB3">
        <w:t>单个确认：确认一个报警。</w:t>
      </w:r>
    </w:p>
    <w:p w:rsidR="000A68EE" w:rsidRPr="00187CB3" w:rsidRDefault="000A68EE" w:rsidP="00A247CB">
      <w:pPr>
        <w:pStyle w:val="a9"/>
        <w:numPr>
          <w:ilvl w:val="0"/>
          <w:numId w:val="33"/>
        </w:numPr>
        <w:ind w:firstLineChars="0"/>
      </w:pPr>
      <w:r w:rsidRPr="00187CB3">
        <w:t>全部确认：确认全部报警。</w:t>
      </w:r>
    </w:p>
    <w:p w:rsidR="000A68EE" w:rsidRPr="00187CB3" w:rsidRDefault="000A68EE" w:rsidP="00BD346F">
      <w:pPr>
        <w:pStyle w:val="a9"/>
        <w:numPr>
          <w:ilvl w:val="0"/>
          <w:numId w:val="33"/>
        </w:numPr>
        <w:ind w:firstLineChars="0"/>
      </w:pPr>
      <w:r w:rsidRPr="00187CB3">
        <w:t>开启声音：开启报警提示音。</w:t>
      </w:r>
    </w:p>
    <w:p w:rsidR="00BD346F" w:rsidRPr="00187CB3" w:rsidRDefault="00BD346F" w:rsidP="00BD346F">
      <w:pPr>
        <w:pStyle w:val="a9"/>
        <w:numPr>
          <w:ilvl w:val="0"/>
          <w:numId w:val="33"/>
        </w:numPr>
        <w:ind w:firstLineChars="0"/>
      </w:pPr>
      <w:r w:rsidRPr="00187CB3">
        <w:t>查询：按照时间、事件类型查询事件记录。</w:t>
      </w:r>
    </w:p>
    <w:p w:rsidR="00BD346F" w:rsidRPr="00187CB3" w:rsidRDefault="00BD346F" w:rsidP="00BD346F">
      <w:pPr>
        <w:pStyle w:val="a9"/>
        <w:numPr>
          <w:ilvl w:val="0"/>
          <w:numId w:val="33"/>
        </w:numPr>
        <w:ind w:firstLineChars="0"/>
      </w:pPr>
      <w:r w:rsidRPr="00187CB3">
        <w:t>打印：打印事件查询结果。</w:t>
      </w:r>
    </w:p>
    <w:p w:rsidR="00BD346F" w:rsidRPr="00187CB3" w:rsidRDefault="00BD346F" w:rsidP="00BD346F">
      <w:pPr>
        <w:pStyle w:val="a9"/>
        <w:numPr>
          <w:ilvl w:val="0"/>
          <w:numId w:val="33"/>
        </w:numPr>
        <w:ind w:firstLineChars="0"/>
      </w:pPr>
      <w:r w:rsidRPr="00187CB3">
        <w:t>输出：将事件结果保存为</w:t>
      </w:r>
      <w:r w:rsidRPr="00187CB3">
        <w:t>Excel</w:t>
      </w:r>
      <w:r w:rsidRPr="00187CB3">
        <w:t>格式。</w:t>
      </w:r>
    </w:p>
    <w:p w:rsidR="00BD346F" w:rsidRPr="00187CB3" w:rsidRDefault="00BD346F" w:rsidP="00BD346F">
      <w:pPr>
        <w:pStyle w:val="a9"/>
        <w:ind w:left="840" w:firstLineChars="0" w:firstLine="0"/>
      </w:pPr>
    </w:p>
    <w:p w:rsidR="00A247CB" w:rsidRPr="00187CB3" w:rsidRDefault="00A247CB" w:rsidP="00A247CB">
      <w:pPr>
        <w:ind w:firstLine="420"/>
        <w:rPr>
          <w:rFonts w:ascii="Times New Roman" w:hAnsi="Times New Roman" w:cs="Times New Roman"/>
        </w:rPr>
      </w:pPr>
      <w:r w:rsidRPr="00187CB3">
        <w:rPr>
          <w:rFonts w:ascii="Times New Roman" w:hAnsi="Times New Roman" w:cs="Times New Roman"/>
        </w:rPr>
        <w:t>报警产生为黑色，报警取消为绿色。</w:t>
      </w:r>
    </w:p>
    <w:p w:rsidR="00945BDF" w:rsidRPr="00187CB3" w:rsidRDefault="00945BDF" w:rsidP="00A247CB">
      <w:pPr>
        <w:ind w:firstLine="420"/>
        <w:rPr>
          <w:rFonts w:ascii="Times New Roman" w:hAnsi="Times New Roman" w:cs="Times New Roman"/>
        </w:rPr>
      </w:pP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775" w:name="_Toc533348955"/>
      <w:bookmarkStart w:id="776" w:name="_Toc533846650"/>
      <w:bookmarkStart w:id="777" w:name="_Toc533902769"/>
      <w:bookmarkStart w:id="778" w:name="_Toc533902922"/>
      <w:bookmarkStart w:id="779" w:name="_Toc533990494"/>
      <w:bookmarkStart w:id="780" w:name="_Toc310409579"/>
      <w:bookmarkStart w:id="781" w:name="_Toc406075112"/>
      <w:r w:rsidRPr="00187CB3">
        <w:rPr>
          <w:rFonts w:ascii="Times New Roman" w:hAnsi="Times New Roman"/>
        </w:rPr>
        <w:t>窗口切换</w:t>
      </w:r>
      <w:bookmarkEnd w:id="775"/>
      <w:bookmarkEnd w:id="776"/>
      <w:bookmarkEnd w:id="777"/>
      <w:bookmarkEnd w:id="778"/>
      <w:bookmarkEnd w:id="779"/>
      <w:bookmarkEnd w:id="780"/>
      <w:bookmarkEnd w:id="781"/>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第</w:t>
      </w:r>
      <w:r w:rsidRPr="00187CB3">
        <w:rPr>
          <w:rFonts w:ascii="Times New Roman" w:hAnsi="Times New Roman" w:cs="Times New Roman"/>
        </w:rPr>
        <w:t>6</w:t>
      </w:r>
      <w:r w:rsidRPr="00187CB3">
        <w:rPr>
          <w:rFonts w:ascii="Times New Roman" w:hAnsi="Times New Roman" w:cs="Times New Roman"/>
        </w:rPr>
        <w:t>章中已经提到两个特殊的窗口文件</w:t>
      </w:r>
      <w:r w:rsidRPr="00187CB3">
        <w:rPr>
          <w:rFonts w:ascii="Times New Roman" w:hAnsi="Times New Roman" w:cs="Times New Roman"/>
        </w:rPr>
        <w:t>default</w:t>
      </w:r>
      <w:r w:rsidRPr="00187CB3">
        <w:rPr>
          <w:rFonts w:ascii="Times New Roman" w:hAnsi="Times New Roman" w:cs="Times New Roman"/>
        </w:rPr>
        <w:t>和</w:t>
      </w:r>
      <w:r w:rsidRPr="00187CB3">
        <w:rPr>
          <w:rFonts w:ascii="Times New Roman" w:hAnsi="Times New Roman" w:cs="Times New Roman"/>
        </w:rPr>
        <w:t>index</w:t>
      </w:r>
      <w:r w:rsidRPr="00187CB3">
        <w:rPr>
          <w:rFonts w:ascii="Times New Roman" w:hAnsi="Times New Roman" w:cs="Times New Roman"/>
        </w:rPr>
        <w:t>，其中</w:t>
      </w:r>
      <w:r w:rsidRPr="00187CB3">
        <w:rPr>
          <w:rFonts w:ascii="Times New Roman" w:hAnsi="Times New Roman" w:cs="Times New Roman"/>
        </w:rPr>
        <w:t>index</w:t>
      </w:r>
      <w:r w:rsidRPr="00187CB3">
        <w:rPr>
          <w:rFonts w:ascii="Times New Roman" w:hAnsi="Times New Roman" w:cs="Times New Roman"/>
        </w:rPr>
        <w:t>窗口作为系统的主目录，任何时刻，只要按控制条上的目录按钮，都可以切换到该窗口。在</w:t>
      </w:r>
      <w:r w:rsidRPr="00187CB3">
        <w:rPr>
          <w:rFonts w:ascii="Times New Roman" w:hAnsi="Times New Roman" w:cs="Times New Roman"/>
        </w:rPr>
        <w:t>index</w:t>
      </w:r>
      <w:r w:rsidRPr="00187CB3">
        <w:rPr>
          <w:rFonts w:ascii="Times New Roman" w:hAnsi="Times New Roman" w:cs="Times New Roman"/>
        </w:rPr>
        <w:t>窗口中建立到系统中各个主要窗口的链接，方法是使用图素的</w:t>
      </w:r>
      <w:r w:rsidRPr="00187CB3">
        <w:rPr>
          <w:rFonts w:ascii="Times New Roman" w:hAnsi="Times New Roman" w:cs="Times New Roman"/>
        </w:rPr>
        <w:t>“</w:t>
      </w:r>
      <w:r w:rsidRPr="00187CB3">
        <w:rPr>
          <w:rFonts w:ascii="Times New Roman" w:hAnsi="Times New Roman" w:cs="Times New Roman"/>
        </w:rPr>
        <w:t>按钮</w:t>
      </w:r>
      <w:r w:rsidRPr="00187CB3">
        <w:rPr>
          <w:rFonts w:ascii="Times New Roman" w:hAnsi="Times New Roman" w:cs="Times New Roman"/>
        </w:rPr>
        <w:t>/</w:t>
      </w:r>
      <w:r w:rsidRPr="00187CB3">
        <w:rPr>
          <w:rFonts w:ascii="Times New Roman" w:hAnsi="Times New Roman" w:cs="Times New Roman"/>
        </w:rPr>
        <w:t>显示窗口</w:t>
      </w:r>
      <w:r w:rsidRPr="00187CB3">
        <w:rPr>
          <w:rFonts w:ascii="Times New Roman" w:hAnsi="Times New Roman" w:cs="Times New Roman"/>
        </w:rPr>
        <w:t>”</w:t>
      </w:r>
      <w:r w:rsidRPr="00187CB3">
        <w:rPr>
          <w:rFonts w:ascii="Times New Roman" w:hAnsi="Times New Roman" w:cs="Times New Roman"/>
        </w:rPr>
        <w:t>属性，在这些窗口中可以再建立进一步的窗口链接。总之，窗口之间的切换由用户在组态时自己设计。</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782" w:name="_Toc533348956"/>
      <w:bookmarkStart w:id="783" w:name="_Toc533846651"/>
      <w:bookmarkStart w:id="784" w:name="_Toc533902770"/>
      <w:bookmarkStart w:id="785" w:name="_Toc533902923"/>
      <w:bookmarkStart w:id="786" w:name="_Toc533990495"/>
      <w:bookmarkStart w:id="787" w:name="_Toc310409580"/>
      <w:bookmarkStart w:id="788" w:name="_Toc406075113"/>
      <w:r w:rsidRPr="00187CB3">
        <w:rPr>
          <w:rFonts w:ascii="Times New Roman" w:hAnsi="Times New Roman"/>
        </w:rPr>
        <w:t>动态显示和提示</w:t>
      </w:r>
      <w:bookmarkEnd w:id="782"/>
      <w:bookmarkEnd w:id="783"/>
      <w:bookmarkEnd w:id="784"/>
      <w:bookmarkEnd w:id="785"/>
      <w:bookmarkEnd w:id="786"/>
      <w:bookmarkEnd w:id="787"/>
      <w:bookmarkEnd w:id="788"/>
    </w:p>
    <w:p w:rsidR="00575BA4" w:rsidRPr="00187CB3" w:rsidRDefault="00575BA4" w:rsidP="00575BA4">
      <w:pPr>
        <w:pStyle w:val="3"/>
        <w:tabs>
          <w:tab w:val="num" w:pos="720"/>
        </w:tabs>
        <w:spacing w:line="416" w:lineRule="auto"/>
        <w:ind w:firstLine="0"/>
      </w:pPr>
      <w:bookmarkStart w:id="789" w:name="_Toc533348957"/>
      <w:bookmarkStart w:id="790" w:name="_Toc533846652"/>
      <w:bookmarkStart w:id="791" w:name="_Toc533902771"/>
      <w:bookmarkStart w:id="792" w:name="_Toc533902924"/>
      <w:bookmarkStart w:id="793" w:name="_Toc533990496"/>
      <w:bookmarkStart w:id="794" w:name="_Toc310409581"/>
      <w:bookmarkStart w:id="795" w:name="_Toc406075114"/>
      <w:r w:rsidRPr="00187CB3">
        <w:t>数据无效时的显示</w:t>
      </w:r>
      <w:bookmarkEnd w:id="789"/>
      <w:bookmarkEnd w:id="790"/>
      <w:bookmarkEnd w:id="791"/>
      <w:bookmarkEnd w:id="792"/>
      <w:bookmarkEnd w:id="793"/>
      <w:bookmarkEnd w:id="794"/>
      <w:bookmarkEnd w:id="79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系统中的所有实时数据除了有实时值外，还有属性标志，其中包括有效无效标志。当一个有动态链接的图素其相连的数据为无效状态时，这个图素显示为</w:t>
      </w:r>
      <w:r w:rsidRPr="00187CB3">
        <w:rPr>
          <w:rFonts w:ascii="Times New Roman" w:hAnsi="Times New Roman" w:cs="Times New Roman"/>
        </w:rPr>
        <w:object w:dxaOrig="480" w:dyaOrig="480">
          <v:shape id="_x0000_i1034" type="#_x0000_t75" style="width:18.7pt;height:18.7pt" o:ole="" fillcolor="window">
            <v:imagedata r:id="rId247" o:title=""/>
          </v:shape>
          <o:OLEObject Type="Embed" ProgID="PBrush" ShapeID="_x0000_i1034" DrawAspect="Content" ObjectID="_1479818972" r:id="rId248"/>
        </w:object>
      </w:r>
      <w:r w:rsidRPr="00187CB3">
        <w:rPr>
          <w:rFonts w:ascii="Times New Roman" w:hAnsi="Times New Roman" w:cs="Times New Roman"/>
        </w:rPr>
        <w:t>。数据点处于无效状态说明系统无法获取该数据，可能的原因有：</w:t>
      </w:r>
    </w:p>
    <w:p w:rsidR="00575BA4" w:rsidRPr="00187CB3" w:rsidRDefault="00575BA4" w:rsidP="006F78FF">
      <w:pPr>
        <w:numPr>
          <w:ilvl w:val="0"/>
          <w:numId w:val="22"/>
        </w:numPr>
        <w:ind w:firstLineChars="200" w:firstLine="420"/>
        <w:rPr>
          <w:rFonts w:ascii="Times New Roman" w:hAnsi="Times New Roman" w:cs="Times New Roman"/>
        </w:rPr>
      </w:pPr>
      <w:r w:rsidRPr="00187CB3">
        <w:rPr>
          <w:rFonts w:ascii="Times New Roman" w:hAnsi="Times New Roman" w:cs="Times New Roman"/>
        </w:rPr>
        <w:t>该数据点不存在，或名称拼写错误。</w:t>
      </w:r>
    </w:p>
    <w:p w:rsidR="00575BA4" w:rsidRPr="00187CB3" w:rsidRDefault="00575BA4" w:rsidP="006F78FF">
      <w:pPr>
        <w:numPr>
          <w:ilvl w:val="0"/>
          <w:numId w:val="22"/>
        </w:numPr>
        <w:ind w:firstLineChars="200" w:firstLine="420"/>
        <w:rPr>
          <w:rFonts w:ascii="Times New Roman" w:hAnsi="Times New Roman" w:cs="Times New Roman"/>
        </w:rPr>
      </w:pPr>
      <w:r w:rsidRPr="00187CB3">
        <w:rPr>
          <w:rFonts w:ascii="Times New Roman" w:hAnsi="Times New Roman" w:cs="Times New Roman"/>
        </w:rPr>
        <w:lastRenderedPageBreak/>
        <w:t>pmcd</w:t>
      </w:r>
      <w:r w:rsidRPr="00187CB3">
        <w:rPr>
          <w:rFonts w:ascii="Times New Roman" w:hAnsi="Times New Roman" w:cs="Times New Roman"/>
        </w:rPr>
        <w:t>和驱动程序没有运行。</w:t>
      </w:r>
    </w:p>
    <w:p w:rsidR="00575BA4" w:rsidRPr="00187CB3" w:rsidRDefault="00575BA4" w:rsidP="006F78FF">
      <w:pPr>
        <w:numPr>
          <w:ilvl w:val="0"/>
          <w:numId w:val="22"/>
        </w:numPr>
        <w:ind w:firstLineChars="200" w:firstLine="420"/>
        <w:rPr>
          <w:rFonts w:ascii="Times New Roman" w:hAnsi="Times New Roman" w:cs="Times New Roman"/>
        </w:rPr>
      </w:pPr>
      <w:r w:rsidRPr="00187CB3">
        <w:rPr>
          <w:rFonts w:ascii="Times New Roman" w:hAnsi="Times New Roman" w:cs="Times New Roman"/>
        </w:rPr>
        <w:t>现场设备故障。</w:t>
      </w:r>
    </w:p>
    <w:p w:rsidR="00575BA4" w:rsidRPr="00187CB3" w:rsidRDefault="00575BA4" w:rsidP="006F78FF">
      <w:pPr>
        <w:numPr>
          <w:ilvl w:val="0"/>
          <w:numId w:val="22"/>
        </w:numPr>
        <w:ind w:firstLineChars="200" w:firstLine="420"/>
        <w:rPr>
          <w:rFonts w:ascii="Times New Roman" w:hAnsi="Times New Roman" w:cs="Times New Roman"/>
        </w:rPr>
      </w:pPr>
      <w:r w:rsidRPr="00187CB3">
        <w:rPr>
          <w:rFonts w:ascii="Times New Roman" w:hAnsi="Times New Roman" w:cs="Times New Roman"/>
        </w:rPr>
        <w:t>网络通讯故障。</w:t>
      </w:r>
    </w:p>
    <w:p w:rsidR="00575BA4" w:rsidRPr="00187CB3" w:rsidRDefault="00575BA4" w:rsidP="00575BA4">
      <w:pPr>
        <w:pStyle w:val="3"/>
        <w:tabs>
          <w:tab w:val="num" w:pos="720"/>
        </w:tabs>
        <w:spacing w:line="416" w:lineRule="auto"/>
        <w:ind w:firstLine="0"/>
      </w:pPr>
      <w:bookmarkStart w:id="796" w:name="_Toc533348958"/>
      <w:bookmarkStart w:id="797" w:name="_Toc533846653"/>
      <w:bookmarkStart w:id="798" w:name="_Toc533902772"/>
      <w:bookmarkStart w:id="799" w:name="_Toc533902925"/>
      <w:bookmarkStart w:id="800" w:name="_Toc533990497"/>
      <w:bookmarkStart w:id="801" w:name="_Toc310409582"/>
      <w:bookmarkStart w:id="802" w:name="_Toc406075115"/>
      <w:r w:rsidRPr="00187CB3">
        <w:t>趋势曲线</w:t>
      </w:r>
      <w:bookmarkEnd w:id="796"/>
      <w:bookmarkEnd w:id="797"/>
      <w:bookmarkEnd w:id="798"/>
      <w:bookmarkEnd w:id="799"/>
      <w:bookmarkEnd w:id="800"/>
      <w:bookmarkEnd w:id="801"/>
      <w:bookmarkEnd w:id="80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通过</w:t>
      </w:r>
      <w:r w:rsidRPr="00187CB3">
        <w:rPr>
          <w:rFonts w:ascii="Times New Roman" w:hAnsi="Times New Roman" w:cs="Times New Roman"/>
        </w:rPr>
        <w:t>MCDraw</w:t>
      </w:r>
      <w:r w:rsidRPr="00187CB3">
        <w:rPr>
          <w:rFonts w:ascii="Times New Roman" w:hAnsi="Times New Roman" w:cs="Times New Roman"/>
        </w:rPr>
        <w:t>的趋势曲线控件制作的趋势曲线窗口可以在运行程序中显示和卷动查看实时数据或历史数据。如图</w:t>
      </w:r>
      <w:r w:rsidRPr="00187CB3">
        <w:rPr>
          <w:rFonts w:ascii="Times New Roman" w:hAnsi="Times New Roman" w:cs="Times New Roman"/>
        </w:rPr>
        <w:t>8.6</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2"/>
        <w:jc w:val="center"/>
        <w:rPr>
          <w:rFonts w:ascii="Times New Roman" w:hAnsi="Times New Roman" w:cs="Times New Roman"/>
        </w:rPr>
      </w:pPr>
      <w:r w:rsidRPr="00187CB3">
        <w:rPr>
          <w:rFonts w:ascii="Times New Roman" w:hAnsi="Times New Roman" w:cs="Times New Roman"/>
          <w:noProof/>
        </w:rPr>
        <w:drawing>
          <wp:inline distT="0" distB="0" distL="0" distR="0">
            <wp:extent cx="2705100" cy="1847850"/>
            <wp:effectExtent l="19050" t="0" r="0" b="0"/>
            <wp:docPr id="319" name="图片 319" descr="pi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pic26"/>
                    <pic:cNvPicPr>
                      <a:picLocks noChangeAspect="1" noChangeArrowheads="1"/>
                    </pic:cNvPicPr>
                  </pic:nvPicPr>
                  <pic:blipFill>
                    <a:blip r:embed="rId249" cstate="print"/>
                    <a:srcRect/>
                    <a:stretch>
                      <a:fillRect/>
                    </a:stretch>
                  </pic:blipFill>
                  <pic:spPr bwMode="auto">
                    <a:xfrm>
                      <a:off x="0" y="0"/>
                      <a:ext cx="2705100" cy="184785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Chars="1" w:firstLine="2"/>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8.6  </w:t>
      </w:r>
      <w:r w:rsidRPr="00187CB3">
        <w:rPr>
          <w:rFonts w:ascii="Times New Roman" w:hAnsi="Times New Roman" w:cs="Times New Roman"/>
          <w:sz w:val="18"/>
        </w:rPr>
        <w:t>趋势曲线显示和查看</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趋势曲线显示时可以前后卷动，按左右两个蓝色的箭头即可。</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当前时刻处于趋势曲线首末时间段之间时，趋势曲线的显示处于</w:t>
      </w:r>
      <w:r w:rsidRPr="00187CB3">
        <w:rPr>
          <w:rFonts w:ascii="Times New Roman" w:hAnsi="Times New Roman" w:cs="Times New Roman"/>
        </w:rPr>
        <w:t>“</w:t>
      </w:r>
      <w:r w:rsidRPr="00187CB3">
        <w:rPr>
          <w:rFonts w:ascii="Times New Roman" w:hAnsi="Times New Roman" w:cs="Times New Roman"/>
        </w:rPr>
        <w:t>实时曲线</w:t>
      </w:r>
      <w:r w:rsidRPr="00187CB3">
        <w:rPr>
          <w:rFonts w:ascii="Times New Roman" w:hAnsi="Times New Roman" w:cs="Times New Roman"/>
        </w:rPr>
        <w:t>”</w:t>
      </w:r>
      <w:r w:rsidRPr="00187CB3">
        <w:rPr>
          <w:rFonts w:ascii="Times New Roman" w:hAnsi="Times New Roman" w:cs="Times New Roman"/>
        </w:rPr>
        <w:t>模式，随着时间的推移，显示时间段也会不断推移。</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当趋势曲线首末时间都处于某一历史时刻时，趋势曲线的显示处于</w:t>
      </w:r>
      <w:r w:rsidRPr="00187CB3">
        <w:rPr>
          <w:rFonts w:ascii="Times New Roman" w:hAnsi="Times New Roman" w:cs="Times New Roman"/>
        </w:rPr>
        <w:t>“</w:t>
      </w:r>
      <w:r w:rsidRPr="00187CB3">
        <w:rPr>
          <w:rFonts w:ascii="Times New Roman" w:hAnsi="Times New Roman" w:cs="Times New Roman"/>
        </w:rPr>
        <w:t>历史曲线</w:t>
      </w:r>
      <w:r w:rsidRPr="00187CB3">
        <w:rPr>
          <w:rFonts w:ascii="Times New Roman" w:hAnsi="Times New Roman" w:cs="Times New Roman"/>
        </w:rPr>
        <w:t>”</w:t>
      </w:r>
      <w:r w:rsidRPr="00187CB3">
        <w:rPr>
          <w:rFonts w:ascii="Times New Roman" w:hAnsi="Times New Roman" w:cs="Times New Roman"/>
        </w:rPr>
        <w:t>模式，随着时间的推移，显示时间段不会变化。</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用鼠标左键单击显示屏，在鼠标点击处将出现一个虚线标尺和一组数据，显示鼠标点击处的时刻和该时刻的趋势曲线值，如图</w:t>
      </w:r>
      <w:r w:rsidRPr="00187CB3">
        <w:rPr>
          <w:rFonts w:ascii="Times New Roman" w:hAnsi="Times New Roman" w:cs="Times New Roman"/>
        </w:rPr>
        <w:t>8.7</w:t>
      </w:r>
      <w:r w:rsidRPr="00187CB3">
        <w:rPr>
          <w:rFonts w:ascii="Times New Roman" w:hAnsi="Times New Roman" w:cs="Times New Roman"/>
        </w:rPr>
        <w:t>所示。</w:t>
      </w:r>
    </w:p>
    <w:p w:rsidR="00575BA4" w:rsidRPr="00187CB3" w:rsidRDefault="00575BA4" w:rsidP="00575BA4">
      <w:pPr>
        <w:ind w:firstLine="2"/>
        <w:rPr>
          <w:rFonts w:ascii="Times New Roman" w:hAnsi="Times New Roman" w:cs="Times New Roman"/>
        </w:rPr>
      </w:pPr>
    </w:p>
    <w:p w:rsidR="00575BA4" w:rsidRPr="00187CB3" w:rsidRDefault="00575BA4" w:rsidP="00575BA4">
      <w:pPr>
        <w:ind w:firstLine="2"/>
        <w:jc w:val="center"/>
        <w:rPr>
          <w:rFonts w:ascii="Times New Roman" w:hAnsi="Times New Roman" w:cs="Times New Roman"/>
        </w:rPr>
      </w:pPr>
      <w:r w:rsidRPr="00187CB3">
        <w:rPr>
          <w:rFonts w:ascii="Times New Roman" w:hAnsi="Times New Roman" w:cs="Times New Roman"/>
          <w:noProof/>
        </w:rPr>
        <w:drawing>
          <wp:inline distT="0" distB="0" distL="0" distR="0">
            <wp:extent cx="2333625" cy="1847850"/>
            <wp:effectExtent l="19050" t="0" r="9525" b="0"/>
            <wp:docPr id="320" name="图片 320" descr="pi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pic30"/>
                    <pic:cNvPicPr>
                      <a:picLocks noChangeAspect="1" noChangeArrowheads="1"/>
                    </pic:cNvPicPr>
                  </pic:nvPicPr>
                  <pic:blipFill>
                    <a:blip r:embed="rId250" cstate="print"/>
                    <a:srcRect/>
                    <a:stretch>
                      <a:fillRect/>
                    </a:stretch>
                  </pic:blipFill>
                  <pic:spPr bwMode="auto">
                    <a:xfrm>
                      <a:off x="0" y="0"/>
                      <a:ext cx="2333625" cy="1847850"/>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8.7  </w:t>
      </w:r>
      <w:r w:rsidRPr="00187CB3">
        <w:rPr>
          <w:rFonts w:ascii="Times New Roman" w:hAnsi="Times New Roman" w:cs="Times New Roman"/>
          <w:sz w:val="18"/>
        </w:rPr>
        <w:t>查看历史时刻趋势曲线值</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其中，</w:t>
      </w:r>
      <w:r w:rsidRPr="00187CB3">
        <w:rPr>
          <w:rFonts w:ascii="Times New Roman" w:hAnsi="Times New Roman" w:cs="Times New Roman"/>
        </w:rPr>
        <w:t>“@hh:mm:ss”</w:t>
      </w:r>
      <w:r w:rsidRPr="00187CB3">
        <w:rPr>
          <w:rFonts w:ascii="Times New Roman" w:hAnsi="Times New Roman" w:cs="Times New Roman"/>
        </w:rPr>
        <w:t>表示标尺处的时间，在它下方以不同颜色分别显示该时间的数据。按鼠标右键隐藏标尺。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用鼠标按曲线下方中央地带，弹出</w:t>
      </w:r>
      <w:r w:rsidRPr="00187CB3">
        <w:rPr>
          <w:rFonts w:ascii="Times New Roman" w:hAnsi="Times New Roman" w:cs="Times New Roman"/>
        </w:rPr>
        <w:t>“</w:t>
      </w:r>
      <w:r w:rsidRPr="00187CB3">
        <w:rPr>
          <w:rFonts w:ascii="Times New Roman" w:hAnsi="Times New Roman" w:cs="Times New Roman"/>
        </w:rPr>
        <w:t>趋势曲线属性</w:t>
      </w:r>
      <w:r w:rsidRPr="00187CB3">
        <w:rPr>
          <w:rFonts w:ascii="Times New Roman" w:hAnsi="Times New Roman" w:cs="Times New Roman"/>
        </w:rPr>
        <w:t>”</w:t>
      </w:r>
      <w:r w:rsidRPr="00187CB3">
        <w:rPr>
          <w:rFonts w:ascii="Times New Roman" w:hAnsi="Times New Roman" w:cs="Times New Roman"/>
        </w:rPr>
        <w:t>对话框，可以指定开始时间和时间段长、选择数据点、自动缩放、保存或载入趋势曲线组等，用来方便的查询某一历史时间段内的数据。</w:t>
      </w:r>
    </w:p>
    <w:p w:rsidR="00575BA4" w:rsidRPr="00187CB3" w:rsidRDefault="00D43639"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2180686" cy="3794330"/>
            <wp:effectExtent l="19050" t="0" r="0" b="0"/>
            <wp:docPr id="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1" cstate="print"/>
                    <a:srcRect/>
                    <a:stretch>
                      <a:fillRect/>
                    </a:stretch>
                  </pic:blipFill>
                  <pic:spPr bwMode="auto">
                    <a:xfrm>
                      <a:off x="0" y="0"/>
                      <a:ext cx="2181836" cy="3796332"/>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8.8  </w:t>
      </w:r>
      <w:r w:rsidRPr="00187CB3">
        <w:rPr>
          <w:rFonts w:ascii="Times New Roman" w:hAnsi="Times New Roman" w:cs="Times New Roman"/>
          <w:sz w:val="18"/>
        </w:rPr>
        <w:t>趋势曲线属性</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在趋势曲线属性对话框中，可以设置趋势曲线的起始时间和时间段长，在一屏中最长可以显示</w:t>
      </w:r>
      <w:r w:rsidRPr="00187CB3">
        <w:rPr>
          <w:rFonts w:ascii="Times New Roman" w:hAnsi="Times New Roman" w:cs="Times New Roman"/>
        </w:rPr>
        <w:t>16</w:t>
      </w:r>
      <w:r w:rsidRPr="00187CB3">
        <w:rPr>
          <w:rFonts w:ascii="Times New Roman" w:hAnsi="Times New Roman" w:cs="Times New Roman"/>
        </w:rPr>
        <w:t>小时内的数据趋势。</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修改默认的数据点，趋势曲线画面被调用时，显示的将是在图形组态时连接的数据点，在对话框中可以修改，并可以保存为一个固定的趋势组合，该组合可以载入。</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105025" cy="1190625"/>
            <wp:effectExtent l="19050" t="0" r="9525" b="0"/>
            <wp:docPr id="322" name="图片 322" descr="pic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pic27"/>
                    <pic:cNvPicPr>
                      <a:picLocks noChangeAspect="1" noChangeArrowheads="1"/>
                    </pic:cNvPicPr>
                  </pic:nvPicPr>
                  <pic:blipFill>
                    <a:blip r:embed="rId252" cstate="print"/>
                    <a:srcRect/>
                    <a:stretch>
                      <a:fillRect/>
                    </a:stretch>
                  </pic:blipFill>
                  <pic:spPr bwMode="auto">
                    <a:xfrm>
                      <a:off x="0" y="0"/>
                      <a:ext cx="2105025" cy="1190625"/>
                    </a:xfrm>
                    <a:prstGeom prst="rect">
                      <a:avLst/>
                    </a:prstGeom>
                    <a:noFill/>
                    <a:ln w="9525">
                      <a:noFill/>
                      <a:miter lim="800000"/>
                      <a:headEnd/>
                      <a:tailEnd/>
                    </a:ln>
                  </pic:spPr>
                </pic:pic>
              </a:graphicData>
            </a:graphic>
          </wp:inline>
        </w:drawing>
      </w:r>
    </w:p>
    <w:p w:rsidR="00575BA4" w:rsidRPr="00187CB3" w:rsidRDefault="00575BA4" w:rsidP="00575BA4">
      <w:pPr>
        <w:pStyle w:val="afa"/>
        <w:ind w:firstLine="480"/>
        <w:rPr>
          <w:rFonts w:ascii="Times New Roman" w:hAnsi="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8.9  </w:t>
      </w:r>
      <w:r w:rsidRPr="00187CB3">
        <w:rPr>
          <w:rFonts w:ascii="Times New Roman" w:hAnsi="Times New Roman" w:cs="Times New Roman"/>
          <w:sz w:val="18"/>
        </w:rPr>
        <w:t>保存趋势曲线组合</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266825" cy="1666875"/>
            <wp:effectExtent l="19050" t="0" r="9525" b="0"/>
            <wp:docPr id="323" name="图片 323" descr="pic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pic28"/>
                    <pic:cNvPicPr>
                      <a:picLocks noChangeAspect="1" noChangeArrowheads="1"/>
                    </pic:cNvPicPr>
                  </pic:nvPicPr>
                  <pic:blipFill>
                    <a:blip r:embed="rId253" cstate="print"/>
                    <a:srcRect/>
                    <a:stretch>
                      <a:fillRect/>
                    </a:stretch>
                  </pic:blipFill>
                  <pic:spPr bwMode="auto">
                    <a:xfrm>
                      <a:off x="0" y="0"/>
                      <a:ext cx="1266825" cy="1666875"/>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8.10  </w:t>
      </w:r>
      <w:r w:rsidRPr="00187CB3">
        <w:rPr>
          <w:rFonts w:ascii="Times New Roman" w:hAnsi="Times New Roman" w:cs="Times New Roman"/>
          <w:sz w:val="18"/>
        </w:rPr>
        <w:t>载入趋势曲线组合</w:t>
      </w:r>
    </w:p>
    <w:p w:rsidR="00575BA4" w:rsidRPr="00187CB3" w:rsidRDefault="00575BA4" w:rsidP="00575BA4">
      <w:pPr>
        <w:pStyle w:val="3"/>
        <w:tabs>
          <w:tab w:val="num" w:pos="720"/>
        </w:tabs>
        <w:spacing w:line="416" w:lineRule="auto"/>
        <w:ind w:firstLine="0"/>
      </w:pPr>
      <w:bookmarkStart w:id="803" w:name="_Toc533348959"/>
      <w:bookmarkStart w:id="804" w:name="_Toc533846654"/>
      <w:bookmarkStart w:id="805" w:name="_Toc533902773"/>
      <w:bookmarkStart w:id="806" w:name="_Toc533902926"/>
      <w:bookmarkStart w:id="807" w:name="_Toc533990498"/>
      <w:bookmarkStart w:id="808" w:name="_Toc310409583"/>
      <w:bookmarkStart w:id="809" w:name="_Toc406075116"/>
      <w:r w:rsidRPr="00187CB3">
        <w:t>操作提示</w:t>
      </w:r>
      <w:bookmarkEnd w:id="803"/>
      <w:bookmarkEnd w:id="804"/>
      <w:bookmarkEnd w:id="805"/>
      <w:bookmarkEnd w:id="806"/>
      <w:bookmarkEnd w:id="807"/>
      <w:bookmarkEnd w:id="808"/>
      <w:bookmarkEnd w:id="809"/>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对于一个有触动链接的图素，当鼠标指向它时，如果鼠标变为</w:t>
      </w:r>
      <w:r w:rsidRPr="00187CB3">
        <w:rPr>
          <w:rFonts w:ascii="Times New Roman" w:hAnsi="Times New Roman" w:cs="Times New Roman"/>
          <w:noProof/>
        </w:rPr>
        <w:drawing>
          <wp:inline distT="0" distB="0" distL="0" distR="0">
            <wp:extent cx="171450" cy="152400"/>
            <wp:effectExtent l="19050" t="0" r="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5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，表示该图素是可以操作的，如果鼠标变</w:t>
      </w:r>
      <w:r w:rsidRPr="00187CB3">
        <w:rPr>
          <w:rFonts w:ascii="Times New Roman" w:hAnsi="Times New Roman" w:cs="Times New Roman"/>
        </w:rPr>
        <w:lastRenderedPageBreak/>
        <w:t>为</w:t>
      </w:r>
      <w:r w:rsidRPr="00187CB3">
        <w:rPr>
          <w:rFonts w:ascii="Times New Roman" w:hAnsi="Times New Roman" w:cs="Times New Roman"/>
          <w:noProof/>
        </w:rPr>
        <w:drawing>
          <wp:inline distT="0" distB="0" distL="0" distR="0">
            <wp:extent cx="171450" cy="152400"/>
            <wp:effectExtent l="1905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55"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，表明当前无法操作。无法操作可能的原因有：</w:t>
      </w:r>
    </w:p>
    <w:p w:rsidR="00575BA4" w:rsidRPr="00187CB3" w:rsidRDefault="00575BA4" w:rsidP="006F78FF">
      <w:pPr>
        <w:pStyle w:val="afa"/>
        <w:widowControl w:val="0"/>
        <w:numPr>
          <w:ilvl w:val="0"/>
          <w:numId w:val="23"/>
        </w:numPr>
        <w:spacing w:line="240" w:lineRule="auto"/>
        <w:ind w:firstLine="480"/>
        <w:rPr>
          <w:rFonts w:ascii="Times New Roman" w:hAnsi="Times New Roman"/>
        </w:rPr>
      </w:pPr>
      <w:r w:rsidRPr="00187CB3">
        <w:rPr>
          <w:rFonts w:ascii="Times New Roman" w:hAnsi="Times New Roman"/>
        </w:rPr>
        <w:t>图素动态链接的任何数据点处于无效状态。</w:t>
      </w:r>
    </w:p>
    <w:p w:rsidR="00575BA4" w:rsidRPr="00187CB3" w:rsidRDefault="00575BA4" w:rsidP="006F78FF">
      <w:pPr>
        <w:numPr>
          <w:ilvl w:val="0"/>
          <w:numId w:val="23"/>
        </w:numPr>
        <w:ind w:firstLineChars="200" w:firstLine="420"/>
        <w:rPr>
          <w:rFonts w:ascii="Times New Roman" w:hAnsi="Times New Roman" w:cs="Times New Roman"/>
        </w:rPr>
      </w:pPr>
      <w:r w:rsidRPr="00187CB3">
        <w:rPr>
          <w:rFonts w:ascii="Times New Roman" w:hAnsi="Times New Roman" w:cs="Times New Roman"/>
        </w:rPr>
        <w:t>图素有</w:t>
      </w:r>
      <w:r w:rsidRPr="00187CB3">
        <w:rPr>
          <w:rFonts w:ascii="Times New Roman" w:hAnsi="Times New Roman" w:cs="Times New Roman"/>
        </w:rPr>
        <w:t>“</w:t>
      </w:r>
      <w:r w:rsidRPr="00187CB3">
        <w:rPr>
          <w:rFonts w:ascii="Times New Roman" w:hAnsi="Times New Roman" w:cs="Times New Roman"/>
        </w:rPr>
        <w:t>有效性</w:t>
      </w:r>
      <w:r w:rsidRPr="00187CB3">
        <w:rPr>
          <w:rFonts w:ascii="Times New Roman" w:hAnsi="Times New Roman" w:cs="Times New Roman"/>
        </w:rPr>
        <w:t>”</w:t>
      </w:r>
      <w:r w:rsidRPr="00187CB3">
        <w:rPr>
          <w:rFonts w:ascii="Times New Roman" w:hAnsi="Times New Roman" w:cs="Times New Roman"/>
        </w:rPr>
        <w:t>链接，根据该链接得出图素处于无效状态。</w:t>
      </w:r>
    </w:p>
    <w:p w:rsidR="00575BA4" w:rsidRPr="00187CB3" w:rsidRDefault="00575BA4" w:rsidP="006F78FF">
      <w:pPr>
        <w:numPr>
          <w:ilvl w:val="0"/>
          <w:numId w:val="23"/>
        </w:numPr>
        <w:ind w:firstLineChars="200" w:firstLine="420"/>
        <w:rPr>
          <w:rFonts w:ascii="Times New Roman" w:hAnsi="Times New Roman" w:cs="Times New Roman"/>
        </w:rPr>
      </w:pPr>
      <w:r w:rsidRPr="00187CB3">
        <w:rPr>
          <w:rFonts w:ascii="Times New Roman" w:hAnsi="Times New Roman" w:cs="Times New Roman"/>
        </w:rPr>
        <w:t>操作员的权限不够。</w:t>
      </w:r>
    </w:p>
    <w:p w:rsidR="00575BA4" w:rsidRPr="00187CB3" w:rsidRDefault="00575BA4" w:rsidP="00575BA4">
      <w:pPr>
        <w:ind w:left="420" w:firstLine="420"/>
        <w:rPr>
          <w:rFonts w:ascii="Times New Roman" w:hAnsi="Times New Roman" w:cs="Times New Roman"/>
        </w:rPr>
        <w:sectPr w:rsidR="00575BA4" w:rsidRPr="00187CB3" w:rsidSect="00A93871">
          <w:headerReference w:type="default" r:id="rId256"/>
          <w:pgSz w:w="11907" w:h="16840" w:code="9"/>
          <w:pgMar w:top="1134" w:right="680" w:bottom="680" w:left="1134" w:header="680" w:footer="680" w:gutter="0"/>
          <w:cols w:space="425"/>
          <w:docGrid w:linePitch="312"/>
        </w:sectPr>
      </w:pPr>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pPr>
      <w:bookmarkStart w:id="810" w:name="_Toc533846655"/>
      <w:bookmarkStart w:id="811" w:name="_Toc533902774"/>
      <w:bookmarkStart w:id="812" w:name="_Toc533902927"/>
      <w:bookmarkStart w:id="813" w:name="_Toc533990499"/>
      <w:bookmarkStart w:id="814" w:name="_Toc310409584"/>
      <w:bookmarkStart w:id="815" w:name="_Toc533348960"/>
      <w:bookmarkStart w:id="816" w:name="_Toc406075117"/>
      <w:r w:rsidRPr="00187CB3">
        <w:rPr>
          <w:rFonts w:ascii="Times New Roman" w:hAnsi="Times New Roman"/>
        </w:rPr>
        <w:lastRenderedPageBreak/>
        <w:t>历史数据记录查询</w:t>
      </w:r>
      <w:bookmarkEnd w:id="810"/>
      <w:bookmarkEnd w:id="811"/>
      <w:bookmarkEnd w:id="812"/>
      <w:bookmarkEnd w:id="813"/>
      <w:bookmarkEnd w:id="814"/>
      <w:bookmarkEnd w:id="816"/>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历史数据记录和查询是</w:t>
      </w:r>
      <w:r w:rsidRPr="00187CB3">
        <w:rPr>
          <w:rFonts w:ascii="Times New Roman" w:hAnsi="Times New Roman" w:cs="Times New Roman"/>
        </w:rPr>
        <w:t>NicBuilder</w:t>
      </w:r>
      <w:r w:rsidRPr="00187CB3">
        <w:rPr>
          <w:rFonts w:ascii="Times New Roman" w:hAnsi="Times New Roman" w:cs="Times New Roman"/>
        </w:rPr>
        <w:t>监控软件的重要组成部分，</w:t>
      </w:r>
      <w:r w:rsidRPr="00187CB3">
        <w:rPr>
          <w:rFonts w:ascii="Times New Roman" w:hAnsi="Times New Roman" w:cs="Times New Roman"/>
        </w:rPr>
        <w:t>NicBuilder</w:t>
      </w:r>
      <w:r w:rsidRPr="00187CB3">
        <w:rPr>
          <w:rFonts w:ascii="Times New Roman" w:hAnsi="Times New Roman" w:cs="Times New Roman"/>
        </w:rPr>
        <w:t>对此提供了全面和简洁的控制方法。</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历史数据记录以</w:t>
      </w:r>
      <w:r w:rsidRPr="00187CB3">
        <w:rPr>
          <w:rFonts w:ascii="Times New Roman" w:hAnsi="Times New Roman" w:cs="Times New Roman"/>
        </w:rPr>
        <w:t>Windows</w:t>
      </w:r>
      <w:r w:rsidRPr="00187CB3">
        <w:rPr>
          <w:rFonts w:ascii="Times New Roman" w:hAnsi="Times New Roman" w:cs="Times New Roman"/>
        </w:rPr>
        <w:t>系统后台服务的方式进行，服务随</w:t>
      </w:r>
      <w:r w:rsidRPr="00187CB3">
        <w:rPr>
          <w:rFonts w:ascii="Times New Roman" w:hAnsi="Times New Roman" w:cs="Times New Roman"/>
        </w:rPr>
        <w:t>Windows</w:t>
      </w:r>
      <w:r w:rsidRPr="00187CB3">
        <w:rPr>
          <w:rFonts w:ascii="Times New Roman" w:hAnsi="Times New Roman" w:cs="Times New Roman"/>
        </w:rPr>
        <w:t>系统启动后自动启动。历史数据记录服务程序（</w:t>
      </w:r>
      <w:r w:rsidRPr="00187CB3">
        <w:rPr>
          <w:rFonts w:ascii="Times New Roman" w:hAnsi="Times New Roman" w:cs="Times New Roman"/>
        </w:rPr>
        <w:t>hisd.exe</w:t>
      </w:r>
      <w:r w:rsidRPr="00187CB3">
        <w:rPr>
          <w:rFonts w:ascii="Times New Roman" w:hAnsi="Times New Roman" w:cs="Times New Roman"/>
        </w:rPr>
        <w:t>）以</w:t>
      </w:r>
      <w:r w:rsidRPr="00187CB3">
        <w:rPr>
          <w:rFonts w:ascii="Times New Roman" w:hAnsi="Times New Roman" w:cs="Times New Roman"/>
        </w:rPr>
        <w:t>1</w:t>
      </w:r>
      <w:r w:rsidRPr="00187CB3">
        <w:rPr>
          <w:rFonts w:ascii="Times New Roman" w:hAnsi="Times New Roman" w:cs="Times New Roman"/>
        </w:rPr>
        <w:t>秒的记录间隔向硬盘记录历史数据，每</w:t>
      </w:r>
      <w:r w:rsidRPr="00187CB3">
        <w:rPr>
          <w:rFonts w:ascii="Times New Roman" w:hAnsi="Times New Roman" w:cs="Times New Roman"/>
        </w:rPr>
        <w:t>15</w:t>
      </w:r>
      <w:r w:rsidRPr="00187CB3">
        <w:rPr>
          <w:rFonts w:ascii="Times New Roman" w:hAnsi="Times New Roman" w:cs="Times New Roman"/>
        </w:rPr>
        <w:t>分钟形成一个历史数据记录文件，历史数据记录在硬盘保存的时间为</w:t>
      </w:r>
      <w:r w:rsidRPr="00187CB3">
        <w:rPr>
          <w:rFonts w:ascii="Times New Roman" w:hAnsi="Times New Roman" w:cs="Times New Roman"/>
        </w:rPr>
        <w:t>365</w:t>
      </w:r>
      <w:r w:rsidRPr="00187CB3">
        <w:rPr>
          <w:rFonts w:ascii="Times New Roman" w:hAnsi="Times New Roman" w:cs="Times New Roman"/>
        </w:rPr>
        <w:t>天，然后会被系统自动清除。</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历史数据查询分为曲线和列表两种格式。历史数据查询中最多可同时显示</w:t>
      </w:r>
      <w:r w:rsidRPr="00187CB3">
        <w:rPr>
          <w:rFonts w:ascii="Times New Roman" w:hAnsi="Times New Roman" w:cs="Times New Roman"/>
        </w:rPr>
        <w:t>10</w:t>
      </w:r>
      <w:r w:rsidRPr="00187CB3">
        <w:rPr>
          <w:rFonts w:ascii="Times New Roman" w:hAnsi="Times New Roman" w:cs="Times New Roman"/>
        </w:rPr>
        <w:t>个变量的变化趋势或数据列表，用户可自由设定历史数据查询的起始时间和数据采样间隔。</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历史趋势曲线以平面坐标方式表示，</w:t>
      </w:r>
      <w:r w:rsidRPr="00187CB3">
        <w:rPr>
          <w:rFonts w:ascii="Times New Roman" w:hAnsi="Times New Roman" w:cs="Times New Roman"/>
        </w:rPr>
        <w:t>X</w:t>
      </w:r>
      <w:r w:rsidRPr="00187CB3">
        <w:rPr>
          <w:rFonts w:ascii="Times New Roman" w:hAnsi="Times New Roman" w:cs="Times New Roman"/>
        </w:rPr>
        <w:t>轴代表时间，</w:t>
      </w:r>
      <w:r w:rsidRPr="00187CB3">
        <w:rPr>
          <w:rFonts w:ascii="Times New Roman" w:hAnsi="Times New Roman" w:cs="Times New Roman"/>
        </w:rPr>
        <w:t>Y</w:t>
      </w:r>
      <w:r w:rsidRPr="00187CB3">
        <w:rPr>
          <w:rFonts w:ascii="Times New Roman" w:hAnsi="Times New Roman" w:cs="Times New Roman"/>
        </w:rPr>
        <w:t>轴代表变量值。在历史趋势曲线中，用户可以规定数据的数值显示范围、网格数目、时间坐标数目、数值坐标数目、曲线笔颜色等，并提供自动缩放功能和描线</w:t>
      </w:r>
      <w:r w:rsidRPr="00187CB3">
        <w:rPr>
          <w:rFonts w:ascii="Times New Roman" w:hAnsi="Times New Roman" w:cs="Times New Roman"/>
        </w:rPr>
        <w:t>/</w:t>
      </w:r>
      <w:r w:rsidRPr="00187CB3">
        <w:rPr>
          <w:rFonts w:ascii="Times New Roman" w:hAnsi="Times New Roman" w:cs="Times New Roman"/>
        </w:rPr>
        <w:t>描点选项。</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历史数据列表以电子表格方式显示</w:t>
      </w:r>
      <w:r w:rsidRPr="00187CB3">
        <w:rPr>
          <w:rFonts w:ascii="Times New Roman" w:hAnsi="Times New Roman" w:cs="Times New Roman"/>
        </w:rPr>
        <w:t>600</w:t>
      </w:r>
      <w:r w:rsidRPr="00187CB3">
        <w:rPr>
          <w:rFonts w:ascii="Times New Roman" w:hAnsi="Times New Roman" w:cs="Times New Roman"/>
        </w:rPr>
        <w:t>行历史数据记录，并可以以电子表格文件形式导出指定历史时间段长度的历史记录数据。数据采样间隔由查询条件决定。</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曲线或列表可以打印出来。</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历史数据查询是通过历史数据查询服务程序（</w:t>
      </w:r>
      <w:r w:rsidRPr="00187CB3">
        <w:rPr>
          <w:rFonts w:ascii="Times New Roman" w:hAnsi="Times New Roman" w:cs="Times New Roman"/>
        </w:rPr>
        <w:t>hisd.exe</w:t>
      </w:r>
      <w:r w:rsidRPr="00187CB3">
        <w:rPr>
          <w:rFonts w:ascii="Times New Roman" w:hAnsi="Times New Roman" w:cs="Times New Roman"/>
        </w:rPr>
        <w:t>）来实现的。</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r w:rsidRPr="00187CB3">
        <w:rPr>
          <w:rFonts w:ascii="Times New Roman" w:hAnsi="Times New Roman"/>
        </w:rPr>
        <w:t xml:space="preserve">  </w:t>
      </w:r>
      <w:bookmarkStart w:id="817" w:name="_Toc533846657"/>
      <w:bookmarkStart w:id="818" w:name="_Toc533902776"/>
      <w:bookmarkStart w:id="819" w:name="_Toc533902929"/>
      <w:bookmarkStart w:id="820" w:name="_Toc533990501"/>
      <w:bookmarkStart w:id="821" w:name="_Toc310409585"/>
      <w:bookmarkStart w:id="822" w:name="_Toc406075118"/>
      <w:r w:rsidRPr="00187CB3">
        <w:rPr>
          <w:rFonts w:ascii="Times New Roman" w:hAnsi="Times New Roman"/>
        </w:rPr>
        <w:t>历史数据查询</w:t>
      </w:r>
      <w:bookmarkEnd w:id="817"/>
      <w:bookmarkEnd w:id="818"/>
      <w:bookmarkEnd w:id="819"/>
      <w:bookmarkEnd w:id="820"/>
      <w:r w:rsidRPr="00187CB3">
        <w:rPr>
          <w:rFonts w:ascii="Times New Roman" w:hAnsi="Times New Roman"/>
        </w:rPr>
        <w:t>hisq</w:t>
      </w:r>
      <w:bookmarkEnd w:id="821"/>
      <w:bookmarkEnd w:id="82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从开始</w:t>
      </w:r>
      <w:r w:rsidRPr="00187CB3">
        <w:rPr>
          <w:rFonts w:ascii="Times New Roman" w:hAnsi="Times New Roman" w:cs="Times New Roman"/>
        </w:rPr>
        <w:t>\</w:t>
      </w:r>
      <w:r w:rsidRPr="00187CB3">
        <w:rPr>
          <w:rFonts w:ascii="Times New Roman" w:hAnsi="Times New Roman" w:cs="Times New Roman"/>
        </w:rPr>
        <w:t>程序</w:t>
      </w:r>
      <w:r w:rsidRPr="00187CB3">
        <w:rPr>
          <w:rFonts w:ascii="Times New Roman" w:hAnsi="Times New Roman" w:cs="Times New Roman"/>
        </w:rPr>
        <w:t>\NicBuilder</w:t>
      </w:r>
      <w:r w:rsidRPr="00187CB3">
        <w:rPr>
          <w:rFonts w:ascii="Times New Roman" w:hAnsi="Times New Roman" w:cs="Times New Roman"/>
        </w:rPr>
        <w:t>监控软件</w:t>
      </w:r>
      <w:r w:rsidRPr="00187CB3">
        <w:rPr>
          <w:rFonts w:ascii="Times New Roman" w:hAnsi="Times New Roman" w:cs="Times New Roman"/>
        </w:rPr>
        <w:t>\</w:t>
      </w:r>
      <w:r w:rsidRPr="00187CB3">
        <w:rPr>
          <w:rFonts w:ascii="Times New Roman" w:hAnsi="Times New Roman" w:cs="Times New Roman"/>
        </w:rPr>
        <w:t>历史数据查询，进入历史数据查询画面。主要有操作、查看、格式等菜单命令以及工具栏按钮组成。历史数据查询可以通过菜单命令或工具栏按钮进行。</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菜单命令：</w:t>
      </w:r>
    </w:p>
    <w:p w:rsidR="00575BA4" w:rsidRPr="00187CB3" w:rsidRDefault="00575BA4" w:rsidP="00F154FB">
      <w:pPr>
        <w:ind w:leftChars="200" w:left="420" w:firstLineChars="400" w:firstLine="840"/>
        <w:rPr>
          <w:rFonts w:ascii="Times New Roman" w:hAnsi="Times New Roman" w:cs="Times New Roman"/>
        </w:rPr>
      </w:pPr>
      <w:r w:rsidRPr="00187CB3">
        <w:rPr>
          <w:rFonts w:ascii="Times New Roman" w:hAnsi="Times New Roman" w:cs="Times New Roman"/>
        </w:rPr>
        <w:t>操作（</w:t>
      </w:r>
      <w:r w:rsidRPr="00187CB3">
        <w:rPr>
          <w:rFonts w:ascii="Times New Roman" w:hAnsi="Times New Roman" w:cs="Times New Roman"/>
          <w:u w:val="single"/>
        </w:rPr>
        <w:t>O</w:t>
      </w:r>
      <w:r w:rsidRPr="00187CB3">
        <w:rPr>
          <w:rFonts w:ascii="Times New Roman" w:hAnsi="Times New Roman" w:cs="Times New Roman"/>
        </w:rPr>
        <w:t>）</w:t>
      </w:r>
    </w:p>
    <w:p w:rsidR="00575BA4" w:rsidRPr="00187CB3" w:rsidRDefault="00575BA4" w:rsidP="00575BA4">
      <w:pPr>
        <w:ind w:leftChars="400" w:left="840" w:firstLine="420"/>
        <w:rPr>
          <w:rFonts w:ascii="Times New Roman" w:hAnsi="Times New Roman" w:cs="Times New Roman"/>
        </w:rPr>
      </w:pPr>
      <w:r w:rsidRPr="00187CB3">
        <w:rPr>
          <w:rFonts w:ascii="Times New Roman" w:hAnsi="Times New Roman" w:cs="Times New Roman"/>
        </w:rPr>
        <w:t>查询（</w:t>
      </w:r>
      <w:r w:rsidRPr="00187CB3">
        <w:rPr>
          <w:rFonts w:ascii="Times New Roman" w:hAnsi="Times New Roman" w:cs="Times New Roman"/>
          <w:u w:val="single"/>
        </w:rPr>
        <w:t>Q</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选择查询的历史数据点及查询条件</w:t>
      </w:r>
    </w:p>
    <w:p w:rsidR="00575BA4" w:rsidRPr="00187CB3" w:rsidRDefault="00575BA4" w:rsidP="00575BA4">
      <w:pPr>
        <w:ind w:leftChars="400" w:left="840" w:firstLine="420"/>
        <w:rPr>
          <w:rFonts w:ascii="Times New Roman" w:hAnsi="Times New Roman" w:cs="Times New Roman"/>
        </w:rPr>
      </w:pPr>
      <w:r w:rsidRPr="00187CB3">
        <w:rPr>
          <w:rFonts w:ascii="Times New Roman" w:hAnsi="Times New Roman" w:cs="Times New Roman"/>
        </w:rPr>
        <w:t>前翻（</w:t>
      </w:r>
      <w:r w:rsidRPr="00187CB3">
        <w:rPr>
          <w:rFonts w:ascii="Times New Roman" w:hAnsi="Times New Roman" w:cs="Times New Roman"/>
          <w:u w:val="single"/>
        </w:rPr>
        <w:t>P</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向前卷动趋势曲线查询窗口</w:t>
      </w:r>
    </w:p>
    <w:p w:rsidR="00575BA4" w:rsidRPr="00187CB3" w:rsidRDefault="00575BA4" w:rsidP="00575BA4">
      <w:pPr>
        <w:ind w:leftChars="400" w:left="840" w:firstLine="420"/>
        <w:rPr>
          <w:rFonts w:ascii="Times New Roman" w:hAnsi="Times New Roman" w:cs="Times New Roman"/>
        </w:rPr>
      </w:pPr>
      <w:r w:rsidRPr="00187CB3">
        <w:rPr>
          <w:rFonts w:ascii="Times New Roman" w:hAnsi="Times New Roman" w:cs="Times New Roman"/>
        </w:rPr>
        <w:t>后翻（</w:t>
      </w:r>
      <w:r w:rsidRPr="00187CB3">
        <w:rPr>
          <w:rFonts w:ascii="Times New Roman" w:hAnsi="Times New Roman" w:cs="Times New Roman"/>
          <w:u w:val="single"/>
        </w:rPr>
        <w:t>L</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向后卷动趋势曲线查询窗口</w:t>
      </w:r>
    </w:p>
    <w:p w:rsidR="00575BA4" w:rsidRPr="00187CB3" w:rsidRDefault="00575BA4" w:rsidP="00575BA4">
      <w:pPr>
        <w:ind w:leftChars="400" w:left="840" w:firstLine="420"/>
        <w:rPr>
          <w:rFonts w:ascii="Times New Roman" w:hAnsi="Times New Roman" w:cs="Times New Roman"/>
        </w:rPr>
      </w:pPr>
      <w:r w:rsidRPr="00187CB3">
        <w:rPr>
          <w:rFonts w:ascii="Times New Roman" w:hAnsi="Times New Roman" w:cs="Times New Roman"/>
        </w:rPr>
        <w:t>输出到文件（</w:t>
      </w:r>
      <w:r w:rsidRPr="00187CB3">
        <w:rPr>
          <w:rFonts w:ascii="Times New Roman" w:hAnsi="Times New Roman" w:cs="Times New Roman"/>
          <w:u w:val="single"/>
        </w:rPr>
        <w:t>F</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导出历史数据记录</w:t>
      </w:r>
    </w:p>
    <w:p w:rsidR="00575BA4" w:rsidRPr="00187CB3" w:rsidRDefault="00575BA4" w:rsidP="00575BA4">
      <w:pPr>
        <w:ind w:leftChars="400" w:left="840" w:firstLine="420"/>
        <w:rPr>
          <w:rFonts w:ascii="Times New Roman" w:hAnsi="Times New Roman" w:cs="Times New Roman"/>
        </w:rPr>
      </w:pPr>
      <w:r w:rsidRPr="00187CB3">
        <w:rPr>
          <w:rFonts w:ascii="Times New Roman" w:hAnsi="Times New Roman" w:cs="Times New Roman"/>
        </w:rPr>
        <w:t>打印（</w:t>
      </w:r>
      <w:r w:rsidRPr="00187CB3">
        <w:rPr>
          <w:rFonts w:ascii="Times New Roman" w:hAnsi="Times New Roman" w:cs="Times New Roman"/>
          <w:u w:val="single"/>
        </w:rPr>
        <w:t>P</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打印历史记录趋势曲线或报表</w:t>
      </w:r>
    </w:p>
    <w:p w:rsidR="00575BA4" w:rsidRPr="00187CB3" w:rsidRDefault="00575BA4" w:rsidP="00575BA4">
      <w:pPr>
        <w:ind w:leftChars="400" w:left="840" w:firstLine="420"/>
        <w:rPr>
          <w:rFonts w:ascii="Times New Roman" w:hAnsi="Times New Roman" w:cs="Times New Roman"/>
        </w:rPr>
      </w:pPr>
      <w:r w:rsidRPr="00187CB3">
        <w:rPr>
          <w:rFonts w:ascii="Times New Roman" w:hAnsi="Times New Roman" w:cs="Times New Roman"/>
        </w:rPr>
        <w:t>退出（</w:t>
      </w:r>
      <w:r w:rsidRPr="00187CB3">
        <w:rPr>
          <w:rFonts w:ascii="Times New Roman" w:hAnsi="Times New Roman" w:cs="Times New Roman"/>
          <w:u w:val="single"/>
        </w:rPr>
        <w:t>X</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退出历史数据查询程序</w:t>
      </w:r>
    </w:p>
    <w:p w:rsidR="00575BA4" w:rsidRPr="00187CB3" w:rsidRDefault="00575BA4" w:rsidP="00F154FB">
      <w:pPr>
        <w:ind w:leftChars="200" w:left="420" w:firstLineChars="400" w:firstLine="840"/>
        <w:rPr>
          <w:rFonts w:ascii="Times New Roman" w:hAnsi="Times New Roman" w:cs="Times New Roman"/>
        </w:rPr>
      </w:pPr>
      <w:r w:rsidRPr="00187CB3">
        <w:rPr>
          <w:rFonts w:ascii="Times New Roman" w:hAnsi="Times New Roman" w:cs="Times New Roman"/>
        </w:rPr>
        <w:t>查看（</w:t>
      </w:r>
      <w:r w:rsidRPr="00187CB3">
        <w:rPr>
          <w:rFonts w:ascii="Times New Roman" w:hAnsi="Times New Roman" w:cs="Times New Roman"/>
          <w:u w:val="single"/>
        </w:rPr>
        <w:t>V</w:t>
      </w:r>
      <w:r w:rsidRPr="00187CB3">
        <w:rPr>
          <w:rFonts w:ascii="Times New Roman" w:hAnsi="Times New Roman" w:cs="Times New Roman"/>
        </w:rPr>
        <w:t>）</w:t>
      </w:r>
    </w:p>
    <w:p w:rsidR="00575BA4" w:rsidRPr="00187CB3" w:rsidRDefault="00575BA4" w:rsidP="00575BA4">
      <w:pPr>
        <w:ind w:leftChars="398" w:left="836" w:firstLine="420"/>
        <w:rPr>
          <w:rFonts w:ascii="Times New Roman" w:hAnsi="Times New Roman" w:cs="Times New Roman"/>
        </w:rPr>
      </w:pPr>
      <w:r w:rsidRPr="00187CB3">
        <w:rPr>
          <w:rFonts w:ascii="Times New Roman" w:hAnsi="Times New Roman" w:cs="Times New Roman"/>
        </w:rPr>
        <w:t>工具栏（</w:t>
      </w:r>
      <w:r w:rsidRPr="00187CB3">
        <w:rPr>
          <w:rFonts w:ascii="Times New Roman" w:hAnsi="Times New Roman" w:cs="Times New Roman"/>
          <w:u w:val="single"/>
        </w:rPr>
        <w:t>T</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显示工具栏</w:t>
      </w:r>
    </w:p>
    <w:p w:rsidR="00575BA4" w:rsidRPr="00187CB3" w:rsidRDefault="00575BA4" w:rsidP="00575BA4">
      <w:pPr>
        <w:ind w:leftChars="398" w:left="836" w:firstLine="420"/>
        <w:rPr>
          <w:rFonts w:ascii="Times New Roman" w:hAnsi="Times New Roman" w:cs="Times New Roman"/>
        </w:rPr>
      </w:pPr>
      <w:r w:rsidRPr="00187CB3">
        <w:rPr>
          <w:rFonts w:ascii="Times New Roman" w:hAnsi="Times New Roman" w:cs="Times New Roman"/>
        </w:rPr>
        <w:t>曲线（</w:t>
      </w:r>
      <w:r w:rsidRPr="00187CB3">
        <w:rPr>
          <w:rFonts w:ascii="Times New Roman" w:hAnsi="Times New Roman" w:cs="Times New Roman"/>
          <w:u w:val="single"/>
        </w:rPr>
        <w:t>C</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以曲线方式显示历史数据</w:t>
      </w:r>
    </w:p>
    <w:p w:rsidR="00575BA4" w:rsidRPr="00187CB3" w:rsidRDefault="00575BA4" w:rsidP="00575BA4">
      <w:pPr>
        <w:ind w:leftChars="398" w:left="836" w:firstLine="420"/>
        <w:rPr>
          <w:rFonts w:ascii="Times New Roman" w:hAnsi="Times New Roman" w:cs="Times New Roman"/>
        </w:rPr>
      </w:pPr>
      <w:r w:rsidRPr="00187CB3">
        <w:rPr>
          <w:rFonts w:ascii="Times New Roman" w:hAnsi="Times New Roman" w:cs="Times New Roman"/>
        </w:rPr>
        <w:t>列表（</w:t>
      </w:r>
      <w:r w:rsidRPr="00187CB3">
        <w:rPr>
          <w:rFonts w:ascii="Times New Roman" w:hAnsi="Times New Roman" w:cs="Times New Roman"/>
          <w:u w:val="single"/>
        </w:rPr>
        <w:t>L</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以报表方式显示历史数据</w:t>
      </w:r>
    </w:p>
    <w:p w:rsidR="00575BA4" w:rsidRPr="00187CB3" w:rsidRDefault="00575BA4" w:rsidP="00F154FB">
      <w:pPr>
        <w:ind w:leftChars="200" w:left="420" w:firstLineChars="400" w:firstLine="840"/>
        <w:rPr>
          <w:rFonts w:ascii="Times New Roman" w:hAnsi="Times New Roman" w:cs="Times New Roman"/>
        </w:rPr>
      </w:pPr>
      <w:r w:rsidRPr="00187CB3">
        <w:rPr>
          <w:rFonts w:ascii="Times New Roman" w:hAnsi="Times New Roman" w:cs="Times New Roman"/>
        </w:rPr>
        <w:t>格式（</w:t>
      </w:r>
      <w:r w:rsidRPr="00187CB3">
        <w:rPr>
          <w:rFonts w:ascii="Times New Roman" w:hAnsi="Times New Roman" w:cs="Times New Roman"/>
          <w:u w:val="single"/>
        </w:rPr>
        <w:t>F</w:t>
      </w:r>
      <w:r w:rsidRPr="00187CB3">
        <w:rPr>
          <w:rFonts w:ascii="Times New Roman" w:hAnsi="Times New Roman" w:cs="Times New Roman"/>
        </w:rPr>
        <w:t>）</w:t>
      </w:r>
    </w:p>
    <w:p w:rsidR="00575BA4" w:rsidRPr="00187CB3" w:rsidRDefault="00575BA4" w:rsidP="00575BA4">
      <w:pPr>
        <w:ind w:leftChars="398" w:left="836" w:firstLine="420"/>
        <w:rPr>
          <w:rFonts w:ascii="Times New Roman" w:hAnsi="Times New Roman" w:cs="Times New Roman"/>
        </w:rPr>
      </w:pPr>
      <w:r w:rsidRPr="00187CB3">
        <w:rPr>
          <w:rFonts w:ascii="Times New Roman" w:hAnsi="Times New Roman" w:cs="Times New Roman"/>
        </w:rPr>
        <w:t>列表数据（</w:t>
      </w:r>
      <w:r w:rsidRPr="00187CB3">
        <w:rPr>
          <w:rFonts w:ascii="Times New Roman" w:hAnsi="Times New Roman" w:cs="Times New Roman"/>
          <w:u w:val="single"/>
        </w:rPr>
        <w:t>D</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定义报表方式显示时的历史数据格式</w:t>
      </w:r>
    </w:p>
    <w:p w:rsidR="00575BA4" w:rsidRPr="00187CB3" w:rsidRDefault="00575BA4" w:rsidP="00575BA4">
      <w:pPr>
        <w:ind w:leftChars="398" w:left="836" w:firstLine="420"/>
        <w:rPr>
          <w:rFonts w:ascii="Times New Roman" w:hAnsi="Times New Roman" w:cs="Times New Roman"/>
        </w:rPr>
      </w:pPr>
      <w:r w:rsidRPr="00187CB3">
        <w:rPr>
          <w:rFonts w:ascii="Times New Roman" w:hAnsi="Times New Roman" w:cs="Times New Roman"/>
        </w:rPr>
        <w:t>曲线图（</w:t>
      </w:r>
      <w:r w:rsidRPr="00187CB3">
        <w:rPr>
          <w:rFonts w:ascii="Times New Roman" w:hAnsi="Times New Roman" w:cs="Times New Roman"/>
          <w:u w:val="single"/>
        </w:rPr>
        <w:t>C</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定义趋势曲线方式显示时的窗口属性</w:t>
      </w:r>
    </w:p>
    <w:p w:rsidR="00575BA4" w:rsidRPr="00187CB3" w:rsidRDefault="00575BA4" w:rsidP="00F154FB">
      <w:pPr>
        <w:ind w:leftChars="200" w:left="420" w:firstLineChars="400" w:firstLine="840"/>
        <w:rPr>
          <w:rFonts w:ascii="Times New Roman" w:hAnsi="Times New Roman" w:cs="Times New Roman"/>
        </w:rPr>
      </w:pPr>
      <w:r w:rsidRPr="00187CB3">
        <w:rPr>
          <w:rFonts w:ascii="Times New Roman" w:hAnsi="Times New Roman" w:cs="Times New Roman"/>
        </w:rPr>
        <w:t>帮助（</w:t>
      </w:r>
      <w:r w:rsidRPr="00187CB3">
        <w:rPr>
          <w:rFonts w:ascii="Times New Roman" w:hAnsi="Times New Roman" w:cs="Times New Roman"/>
          <w:u w:val="single"/>
        </w:rPr>
        <w:t>H</w:t>
      </w:r>
      <w:r w:rsidRPr="00187CB3">
        <w:rPr>
          <w:rFonts w:ascii="Times New Roman" w:hAnsi="Times New Roman" w:cs="Times New Roman"/>
        </w:rPr>
        <w:t>）</w:t>
      </w:r>
    </w:p>
    <w:p w:rsidR="00575BA4" w:rsidRPr="00187CB3" w:rsidRDefault="00575BA4" w:rsidP="00575BA4">
      <w:pPr>
        <w:ind w:leftChars="400" w:left="840" w:firstLine="420"/>
        <w:rPr>
          <w:rFonts w:ascii="Times New Roman" w:hAnsi="Times New Roman" w:cs="Times New Roman"/>
        </w:rPr>
      </w:pPr>
      <w:r w:rsidRPr="00187CB3">
        <w:rPr>
          <w:rFonts w:ascii="Times New Roman" w:hAnsi="Times New Roman" w:cs="Times New Roman"/>
        </w:rPr>
        <w:t>关于</w:t>
      </w:r>
      <w:r w:rsidRPr="00187CB3">
        <w:rPr>
          <w:rFonts w:ascii="Times New Roman" w:hAnsi="Times New Roman" w:cs="Times New Roman"/>
        </w:rPr>
        <w:t>hisq…</w:t>
      </w:r>
      <w:r w:rsidRPr="00187CB3">
        <w:rPr>
          <w:rFonts w:ascii="Times New Roman" w:hAnsi="Times New Roman" w:cs="Times New Roman"/>
        </w:rPr>
        <w:t>（</w:t>
      </w:r>
      <w:r w:rsidRPr="00187CB3">
        <w:rPr>
          <w:rFonts w:ascii="Times New Roman" w:hAnsi="Times New Roman" w:cs="Times New Roman"/>
          <w:u w:val="single"/>
        </w:rPr>
        <w:t>A</w:t>
      </w:r>
      <w:r w:rsidRPr="00187CB3">
        <w:rPr>
          <w:rFonts w:ascii="Times New Roman" w:hAnsi="Times New Roman" w:cs="Times New Roman"/>
        </w:rPr>
        <w:t>）</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ab/>
      </w:r>
      <w:r w:rsidR="00F154FB" w:rsidRPr="00187CB3">
        <w:rPr>
          <w:rFonts w:ascii="Times New Roman" w:hAnsi="Times New Roman" w:cs="Times New Roman"/>
        </w:rPr>
        <w:t xml:space="preserve">    </w:t>
      </w:r>
      <w:r w:rsidRPr="00187CB3">
        <w:rPr>
          <w:rFonts w:ascii="Times New Roman" w:hAnsi="Times New Roman" w:cs="Times New Roman"/>
        </w:rPr>
        <w:t>关于</w:t>
      </w:r>
      <w:r w:rsidRPr="00187CB3">
        <w:rPr>
          <w:rFonts w:ascii="Times New Roman" w:hAnsi="Times New Roman" w:cs="Times New Roman"/>
        </w:rPr>
        <w:t>hisq.exe</w:t>
      </w:r>
      <w:r w:rsidRPr="00187CB3">
        <w:rPr>
          <w:rFonts w:ascii="Times New Roman" w:hAnsi="Times New Roman" w:cs="Times New Roman"/>
        </w:rPr>
        <w:t>的版权信息</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工具栏按钮</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1677" name="图片 326" descr="pi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pic35"/>
                    <pic:cNvPicPr>
                      <a:picLocks noChangeAspect="1" noChangeArrowheads="1"/>
                    </pic:cNvPicPr>
                  </pic:nvPicPr>
                  <pic:blipFill>
                    <a:blip r:embed="rId257"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历史数据记录查询条件，等价于菜单命令</w:t>
      </w:r>
      <w:r w:rsidRPr="00187CB3">
        <w:rPr>
          <w:rFonts w:ascii="Times New Roman" w:hAnsi="Times New Roman" w:cs="Times New Roman"/>
        </w:rPr>
        <w:t>“</w:t>
      </w:r>
      <w:r w:rsidRPr="00187CB3">
        <w:rPr>
          <w:rFonts w:ascii="Times New Roman" w:hAnsi="Times New Roman" w:cs="Times New Roman"/>
        </w:rPr>
        <w:t>操作＼查询＂；</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327" name="图片 327" descr="pic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pic39"/>
                    <pic:cNvPicPr>
                      <a:picLocks noChangeAspect="1" noChangeArrowheads="1"/>
                    </pic:cNvPicPr>
                  </pic:nvPicPr>
                  <pic:blipFill>
                    <a:blip r:embed="rId258"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w:t>
      </w:r>
      <w:r w:rsidRPr="00187CB3">
        <w:rPr>
          <w:rFonts w:ascii="Times New Roman" w:hAnsi="Times New Roman" w:cs="Times New Roman"/>
        </w:rPr>
        <w:tab/>
      </w:r>
      <w:r w:rsidRPr="00187CB3">
        <w:rPr>
          <w:rFonts w:ascii="Times New Roman" w:hAnsi="Times New Roman" w:cs="Times New Roman"/>
        </w:rPr>
        <w:t>导出历史记录数据，等价于菜单命令</w:t>
      </w:r>
      <w:r w:rsidRPr="00187CB3">
        <w:rPr>
          <w:rFonts w:ascii="Times New Roman" w:hAnsi="Times New Roman" w:cs="Times New Roman"/>
        </w:rPr>
        <w:t>“</w:t>
      </w:r>
      <w:r w:rsidRPr="00187CB3">
        <w:rPr>
          <w:rFonts w:ascii="Times New Roman" w:hAnsi="Times New Roman" w:cs="Times New Roman"/>
        </w:rPr>
        <w:t>操作＼输出导文件＂；</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328" name="图片 328" descr="pi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pic36"/>
                    <pic:cNvPicPr>
                      <a:picLocks noChangeAspect="1" noChangeArrowheads="1"/>
                    </pic:cNvPicPr>
                  </pic:nvPicPr>
                  <pic:blipFill>
                    <a:blip r:embed="rId259"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曲线方式历史记录数据，等价于菜单命令</w:t>
      </w:r>
      <w:r w:rsidRPr="00187CB3">
        <w:rPr>
          <w:rFonts w:ascii="Times New Roman" w:hAnsi="Times New Roman" w:cs="Times New Roman"/>
        </w:rPr>
        <w:t>“</w:t>
      </w:r>
      <w:r w:rsidRPr="00187CB3">
        <w:rPr>
          <w:rFonts w:ascii="Times New Roman" w:hAnsi="Times New Roman" w:cs="Times New Roman"/>
        </w:rPr>
        <w:t>查看＼曲线＂；</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329" name="图片 329" descr="pic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pic37"/>
                    <pic:cNvPicPr>
                      <a:picLocks noChangeAspect="1" noChangeArrowheads="1"/>
                    </pic:cNvPicPr>
                  </pic:nvPicPr>
                  <pic:blipFill>
                    <a:blip r:embed="rId260"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曲线方式历史记录数据，等价于菜单命令</w:t>
      </w:r>
      <w:r w:rsidRPr="00187CB3">
        <w:rPr>
          <w:rFonts w:ascii="Times New Roman" w:hAnsi="Times New Roman" w:cs="Times New Roman"/>
        </w:rPr>
        <w:t>“</w:t>
      </w:r>
      <w:r w:rsidRPr="00187CB3">
        <w:rPr>
          <w:rFonts w:ascii="Times New Roman" w:hAnsi="Times New Roman" w:cs="Times New Roman"/>
        </w:rPr>
        <w:t>查看＼列表＂；</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330" name="图片 330" descr="p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p007"/>
                    <pic:cNvPicPr>
                      <a:picLocks noChangeAspect="1" noChangeArrowheads="1"/>
                    </pic:cNvPicPr>
                  </pic:nvPicPr>
                  <pic:blipFill>
                    <a:blip r:embed="rId261"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以曲线或列表方式打印历史记录数据，等价于菜单命令</w:t>
      </w:r>
      <w:r w:rsidRPr="00187CB3">
        <w:rPr>
          <w:rFonts w:ascii="Times New Roman" w:hAnsi="Times New Roman" w:cs="Times New Roman"/>
        </w:rPr>
        <w:t>“</w:t>
      </w:r>
      <w:r w:rsidRPr="00187CB3">
        <w:rPr>
          <w:rFonts w:ascii="Times New Roman" w:hAnsi="Times New Roman" w:cs="Times New Roman"/>
        </w:rPr>
        <w:t>查看＼打印＂；</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331" name="图片 331" descr="p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p001"/>
                    <pic:cNvPicPr>
                      <a:picLocks noChangeAspect="1" noChangeArrowheads="1"/>
                    </pic:cNvPicPr>
                  </pic:nvPicPr>
                  <pic:blipFill>
                    <a:blip r:embed="rId262"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历史趋势曲线向前卷动一个窗口时间段长度；等价于菜单命令</w:t>
      </w:r>
      <w:r w:rsidRPr="00187CB3">
        <w:rPr>
          <w:rFonts w:ascii="Times New Roman" w:hAnsi="Times New Roman" w:cs="Times New Roman"/>
        </w:rPr>
        <w:t>“</w:t>
      </w:r>
      <w:r w:rsidRPr="00187CB3">
        <w:rPr>
          <w:rFonts w:ascii="Times New Roman" w:hAnsi="Times New Roman" w:cs="Times New Roman"/>
        </w:rPr>
        <w:t>操作＼前翻＂；</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332" name="图片 332" descr="p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p002"/>
                    <pic:cNvPicPr>
                      <a:picLocks noChangeAspect="1" noChangeArrowheads="1"/>
                    </pic:cNvPicPr>
                  </pic:nvPicPr>
                  <pic:blipFill>
                    <a:blip r:embed="rId263"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历史趋势曲线向后卷动一个窗口时间段长度；等价于菜单命令</w:t>
      </w:r>
      <w:r w:rsidRPr="00187CB3">
        <w:rPr>
          <w:rFonts w:ascii="Times New Roman" w:hAnsi="Times New Roman" w:cs="Times New Roman"/>
        </w:rPr>
        <w:t>“</w:t>
      </w:r>
      <w:r w:rsidRPr="00187CB3">
        <w:rPr>
          <w:rFonts w:ascii="Times New Roman" w:hAnsi="Times New Roman" w:cs="Times New Roman"/>
        </w:rPr>
        <w:t>操作＼后翻＂；</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171450" cy="152400"/>
            <wp:effectExtent l="19050" t="0" r="0" b="0"/>
            <wp:docPr id="333" name="图片 333" descr="pic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pic38"/>
                    <pic:cNvPicPr>
                      <a:picLocks noChangeAspect="1" noChangeArrowheads="1"/>
                    </pic:cNvPicPr>
                  </pic:nvPicPr>
                  <pic:blipFill>
                    <a:blip r:embed="rId264"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187CB3">
        <w:rPr>
          <w:rFonts w:ascii="Times New Roman" w:hAnsi="Times New Roman" w:cs="Times New Roman"/>
        </w:rPr>
        <w:t xml:space="preserve">　　系统信息，等价于菜单命令</w:t>
      </w:r>
      <w:r w:rsidRPr="00187CB3">
        <w:rPr>
          <w:rFonts w:ascii="Times New Roman" w:hAnsi="Times New Roman" w:cs="Times New Roman"/>
        </w:rPr>
        <w:t>“</w:t>
      </w:r>
      <w:r w:rsidRPr="00187CB3">
        <w:rPr>
          <w:rFonts w:ascii="Times New Roman" w:hAnsi="Times New Roman" w:cs="Times New Roman"/>
        </w:rPr>
        <w:t>帮助＼关于</w:t>
      </w:r>
      <w:r w:rsidRPr="00187CB3">
        <w:rPr>
          <w:rFonts w:ascii="Times New Roman" w:hAnsi="Times New Roman" w:cs="Times New Roman"/>
        </w:rPr>
        <w:t>…</w:t>
      </w:r>
      <w:r w:rsidRPr="00187CB3">
        <w:rPr>
          <w:rFonts w:ascii="Times New Roman" w:hAnsi="Times New Roman" w:cs="Times New Roman"/>
        </w:rPr>
        <w:t>＂；</w:t>
      </w:r>
    </w:p>
    <w:p w:rsidR="00575BA4" w:rsidRPr="00187CB3" w:rsidRDefault="00575BA4" w:rsidP="00575BA4">
      <w:pPr>
        <w:pStyle w:val="3"/>
        <w:tabs>
          <w:tab w:val="num" w:pos="720"/>
        </w:tabs>
        <w:spacing w:line="416" w:lineRule="auto"/>
        <w:ind w:firstLine="0"/>
      </w:pPr>
      <w:r w:rsidRPr="00187CB3">
        <w:lastRenderedPageBreak/>
        <w:t xml:space="preserve">  </w:t>
      </w:r>
      <w:bookmarkStart w:id="823" w:name="_Toc310409586"/>
      <w:bookmarkStart w:id="824" w:name="_Toc406075119"/>
      <w:r w:rsidRPr="00187CB3">
        <w:t>操作菜单</w:t>
      </w:r>
      <w:bookmarkEnd w:id="823"/>
      <w:bookmarkEnd w:id="82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历史数据记录查询</w:t>
      </w:r>
      <w:r w:rsidRPr="00187CB3">
        <w:rPr>
          <w:rFonts w:ascii="Times New Roman" w:hAnsi="Times New Roman" w:cs="Times New Roman"/>
        </w:rPr>
        <w:t>“</w:t>
      </w:r>
      <w:r w:rsidRPr="00187CB3">
        <w:rPr>
          <w:rFonts w:ascii="Times New Roman" w:hAnsi="Times New Roman" w:cs="Times New Roman"/>
        </w:rPr>
        <w:t>操作</w:t>
      </w:r>
      <w:r w:rsidRPr="00187CB3">
        <w:rPr>
          <w:rFonts w:ascii="Times New Roman" w:hAnsi="Times New Roman" w:cs="Times New Roman"/>
        </w:rPr>
        <w:t>”</w:t>
      </w:r>
      <w:r w:rsidRPr="00187CB3">
        <w:rPr>
          <w:rFonts w:ascii="Times New Roman" w:hAnsi="Times New Roman" w:cs="Times New Roman"/>
        </w:rPr>
        <w:t>菜单如图</w:t>
      </w:r>
      <w:r w:rsidRPr="00187CB3">
        <w:rPr>
          <w:rFonts w:ascii="Times New Roman" w:hAnsi="Times New Roman" w:cs="Times New Roman"/>
        </w:rPr>
        <w:t>9.1</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962025" cy="1257300"/>
            <wp:effectExtent l="19050" t="0" r="9525" b="0"/>
            <wp:docPr id="334" name="图片 334"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65" cstate="print"/>
                    <a:srcRect/>
                    <a:stretch>
                      <a:fillRect/>
                    </a:stretch>
                  </pic:blipFill>
                  <pic:spPr bwMode="auto">
                    <a:xfrm>
                      <a:off x="0" y="0"/>
                      <a:ext cx="962025" cy="125730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9.1  </w:t>
      </w:r>
      <w:r w:rsidRPr="00187CB3">
        <w:rPr>
          <w:rFonts w:ascii="Times New Roman" w:hAnsi="Times New Roman" w:cs="Times New Roman"/>
          <w:sz w:val="18"/>
        </w:rPr>
        <w:t>操作菜单</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操作＼查询</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单击工具栏按钮</w:t>
      </w:r>
      <w:r w:rsidRPr="00187CB3">
        <w:rPr>
          <w:rFonts w:ascii="Times New Roman" w:hAnsi="Times New Roman" w:cs="Times New Roman"/>
          <w:noProof/>
        </w:rPr>
        <w:drawing>
          <wp:inline distT="0" distB="0" distL="0" distR="0">
            <wp:extent cx="238125" cy="219075"/>
            <wp:effectExtent l="19050" t="0" r="9525" b="0"/>
            <wp:docPr id="335" name="图片 335" descr="pi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pic35"/>
                    <pic:cNvPicPr>
                      <a:picLocks noChangeAspect="1" noChangeArrowheads="1"/>
                    </pic:cNvPicPr>
                  </pic:nvPicPr>
                  <pic:blipFill>
                    <a:blip r:embed="rId257"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或选择</w:t>
      </w:r>
      <w:r w:rsidRPr="00187CB3">
        <w:rPr>
          <w:rFonts w:ascii="Times New Roman" w:hAnsi="Times New Roman" w:cs="Times New Roman"/>
        </w:rPr>
        <w:t>“</w:t>
      </w:r>
      <w:r w:rsidRPr="00187CB3">
        <w:rPr>
          <w:rFonts w:ascii="Times New Roman" w:hAnsi="Times New Roman" w:cs="Times New Roman"/>
        </w:rPr>
        <w:t>操作</w:t>
      </w:r>
      <w:r w:rsidRPr="00187CB3">
        <w:rPr>
          <w:rFonts w:ascii="Times New Roman" w:hAnsi="Times New Roman" w:cs="Times New Roman"/>
        </w:rPr>
        <w:t>\</w:t>
      </w:r>
      <w:r w:rsidRPr="00187CB3">
        <w:rPr>
          <w:rFonts w:ascii="Times New Roman" w:hAnsi="Times New Roman" w:cs="Times New Roman"/>
        </w:rPr>
        <w:t>查询</w:t>
      </w:r>
      <w:r w:rsidRPr="00187CB3">
        <w:rPr>
          <w:rFonts w:ascii="Times New Roman" w:hAnsi="Times New Roman" w:cs="Times New Roman"/>
        </w:rPr>
        <w:t>”</w:t>
      </w:r>
      <w:r w:rsidRPr="00187CB3">
        <w:rPr>
          <w:rFonts w:ascii="Times New Roman" w:hAnsi="Times New Roman" w:cs="Times New Roman"/>
        </w:rPr>
        <w:t>命令，弹出</w:t>
      </w:r>
      <w:r w:rsidRPr="00187CB3">
        <w:rPr>
          <w:rFonts w:ascii="Times New Roman" w:hAnsi="Times New Roman" w:cs="Times New Roman"/>
        </w:rPr>
        <w:t>“</w:t>
      </w:r>
      <w:r w:rsidRPr="00187CB3">
        <w:rPr>
          <w:rFonts w:ascii="Times New Roman" w:hAnsi="Times New Roman" w:cs="Times New Roman"/>
        </w:rPr>
        <w:t>查询历史数据对话框</w:t>
      </w:r>
      <w:r w:rsidRPr="00187CB3">
        <w:rPr>
          <w:rFonts w:ascii="Times New Roman" w:hAnsi="Times New Roman" w:cs="Times New Roman"/>
        </w:rPr>
        <w:t>”</w:t>
      </w:r>
      <w:r w:rsidRPr="00187CB3">
        <w:rPr>
          <w:rFonts w:ascii="Times New Roman" w:hAnsi="Times New Roman" w:cs="Times New Roman"/>
        </w:rPr>
        <w:t>，如图</w:t>
      </w:r>
      <w:r w:rsidRPr="00187CB3">
        <w:rPr>
          <w:rFonts w:ascii="Times New Roman" w:hAnsi="Times New Roman" w:cs="Times New Roman"/>
        </w:rPr>
        <w:t>9.2</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3152775" cy="1914525"/>
            <wp:effectExtent l="19050" t="0" r="9525" b="0"/>
            <wp:docPr id="167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6" cstate="print"/>
                    <a:srcRect/>
                    <a:stretch>
                      <a:fillRect/>
                    </a:stretch>
                  </pic:blipFill>
                  <pic:spPr bwMode="auto">
                    <a:xfrm>
                      <a:off x="0" y="0"/>
                      <a:ext cx="3152775" cy="19145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9.2  </w:t>
      </w:r>
      <w:r w:rsidRPr="00187CB3">
        <w:rPr>
          <w:rFonts w:ascii="Times New Roman" w:hAnsi="Times New Roman" w:cs="Times New Roman"/>
          <w:sz w:val="18"/>
        </w:rPr>
        <w:t>查询历史数据对话框</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其中</w:t>
      </w:r>
    </w:p>
    <w:p w:rsidR="00575BA4" w:rsidRPr="00187CB3" w:rsidRDefault="00575BA4" w:rsidP="00575BA4">
      <w:pPr>
        <w:ind w:firstLine="422"/>
        <w:rPr>
          <w:rFonts w:ascii="Times New Roman" w:hAnsi="Times New Roman" w:cs="Times New Roman"/>
        </w:rPr>
      </w:pPr>
      <w:r w:rsidRPr="00187CB3">
        <w:rPr>
          <w:rFonts w:ascii="Times New Roman" w:hAnsi="Times New Roman" w:cs="Times New Roman"/>
          <w:b/>
          <w:bCs/>
        </w:rPr>
        <w:t>数据点：</w:t>
      </w:r>
      <w:r w:rsidRPr="00187CB3">
        <w:rPr>
          <w:rFonts w:ascii="Times New Roman" w:hAnsi="Times New Roman" w:cs="Times New Roman"/>
        </w:rPr>
        <w:t>1~10</w:t>
      </w:r>
      <w:r w:rsidRPr="00187CB3">
        <w:rPr>
          <w:rFonts w:ascii="Times New Roman" w:hAnsi="Times New Roman" w:cs="Times New Roman"/>
        </w:rPr>
        <w:t>历史数据记录点输入窗口，所有输入的数据点名必须是在历史数据组态程序中定义过，并且显示数据描述。</w:t>
      </w:r>
    </w:p>
    <w:p w:rsidR="00575BA4" w:rsidRPr="00187CB3" w:rsidRDefault="00575BA4" w:rsidP="00575BA4">
      <w:pPr>
        <w:ind w:firstLine="422"/>
        <w:rPr>
          <w:rFonts w:ascii="Times New Roman" w:hAnsi="Times New Roman" w:cs="Times New Roman"/>
        </w:rPr>
      </w:pPr>
      <w:r w:rsidRPr="00187CB3">
        <w:rPr>
          <w:rFonts w:ascii="Times New Roman" w:hAnsi="Times New Roman" w:cs="Times New Roman"/>
          <w:b/>
          <w:bCs/>
        </w:rPr>
        <w:t>保存到文件</w:t>
      </w:r>
      <w:r w:rsidRPr="00187CB3">
        <w:rPr>
          <w:rFonts w:ascii="Times New Roman" w:hAnsi="Times New Roman" w:cs="Times New Roman"/>
          <w:b/>
          <w:bCs/>
        </w:rPr>
        <w:t>\</w:t>
      </w:r>
      <w:r w:rsidRPr="00187CB3">
        <w:rPr>
          <w:rFonts w:ascii="Times New Roman" w:hAnsi="Times New Roman" w:cs="Times New Roman"/>
          <w:b/>
          <w:bCs/>
        </w:rPr>
        <w:t>从文件载入</w:t>
      </w:r>
      <w:r w:rsidRPr="00187CB3">
        <w:rPr>
          <w:rFonts w:ascii="Times New Roman" w:hAnsi="Times New Roman" w:cs="Times New Roman"/>
        </w:rPr>
        <w:t>：历史数据记录点输入窗口输入的</w:t>
      </w:r>
      <w:r w:rsidRPr="00187CB3">
        <w:rPr>
          <w:rFonts w:ascii="Times New Roman" w:hAnsi="Times New Roman" w:cs="Times New Roman"/>
        </w:rPr>
        <w:t>1~10</w:t>
      </w:r>
      <w:r w:rsidRPr="00187CB3">
        <w:rPr>
          <w:rFonts w:ascii="Times New Roman" w:hAnsi="Times New Roman" w:cs="Times New Roman"/>
        </w:rPr>
        <w:t>个历史数据点可以被保存为一个历史数据记录固定查询组合，在下一次查询历史数据时，可以直接打开该组合，而不必再从输入窗口输入数据点。保存和载入固定组合对话框如图</w:t>
      </w:r>
      <w:r w:rsidRPr="00187CB3">
        <w:rPr>
          <w:rFonts w:ascii="Times New Roman" w:hAnsi="Times New Roman" w:cs="Times New Roman"/>
        </w:rPr>
        <w:t>9.3</w:t>
      </w:r>
      <w:r w:rsidRPr="00187CB3">
        <w:rPr>
          <w:rFonts w:ascii="Times New Roman" w:hAnsi="Times New Roman" w:cs="Times New Roman"/>
        </w:rPr>
        <w:t>、</w:t>
      </w:r>
      <w:r w:rsidRPr="00187CB3">
        <w:rPr>
          <w:rFonts w:ascii="Times New Roman" w:hAnsi="Times New Roman" w:cs="Times New Roman"/>
        </w:rPr>
        <w:t>9.4</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000250" cy="1257300"/>
            <wp:effectExtent l="19050" t="0" r="0" b="0"/>
            <wp:docPr id="337" name="图片 337"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b1"/>
                    <pic:cNvPicPr>
                      <a:picLocks noChangeAspect="1" noChangeArrowheads="1"/>
                    </pic:cNvPicPr>
                  </pic:nvPicPr>
                  <pic:blipFill>
                    <a:blip r:embed="rId267" cstate="print"/>
                    <a:srcRect/>
                    <a:stretch>
                      <a:fillRect/>
                    </a:stretch>
                  </pic:blipFill>
                  <pic:spPr bwMode="auto">
                    <a:xfrm>
                      <a:off x="0" y="0"/>
                      <a:ext cx="2000250" cy="1257300"/>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9.3  </w:t>
      </w:r>
      <w:r w:rsidRPr="00187CB3">
        <w:rPr>
          <w:rFonts w:ascii="Times New Roman" w:hAnsi="Times New Roman" w:cs="Times New Roman"/>
          <w:sz w:val="18"/>
        </w:rPr>
        <w:t>保存历史数据查询组合</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2019300" cy="1314450"/>
            <wp:effectExtent l="19050" t="0" r="0" b="0"/>
            <wp:docPr id="338" name="图片 338"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q8"/>
                    <pic:cNvPicPr>
                      <a:picLocks noChangeAspect="1" noChangeArrowheads="1"/>
                    </pic:cNvPicPr>
                  </pic:nvPicPr>
                  <pic:blipFill>
                    <a:blip r:embed="rId268" cstate="print"/>
                    <a:srcRect/>
                    <a:stretch>
                      <a:fillRect/>
                    </a:stretch>
                  </pic:blipFill>
                  <pic:spPr bwMode="auto">
                    <a:xfrm>
                      <a:off x="0" y="0"/>
                      <a:ext cx="2019300" cy="131445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9.4  </w:t>
      </w:r>
      <w:r w:rsidRPr="00187CB3">
        <w:rPr>
          <w:rFonts w:ascii="Times New Roman" w:hAnsi="Times New Roman" w:cs="Times New Roman"/>
          <w:sz w:val="18"/>
        </w:rPr>
        <w:t>载入历史数据查询组合</w:t>
      </w:r>
    </w:p>
    <w:p w:rsidR="00575BA4" w:rsidRPr="00187CB3" w:rsidRDefault="00575BA4" w:rsidP="00575BA4">
      <w:pPr>
        <w:pStyle w:val="afa"/>
        <w:ind w:firstLineChars="0" w:firstLine="431"/>
        <w:rPr>
          <w:rFonts w:ascii="Times New Roman" w:hAnsi="Times New Roman"/>
        </w:rPr>
      </w:pPr>
    </w:p>
    <w:p w:rsidR="00575BA4" w:rsidRPr="00187CB3" w:rsidRDefault="00575BA4" w:rsidP="00575BA4">
      <w:pPr>
        <w:ind w:firstLine="422"/>
        <w:rPr>
          <w:rFonts w:ascii="Times New Roman" w:hAnsi="Times New Roman" w:cs="Times New Roman"/>
        </w:rPr>
      </w:pPr>
      <w:r w:rsidRPr="00187CB3">
        <w:rPr>
          <w:rFonts w:ascii="Times New Roman" w:hAnsi="Times New Roman" w:cs="Times New Roman"/>
          <w:b/>
          <w:bCs/>
        </w:rPr>
        <w:t>时间段</w:t>
      </w:r>
      <w:r w:rsidRPr="00187CB3">
        <w:rPr>
          <w:rFonts w:ascii="Times New Roman" w:hAnsi="Times New Roman" w:cs="Times New Roman"/>
        </w:rPr>
        <w:t>：设置历史数据查询的起始时间，如图</w:t>
      </w:r>
      <w:r w:rsidRPr="00187CB3">
        <w:rPr>
          <w:rFonts w:ascii="Times New Roman" w:hAnsi="Times New Roman" w:cs="Times New Roman"/>
        </w:rPr>
        <w:t>9.5</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leftChars="-4" w:hangingChars="4" w:hanging="8"/>
        <w:jc w:val="center"/>
        <w:rPr>
          <w:rFonts w:ascii="Times New Roman" w:hAnsi="Times New Roman" w:cs="Times New Roman"/>
        </w:rPr>
      </w:pPr>
      <w:r w:rsidRPr="00187CB3">
        <w:rPr>
          <w:rFonts w:ascii="Times New Roman" w:hAnsi="Times New Roman" w:cs="Times New Roman"/>
          <w:noProof/>
        </w:rPr>
        <w:drawing>
          <wp:inline distT="0" distB="0" distL="0" distR="0">
            <wp:extent cx="3100705" cy="2266315"/>
            <wp:effectExtent l="19050" t="0" r="4445" b="0"/>
            <wp:docPr id="10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9" cstate="print"/>
                    <a:srcRect/>
                    <a:stretch>
                      <a:fillRect/>
                    </a:stretch>
                  </pic:blipFill>
                  <pic:spPr bwMode="auto">
                    <a:xfrm>
                      <a:off x="0" y="0"/>
                      <a:ext cx="3100705" cy="2266315"/>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leftChars="-4" w:left="1" w:hangingChars="5" w:hanging="9"/>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9.5  </w:t>
      </w:r>
      <w:r w:rsidRPr="00187CB3">
        <w:rPr>
          <w:rFonts w:ascii="Times New Roman" w:hAnsi="Times New Roman" w:cs="Times New Roman"/>
          <w:sz w:val="18"/>
        </w:rPr>
        <w:t>设置历史数据查询时间段</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确认</w:t>
      </w:r>
      <w:r w:rsidRPr="00187CB3">
        <w:rPr>
          <w:rFonts w:ascii="Times New Roman" w:hAnsi="Times New Roman" w:cs="Times New Roman"/>
        </w:rPr>
        <w:t>”</w:t>
      </w:r>
      <w:r w:rsidRPr="00187CB3">
        <w:rPr>
          <w:rFonts w:ascii="Times New Roman" w:hAnsi="Times New Roman" w:cs="Times New Roman"/>
        </w:rPr>
        <w:t>后，历史数据查询程序将以趋势曲线方式显示历史数据，如图</w:t>
      </w:r>
      <w:r w:rsidRPr="00187CB3">
        <w:rPr>
          <w:rFonts w:ascii="Times New Roman" w:hAnsi="Times New Roman" w:cs="Times New Roman"/>
        </w:rPr>
        <w:t>9.6</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2"/>
        <w:jc w:val="center"/>
        <w:rPr>
          <w:rFonts w:ascii="Times New Roman" w:hAnsi="Times New Roman" w:cs="Times New Roman"/>
        </w:rPr>
      </w:pPr>
      <w:r w:rsidRPr="00187CB3">
        <w:rPr>
          <w:rFonts w:ascii="Times New Roman" w:hAnsi="Times New Roman" w:cs="Times New Roman"/>
          <w:noProof/>
        </w:rPr>
        <w:drawing>
          <wp:inline distT="0" distB="0" distL="0" distR="0">
            <wp:extent cx="2705100" cy="2028825"/>
            <wp:effectExtent l="19050" t="0" r="0" b="0"/>
            <wp:docPr id="340" name="图片 340" descr="pic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pic04"/>
                    <pic:cNvPicPr>
                      <a:picLocks noChangeAspect="1" noChangeArrowheads="1"/>
                    </pic:cNvPicPr>
                  </pic:nvPicPr>
                  <pic:blipFill>
                    <a:blip r:embed="rId270" cstate="print"/>
                    <a:srcRect/>
                    <a:stretch>
                      <a:fillRect/>
                    </a:stretch>
                  </pic:blipFill>
                  <pic:spPr bwMode="auto">
                    <a:xfrm>
                      <a:off x="0" y="0"/>
                      <a:ext cx="2705100" cy="2028825"/>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Chars="1" w:firstLine="2"/>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9.6  </w:t>
      </w:r>
      <w:r w:rsidRPr="00187CB3">
        <w:rPr>
          <w:rFonts w:ascii="Times New Roman" w:hAnsi="Times New Roman" w:cs="Times New Roman"/>
          <w:sz w:val="18"/>
        </w:rPr>
        <w:t>历史数据查询窗口</w:t>
      </w:r>
      <w:r w:rsidRPr="00187CB3">
        <w:rPr>
          <w:rFonts w:ascii="Times New Roman" w:hAnsi="Times New Roman" w:cs="Times New Roman"/>
          <w:sz w:val="18"/>
        </w:rPr>
        <w:t>—</w:t>
      </w:r>
      <w:r w:rsidRPr="00187CB3">
        <w:rPr>
          <w:rFonts w:ascii="Times New Roman" w:hAnsi="Times New Roman" w:cs="Times New Roman"/>
          <w:sz w:val="18"/>
        </w:rPr>
        <w:t>曲线方式</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操作＼输出到文件</w:t>
      </w:r>
    </w:p>
    <w:p w:rsidR="00575BA4" w:rsidRPr="00187CB3" w:rsidRDefault="00575BA4" w:rsidP="00575BA4">
      <w:pPr>
        <w:pStyle w:val="afa"/>
        <w:ind w:firstLineChars="0" w:firstLine="431"/>
        <w:rPr>
          <w:rFonts w:ascii="Times New Roman" w:hAnsi="Times New Roman"/>
        </w:rPr>
      </w:pPr>
      <w:r w:rsidRPr="00187CB3">
        <w:rPr>
          <w:rFonts w:ascii="Times New Roman" w:hAnsi="Times New Roman"/>
        </w:rPr>
        <w:t>执行菜单命令</w:t>
      </w:r>
      <w:r w:rsidRPr="00187CB3">
        <w:rPr>
          <w:rFonts w:ascii="Times New Roman" w:hAnsi="Times New Roman"/>
        </w:rPr>
        <w:t>“</w:t>
      </w:r>
      <w:r w:rsidRPr="00187CB3">
        <w:rPr>
          <w:rFonts w:ascii="Times New Roman" w:hAnsi="Times New Roman"/>
        </w:rPr>
        <w:t>操作＼输出到文件</w:t>
      </w:r>
      <w:r w:rsidRPr="00187CB3">
        <w:rPr>
          <w:rFonts w:ascii="Times New Roman" w:hAnsi="Times New Roman"/>
        </w:rPr>
        <w:t>”</w:t>
      </w:r>
      <w:r w:rsidRPr="00187CB3">
        <w:rPr>
          <w:rFonts w:ascii="Times New Roman" w:hAnsi="Times New Roman"/>
        </w:rPr>
        <w:t>或单击工具栏按钮</w:t>
      </w:r>
      <w:r w:rsidRPr="00187CB3">
        <w:rPr>
          <w:rFonts w:ascii="Times New Roman" w:hAnsi="Times New Roman"/>
          <w:noProof/>
        </w:rPr>
        <w:drawing>
          <wp:inline distT="0" distB="0" distL="0" distR="0">
            <wp:extent cx="238125" cy="219075"/>
            <wp:effectExtent l="19050" t="0" r="9525" b="0"/>
            <wp:docPr id="341" name="图片 341" descr="pic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pic39"/>
                    <pic:cNvPicPr>
                      <a:picLocks noChangeAspect="1" noChangeArrowheads="1"/>
                    </pic:cNvPicPr>
                  </pic:nvPicPr>
                  <pic:blipFill>
                    <a:blip r:embed="rId258"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rPr>
        <w:t>，系统将以在</w:t>
      </w:r>
      <w:r w:rsidRPr="00187CB3">
        <w:rPr>
          <w:rFonts w:ascii="Times New Roman" w:hAnsi="Times New Roman"/>
        </w:rPr>
        <w:t>“</w:t>
      </w:r>
      <w:r w:rsidRPr="00187CB3">
        <w:rPr>
          <w:rFonts w:ascii="Times New Roman" w:hAnsi="Times New Roman"/>
        </w:rPr>
        <w:t>查询</w:t>
      </w:r>
      <w:r w:rsidRPr="00187CB3">
        <w:rPr>
          <w:rFonts w:ascii="Times New Roman" w:hAnsi="Times New Roman"/>
        </w:rPr>
        <w:t>”</w:t>
      </w:r>
      <w:r w:rsidRPr="00187CB3">
        <w:rPr>
          <w:rFonts w:ascii="Times New Roman" w:hAnsi="Times New Roman"/>
        </w:rPr>
        <w:t>命令中设置的起始时间和采样间隔输出历史数据记录，并要求指明输出记录的数量（每一个数据采样点为一条记录），如图</w:t>
      </w:r>
      <w:r w:rsidRPr="00187CB3">
        <w:rPr>
          <w:rFonts w:ascii="Times New Roman" w:hAnsi="Times New Roman"/>
        </w:rPr>
        <w:t>9.7</w:t>
      </w:r>
      <w:r w:rsidRPr="00187CB3">
        <w:rPr>
          <w:rFonts w:ascii="Times New Roman" w:hAnsi="Times New Roman"/>
        </w:rPr>
        <w:t>所示：</w:t>
      </w:r>
    </w:p>
    <w:p w:rsidR="00575BA4" w:rsidRPr="00187CB3" w:rsidRDefault="00575BA4" w:rsidP="00575BA4">
      <w:pPr>
        <w:pStyle w:val="afa"/>
        <w:ind w:firstLineChars="0" w:firstLine="431"/>
        <w:jc w:val="center"/>
        <w:rPr>
          <w:rFonts w:ascii="Times New Roman" w:hAnsi="Times New Roman"/>
        </w:rPr>
      </w:pPr>
    </w:p>
    <w:p w:rsidR="00575BA4" w:rsidRPr="00187CB3" w:rsidRDefault="00575BA4" w:rsidP="00575BA4">
      <w:pPr>
        <w:pStyle w:val="afa"/>
        <w:ind w:firstLineChars="0" w:firstLine="2"/>
        <w:jc w:val="center"/>
        <w:rPr>
          <w:rFonts w:ascii="Times New Roman" w:hAnsi="Times New Roman"/>
        </w:rPr>
      </w:pPr>
      <w:r w:rsidRPr="00187CB3">
        <w:rPr>
          <w:rFonts w:ascii="Times New Roman" w:hAnsi="Times New Roman"/>
          <w:noProof/>
        </w:rPr>
        <w:lastRenderedPageBreak/>
        <w:drawing>
          <wp:inline distT="0" distB="0" distL="0" distR="0">
            <wp:extent cx="1409700" cy="828675"/>
            <wp:effectExtent l="19050" t="0" r="0" b="0"/>
            <wp:docPr id="342" name="图片 342"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q6"/>
                    <pic:cNvPicPr>
                      <a:picLocks noChangeAspect="1" noChangeArrowheads="1"/>
                    </pic:cNvPicPr>
                  </pic:nvPicPr>
                  <pic:blipFill>
                    <a:blip r:embed="rId271" cstate="print"/>
                    <a:srcRect/>
                    <a:stretch>
                      <a:fillRect/>
                    </a:stretch>
                  </pic:blipFill>
                  <pic:spPr bwMode="auto">
                    <a:xfrm>
                      <a:off x="0" y="0"/>
                      <a:ext cx="1409700" cy="828675"/>
                    </a:xfrm>
                    <a:prstGeom prst="rect">
                      <a:avLst/>
                    </a:prstGeom>
                    <a:noFill/>
                    <a:ln w="9525">
                      <a:noFill/>
                      <a:miter lim="800000"/>
                      <a:headEnd/>
                      <a:tailEnd/>
                    </a:ln>
                  </pic:spPr>
                </pic:pic>
              </a:graphicData>
            </a:graphic>
          </wp:inline>
        </w:drawing>
      </w:r>
    </w:p>
    <w:p w:rsidR="00575BA4" w:rsidRPr="00187CB3" w:rsidRDefault="00575BA4" w:rsidP="00575BA4">
      <w:pPr>
        <w:pStyle w:val="afa"/>
        <w:ind w:firstLineChars="0" w:firstLine="431"/>
        <w:jc w:val="center"/>
        <w:rPr>
          <w:rFonts w:ascii="Times New Roman" w:hAnsi="Times New Roman"/>
        </w:rPr>
      </w:pPr>
    </w:p>
    <w:p w:rsidR="00575BA4" w:rsidRPr="00187CB3" w:rsidRDefault="00575BA4" w:rsidP="00575BA4">
      <w:pPr>
        <w:pStyle w:val="afa"/>
        <w:ind w:firstLineChars="0" w:firstLine="2"/>
        <w:jc w:val="center"/>
        <w:rPr>
          <w:rFonts w:ascii="Times New Roman" w:hAnsi="Times New Roman"/>
        </w:rPr>
      </w:pPr>
      <w:r w:rsidRPr="00187CB3">
        <w:rPr>
          <w:rFonts w:ascii="Times New Roman" w:hAnsi="Times New Roman"/>
          <w:sz w:val="18"/>
        </w:rPr>
        <w:t>图</w:t>
      </w:r>
      <w:r w:rsidRPr="00187CB3">
        <w:rPr>
          <w:rFonts w:ascii="Times New Roman" w:hAnsi="Times New Roman"/>
          <w:sz w:val="18"/>
        </w:rPr>
        <w:t xml:space="preserve">9.7  </w:t>
      </w:r>
      <w:r w:rsidRPr="00187CB3">
        <w:rPr>
          <w:rFonts w:ascii="Times New Roman" w:hAnsi="Times New Roman"/>
          <w:sz w:val="18"/>
        </w:rPr>
        <w:t>输出记录数量</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输出的历史数据记录将以</w:t>
      </w:r>
      <w:r w:rsidRPr="00187CB3">
        <w:rPr>
          <w:rFonts w:ascii="Times New Roman" w:hAnsi="Times New Roman" w:cs="Times New Roman"/>
        </w:rPr>
        <w:t>.csv</w:t>
      </w:r>
      <w:r w:rsidRPr="00187CB3">
        <w:rPr>
          <w:rFonts w:ascii="Times New Roman" w:hAnsi="Times New Roman" w:cs="Times New Roman"/>
        </w:rPr>
        <w:t>格式被保存，并可以被第三方应用软件（如</w:t>
      </w:r>
      <w:r w:rsidRPr="00187CB3">
        <w:rPr>
          <w:rFonts w:ascii="Times New Roman" w:hAnsi="Times New Roman" w:cs="Times New Roman"/>
        </w:rPr>
        <w:t>Excel</w:t>
      </w:r>
      <w:r w:rsidRPr="00187CB3">
        <w:rPr>
          <w:rFonts w:ascii="Times New Roman" w:hAnsi="Times New Roman" w:cs="Times New Roman"/>
        </w:rPr>
        <w:t>）打开，记录输出过程如图</w:t>
      </w:r>
      <w:r w:rsidRPr="00187CB3">
        <w:rPr>
          <w:rFonts w:ascii="Times New Roman" w:hAnsi="Times New Roman" w:cs="Times New Roman"/>
        </w:rPr>
        <w:t>9.8</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2"/>
        <w:jc w:val="center"/>
        <w:rPr>
          <w:rFonts w:ascii="Times New Roman" w:hAnsi="Times New Roman" w:cs="Times New Roman"/>
        </w:rPr>
      </w:pPr>
      <w:r w:rsidRPr="00187CB3">
        <w:rPr>
          <w:rFonts w:ascii="Times New Roman" w:hAnsi="Times New Roman" w:cs="Times New Roman"/>
          <w:noProof/>
        </w:rPr>
        <w:drawing>
          <wp:inline distT="0" distB="0" distL="0" distR="0">
            <wp:extent cx="2162175" cy="1295400"/>
            <wp:effectExtent l="19050" t="0" r="9525" b="0"/>
            <wp:docPr id="343" name="图片 343"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q9"/>
                    <pic:cNvPicPr>
                      <a:picLocks noChangeAspect="1" noChangeArrowheads="1"/>
                    </pic:cNvPicPr>
                  </pic:nvPicPr>
                  <pic:blipFill>
                    <a:blip r:embed="rId272" cstate="print"/>
                    <a:srcRect/>
                    <a:stretch>
                      <a:fillRect/>
                    </a:stretch>
                  </pic:blipFill>
                  <pic:spPr bwMode="auto">
                    <a:xfrm>
                      <a:off x="0" y="0"/>
                      <a:ext cx="2162175" cy="1295400"/>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Chars="6" w:firstLine="11"/>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9.8  </w:t>
      </w:r>
      <w:r w:rsidRPr="00187CB3">
        <w:rPr>
          <w:rFonts w:ascii="Times New Roman" w:hAnsi="Times New Roman" w:cs="Times New Roman"/>
          <w:sz w:val="18"/>
        </w:rPr>
        <w:t>输出历史数据记录</w:t>
      </w:r>
    </w:p>
    <w:p w:rsidR="00575BA4" w:rsidRPr="00187CB3" w:rsidRDefault="00575BA4" w:rsidP="00575BA4">
      <w:pPr>
        <w:pStyle w:val="3"/>
        <w:tabs>
          <w:tab w:val="num" w:pos="720"/>
        </w:tabs>
        <w:spacing w:line="416" w:lineRule="auto"/>
        <w:ind w:firstLine="0"/>
      </w:pPr>
      <w:r w:rsidRPr="00187CB3">
        <w:t xml:space="preserve">  </w:t>
      </w:r>
      <w:bookmarkStart w:id="825" w:name="_Toc310409587"/>
      <w:bookmarkStart w:id="826" w:name="_Toc406075120"/>
      <w:r w:rsidRPr="00187CB3">
        <w:t>查看菜单</w:t>
      </w:r>
      <w:bookmarkEnd w:id="825"/>
      <w:bookmarkEnd w:id="826"/>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查看菜单如图</w:t>
      </w:r>
      <w:r w:rsidRPr="00187CB3">
        <w:rPr>
          <w:rFonts w:ascii="Times New Roman" w:hAnsi="Times New Roman" w:cs="Times New Roman"/>
        </w:rPr>
        <w:t>9.11</w:t>
      </w:r>
      <w:r w:rsidRPr="00187CB3">
        <w:rPr>
          <w:rFonts w:ascii="Times New Roman" w:hAnsi="Times New Roman" w:cs="Times New Roman"/>
        </w:rPr>
        <w:t>所示：</w:t>
      </w:r>
    </w:p>
    <w:p w:rsidR="00575BA4" w:rsidRPr="00187CB3" w:rsidRDefault="00575BA4" w:rsidP="00575BA4">
      <w:pPr>
        <w:ind w:firstLine="422"/>
        <w:rPr>
          <w:rFonts w:ascii="Times New Roman" w:hAnsi="Times New Roman" w:cs="Times New Roman"/>
          <w:b/>
          <w:bCs/>
        </w:rPr>
      </w:pPr>
    </w:p>
    <w:p w:rsidR="00575BA4" w:rsidRPr="00187CB3" w:rsidRDefault="00575BA4" w:rsidP="00575BA4">
      <w:pPr>
        <w:ind w:firstLine="2"/>
        <w:jc w:val="center"/>
        <w:rPr>
          <w:rFonts w:ascii="Times New Roman" w:hAnsi="Times New Roman" w:cs="Times New Roman"/>
          <w:b/>
          <w:bCs/>
        </w:rPr>
      </w:pPr>
      <w:r w:rsidRPr="00187CB3">
        <w:rPr>
          <w:rFonts w:ascii="Times New Roman" w:hAnsi="Times New Roman" w:cs="Times New Roman"/>
          <w:b/>
          <w:bCs/>
          <w:noProof/>
        </w:rPr>
        <w:drawing>
          <wp:inline distT="0" distB="0" distL="0" distR="0">
            <wp:extent cx="962025" cy="1019175"/>
            <wp:effectExtent l="19050" t="0" r="9525" b="0"/>
            <wp:docPr id="344" name="图片 344" descr="pi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pic40"/>
                    <pic:cNvPicPr>
                      <a:picLocks noChangeAspect="1" noChangeArrowheads="1"/>
                    </pic:cNvPicPr>
                  </pic:nvPicPr>
                  <pic:blipFill>
                    <a:blip r:embed="rId273" cstate="print"/>
                    <a:srcRect/>
                    <a:stretch>
                      <a:fillRect/>
                    </a:stretch>
                  </pic:blipFill>
                  <pic:spPr bwMode="auto">
                    <a:xfrm>
                      <a:off x="0" y="0"/>
                      <a:ext cx="962025" cy="1019175"/>
                    </a:xfrm>
                    <a:prstGeom prst="rect">
                      <a:avLst/>
                    </a:prstGeom>
                    <a:noFill/>
                    <a:ln w="9525">
                      <a:noFill/>
                      <a:miter lim="800000"/>
                      <a:headEnd/>
                      <a:tailEnd/>
                    </a:ln>
                  </pic:spPr>
                </pic:pic>
              </a:graphicData>
            </a:graphic>
          </wp:inline>
        </w:drawing>
      </w:r>
    </w:p>
    <w:p w:rsidR="00575BA4" w:rsidRPr="00187CB3" w:rsidRDefault="00575BA4" w:rsidP="00575BA4">
      <w:pPr>
        <w:ind w:firstLine="422"/>
        <w:rPr>
          <w:rFonts w:ascii="Times New Roman" w:hAnsi="Times New Roman" w:cs="Times New Roman"/>
          <w:b/>
          <w:bCs/>
        </w:rPr>
      </w:pPr>
    </w:p>
    <w:p w:rsidR="00575BA4" w:rsidRPr="00187CB3" w:rsidRDefault="00575BA4" w:rsidP="00575BA4">
      <w:pPr>
        <w:ind w:firstLineChars="1" w:firstLine="2"/>
        <w:jc w:val="center"/>
        <w:rPr>
          <w:rFonts w:ascii="Times New Roman" w:hAnsi="Times New Roman" w:cs="Times New Roman"/>
          <w:b/>
          <w:bCs/>
        </w:rPr>
      </w:pPr>
      <w:r w:rsidRPr="00187CB3">
        <w:rPr>
          <w:rFonts w:ascii="Times New Roman" w:hAnsi="Times New Roman" w:cs="Times New Roman"/>
          <w:sz w:val="18"/>
        </w:rPr>
        <w:t>图</w:t>
      </w:r>
      <w:r w:rsidRPr="00187CB3">
        <w:rPr>
          <w:rFonts w:ascii="Times New Roman" w:hAnsi="Times New Roman" w:cs="Times New Roman"/>
          <w:sz w:val="18"/>
        </w:rPr>
        <w:t>9.9  “</w:t>
      </w:r>
      <w:r w:rsidRPr="00187CB3">
        <w:rPr>
          <w:rFonts w:ascii="Times New Roman" w:hAnsi="Times New Roman" w:cs="Times New Roman"/>
          <w:sz w:val="18"/>
        </w:rPr>
        <w:t>查看</w:t>
      </w:r>
      <w:r w:rsidRPr="00187CB3">
        <w:rPr>
          <w:rFonts w:ascii="Times New Roman" w:hAnsi="Times New Roman" w:cs="Times New Roman"/>
          <w:sz w:val="18"/>
        </w:rPr>
        <w:t>”</w:t>
      </w:r>
      <w:r w:rsidRPr="00187CB3">
        <w:rPr>
          <w:rFonts w:ascii="Times New Roman" w:hAnsi="Times New Roman" w:cs="Times New Roman"/>
          <w:sz w:val="18"/>
        </w:rPr>
        <w:t>菜单</w:t>
      </w:r>
    </w:p>
    <w:p w:rsidR="00575BA4" w:rsidRPr="00187CB3" w:rsidRDefault="00575BA4" w:rsidP="00575BA4">
      <w:pPr>
        <w:ind w:firstLine="422"/>
        <w:rPr>
          <w:rFonts w:ascii="Times New Roman" w:hAnsi="Times New Roman" w:cs="Times New Roman"/>
          <w:b/>
          <w:bCs/>
        </w:rPr>
      </w:pP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工具栏</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执行菜单命令</w:t>
      </w:r>
      <w:r w:rsidRPr="00187CB3">
        <w:rPr>
          <w:rFonts w:ascii="Times New Roman" w:hAnsi="Times New Roman" w:cs="Times New Roman"/>
        </w:rPr>
        <w:t>“</w:t>
      </w:r>
      <w:r w:rsidRPr="00187CB3">
        <w:rPr>
          <w:rFonts w:ascii="Times New Roman" w:hAnsi="Times New Roman" w:cs="Times New Roman"/>
        </w:rPr>
        <w:t>查看＼工具栏</w:t>
      </w:r>
      <w:r w:rsidRPr="00187CB3">
        <w:rPr>
          <w:rFonts w:ascii="Times New Roman" w:hAnsi="Times New Roman" w:cs="Times New Roman"/>
        </w:rPr>
        <w:t>”</w:t>
      </w:r>
      <w:r w:rsidRPr="00187CB3">
        <w:rPr>
          <w:rFonts w:ascii="Times New Roman" w:hAnsi="Times New Roman" w:cs="Times New Roman"/>
        </w:rPr>
        <w:t>，可以显示或隐藏历史数据查询窗口的工具栏。工具栏处于显示状态时，菜单命令前以</w:t>
      </w:r>
      <w:r w:rsidRPr="00187CB3">
        <w:rPr>
          <w:rFonts w:ascii="Times New Roman" w:hAnsi="Times New Roman" w:cs="Times New Roman"/>
        </w:rPr>
        <w:t>“√”</w:t>
      </w:r>
      <w:r w:rsidRPr="00187CB3">
        <w:rPr>
          <w:rFonts w:ascii="Times New Roman" w:hAnsi="Times New Roman" w:cs="Times New Roman"/>
        </w:rPr>
        <w:t>标记，隐藏时则无，图</w:t>
      </w:r>
      <w:r w:rsidRPr="00187CB3">
        <w:rPr>
          <w:rFonts w:ascii="Times New Roman" w:hAnsi="Times New Roman" w:cs="Times New Roman"/>
        </w:rPr>
        <w:t>9.9</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查看</w:t>
      </w:r>
      <w:r w:rsidRPr="00187CB3">
        <w:rPr>
          <w:rFonts w:ascii="Times New Roman" w:hAnsi="Times New Roman" w:cs="Times New Roman"/>
          <w:b/>
          <w:bCs/>
        </w:rPr>
        <w:t>\</w:t>
      </w:r>
      <w:r w:rsidRPr="00187CB3">
        <w:rPr>
          <w:rFonts w:ascii="Times New Roman" w:hAnsi="Times New Roman" w:cs="Times New Roman"/>
          <w:b/>
          <w:bCs/>
        </w:rPr>
        <w:t>列表</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单击工具栏的按钮</w:t>
      </w:r>
      <w:r w:rsidRPr="00187CB3">
        <w:rPr>
          <w:rFonts w:ascii="Times New Roman" w:hAnsi="Times New Roman" w:cs="Times New Roman"/>
          <w:noProof/>
        </w:rPr>
        <w:drawing>
          <wp:inline distT="0" distB="0" distL="0" distR="0">
            <wp:extent cx="238125" cy="219075"/>
            <wp:effectExtent l="19050" t="0" r="9525" b="0"/>
            <wp:docPr id="345" name="图片 345" descr="pic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pic37"/>
                    <pic:cNvPicPr>
                      <a:picLocks noChangeAspect="1" noChangeArrowheads="1"/>
                    </pic:cNvPicPr>
                  </pic:nvPicPr>
                  <pic:blipFill>
                    <a:blip r:embed="rId260"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或执行菜单命令</w:t>
      </w:r>
      <w:r w:rsidRPr="00187CB3">
        <w:rPr>
          <w:rFonts w:ascii="Times New Roman" w:hAnsi="Times New Roman" w:cs="Times New Roman"/>
        </w:rPr>
        <w:t>“</w:t>
      </w:r>
      <w:r w:rsidRPr="00187CB3">
        <w:rPr>
          <w:rFonts w:ascii="Times New Roman" w:hAnsi="Times New Roman" w:cs="Times New Roman"/>
        </w:rPr>
        <w:t>查看</w:t>
      </w:r>
      <w:r w:rsidRPr="00187CB3">
        <w:rPr>
          <w:rFonts w:ascii="Times New Roman" w:hAnsi="Times New Roman" w:cs="Times New Roman"/>
        </w:rPr>
        <w:t>\</w:t>
      </w:r>
      <w:r w:rsidRPr="00187CB3">
        <w:rPr>
          <w:rFonts w:ascii="Times New Roman" w:hAnsi="Times New Roman" w:cs="Times New Roman"/>
        </w:rPr>
        <w:t>列表</w:t>
      </w:r>
      <w:r w:rsidRPr="00187CB3">
        <w:rPr>
          <w:rFonts w:ascii="Times New Roman" w:hAnsi="Times New Roman" w:cs="Times New Roman"/>
        </w:rPr>
        <w:t>”</w:t>
      </w:r>
      <w:r w:rsidRPr="00187CB3">
        <w:rPr>
          <w:rFonts w:ascii="Times New Roman" w:hAnsi="Times New Roman" w:cs="Times New Roman"/>
        </w:rPr>
        <w:t>，查询窗口中显示各个数据点的时间以及对应值。如图</w:t>
      </w:r>
      <w:r w:rsidRPr="00187CB3">
        <w:rPr>
          <w:rFonts w:ascii="Times New Roman" w:hAnsi="Times New Roman" w:cs="Times New Roman"/>
        </w:rPr>
        <w:t>9.10</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w:t>
      </w:r>
    </w:p>
    <w:p w:rsidR="00575BA4" w:rsidRPr="00187CB3" w:rsidRDefault="00575BA4" w:rsidP="00575BA4">
      <w:pPr>
        <w:ind w:firstLine="2"/>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2705100" cy="2028825"/>
            <wp:effectExtent l="19050" t="0" r="0" b="0"/>
            <wp:docPr id="346" name="图片 346"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74" cstate="print"/>
                    <a:srcRect/>
                    <a:stretch>
                      <a:fillRect/>
                    </a:stretch>
                  </pic:blipFill>
                  <pic:spPr bwMode="auto">
                    <a:xfrm>
                      <a:off x="0" y="0"/>
                      <a:ext cx="2705100" cy="2028825"/>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leftChars="-4" w:left="1" w:hangingChars="5" w:hanging="9"/>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9.10  </w:t>
      </w:r>
      <w:r w:rsidRPr="00187CB3">
        <w:rPr>
          <w:rFonts w:ascii="Times New Roman" w:hAnsi="Times New Roman" w:cs="Times New Roman"/>
          <w:sz w:val="18"/>
        </w:rPr>
        <w:t>列表方式显示历史数据</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在列表方式显示历史数据记录时，列表中显示的历史数据的格式是可以定义的，参考</w:t>
      </w:r>
      <w:smartTag w:uri="urn:schemas-microsoft-com:office:smarttags" w:element="chsdate">
        <w:smartTagPr>
          <w:attr w:name="IsROCDate" w:val="False"/>
          <w:attr w:name="IsLunarDate" w:val="False"/>
          <w:attr w:name="Day" w:val="30"/>
          <w:attr w:name="Month" w:val="12"/>
          <w:attr w:name="Year" w:val="1899"/>
        </w:smartTagPr>
        <w:r w:rsidRPr="00187CB3">
          <w:rPr>
            <w:rFonts w:ascii="Times New Roman" w:hAnsi="Times New Roman" w:cs="Times New Roman"/>
          </w:rPr>
          <w:t>11.2.3</w:t>
        </w:r>
      </w:smartTag>
      <w:r w:rsidRPr="00187CB3">
        <w:rPr>
          <w:rFonts w:ascii="Times New Roman" w:hAnsi="Times New Roman" w:cs="Times New Roman"/>
        </w:rPr>
        <w:t>节。</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列表可以以显示的方式直接打印输出。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查看</w:t>
      </w:r>
      <w:r w:rsidRPr="00187CB3">
        <w:rPr>
          <w:rFonts w:ascii="Times New Roman" w:hAnsi="Times New Roman" w:cs="Times New Roman"/>
          <w:b/>
          <w:bCs/>
        </w:rPr>
        <w:t>\</w:t>
      </w:r>
      <w:r w:rsidRPr="00187CB3">
        <w:rPr>
          <w:rFonts w:ascii="Times New Roman" w:hAnsi="Times New Roman" w:cs="Times New Roman"/>
          <w:b/>
          <w:bCs/>
        </w:rPr>
        <w:t>曲线</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单击工具栏的按钮</w:t>
      </w:r>
      <w:r w:rsidRPr="00187CB3">
        <w:rPr>
          <w:rFonts w:ascii="Times New Roman" w:hAnsi="Times New Roman" w:cs="Times New Roman"/>
          <w:noProof/>
        </w:rPr>
        <w:drawing>
          <wp:inline distT="0" distB="0" distL="0" distR="0">
            <wp:extent cx="238125" cy="219075"/>
            <wp:effectExtent l="19050" t="0" r="9525" b="0"/>
            <wp:docPr id="347" name="图片 347" descr="pi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pic36"/>
                    <pic:cNvPicPr>
                      <a:picLocks noChangeAspect="1" noChangeArrowheads="1"/>
                    </pic:cNvPicPr>
                  </pic:nvPicPr>
                  <pic:blipFill>
                    <a:blip r:embed="rId259"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或执行菜单命令</w:t>
      </w:r>
      <w:r w:rsidRPr="00187CB3">
        <w:rPr>
          <w:rFonts w:ascii="Times New Roman" w:hAnsi="Times New Roman" w:cs="Times New Roman"/>
        </w:rPr>
        <w:t>“</w:t>
      </w:r>
      <w:r w:rsidRPr="00187CB3">
        <w:rPr>
          <w:rFonts w:ascii="Times New Roman" w:hAnsi="Times New Roman" w:cs="Times New Roman"/>
        </w:rPr>
        <w:t>查看</w:t>
      </w:r>
      <w:r w:rsidRPr="00187CB3">
        <w:rPr>
          <w:rFonts w:ascii="Times New Roman" w:hAnsi="Times New Roman" w:cs="Times New Roman"/>
        </w:rPr>
        <w:t>\</w:t>
      </w:r>
      <w:r w:rsidRPr="00187CB3">
        <w:rPr>
          <w:rFonts w:ascii="Times New Roman" w:hAnsi="Times New Roman" w:cs="Times New Roman"/>
        </w:rPr>
        <w:t>曲线</w:t>
      </w:r>
      <w:r w:rsidRPr="00187CB3">
        <w:rPr>
          <w:rFonts w:ascii="Times New Roman" w:hAnsi="Times New Roman" w:cs="Times New Roman"/>
        </w:rPr>
        <w:t>”</w:t>
      </w:r>
      <w:r w:rsidRPr="00187CB3">
        <w:rPr>
          <w:rFonts w:ascii="Times New Roman" w:hAnsi="Times New Roman" w:cs="Times New Roman"/>
        </w:rPr>
        <w:t>，查询窗口中显示各个数据点的历史趋势曲线。如图</w:t>
      </w:r>
      <w:r w:rsidRPr="00187CB3">
        <w:rPr>
          <w:rFonts w:ascii="Times New Roman" w:hAnsi="Times New Roman" w:cs="Times New Roman"/>
        </w:rPr>
        <w:t>9.6</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在趋势查询窗口中，左侧自下而上依次为</w:t>
      </w:r>
      <w:r w:rsidRPr="00187CB3">
        <w:rPr>
          <w:rFonts w:ascii="Times New Roman" w:hAnsi="Times New Roman" w:cs="Times New Roman"/>
        </w:rPr>
        <w:t>1~10</w:t>
      </w:r>
      <w:r w:rsidRPr="00187CB3">
        <w:rPr>
          <w:rFonts w:ascii="Times New Roman" w:hAnsi="Times New Roman" w:cs="Times New Roman"/>
        </w:rPr>
        <w:t>数据点的标记名、测点描述和当前显示窗口的值域（开关量以状态描述）。</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历史趋势曲线可以通过</w:t>
      </w:r>
      <w:r w:rsidRPr="00187CB3">
        <w:rPr>
          <w:rFonts w:ascii="Times New Roman" w:hAnsi="Times New Roman" w:cs="Times New Roman"/>
          <w:noProof/>
        </w:rPr>
        <w:drawing>
          <wp:inline distT="0" distB="0" distL="0" distR="0">
            <wp:extent cx="238125" cy="219075"/>
            <wp:effectExtent l="19050" t="0" r="9525" b="0"/>
            <wp:docPr id="348" name="图片 348" descr="p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p001"/>
                    <pic:cNvPicPr>
                      <a:picLocks noChangeAspect="1" noChangeArrowheads="1"/>
                    </pic:cNvPicPr>
                  </pic:nvPicPr>
                  <pic:blipFill>
                    <a:blip r:embed="rId262"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w:t>
      </w:r>
      <w:r w:rsidRPr="00187CB3">
        <w:rPr>
          <w:rFonts w:ascii="Times New Roman" w:hAnsi="Times New Roman" w:cs="Times New Roman"/>
          <w:noProof/>
        </w:rPr>
        <w:drawing>
          <wp:inline distT="0" distB="0" distL="0" distR="0">
            <wp:extent cx="238125" cy="219075"/>
            <wp:effectExtent l="19050" t="0" r="9525" b="0"/>
            <wp:docPr id="349" name="图片 349" descr="p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p002"/>
                    <pic:cNvPicPr>
                      <a:picLocks noChangeAspect="1" noChangeArrowheads="1"/>
                    </pic:cNvPicPr>
                  </pic:nvPicPr>
                  <pic:blipFill>
                    <a:blip r:embed="rId263"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按钮来卷动查看，每点击一次，窗口向前或向后卷动一个显示窗口的时间长度。</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曲线显示时的窗口属性参考</w:t>
      </w:r>
      <w:smartTag w:uri="urn:schemas-microsoft-com:office:smarttags" w:element="chsdate">
        <w:smartTagPr>
          <w:attr w:name="IsROCDate" w:val="False"/>
          <w:attr w:name="IsLunarDate" w:val="False"/>
          <w:attr w:name="Day" w:val="30"/>
          <w:attr w:name="Month" w:val="12"/>
          <w:attr w:name="Year" w:val="1899"/>
        </w:smartTagPr>
        <w:r w:rsidRPr="00187CB3">
          <w:rPr>
            <w:rFonts w:ascii="Times New Roman" w:hAnsi="Times New Roman" w:cs="Times New Roman"/>
          </w:rPr>
          <w:t>11.2.3</w:t>
        </w:r>
      </w:smartTag>
      <w:r w:rsidRPr="00187CB3">
        <w:rPr>
          <w:rFonts w:ascii="Times New Roman" w:hAnsi="Times New Roman" w:cs="Times New Roman"/>
        </w:rPr>
        <w:t>节。</w:t>
      </w:r>
    </w:p>
    <w:p w:rsidR="00575BA4" w:rsidRPr="00187CB3" w:rsidRDefault="00575BA4" w:rsidP="00575BA4">
      <w:pPr>
        <w:pStyle w:val="3"/>
        <w:tabs>
          <w:tab w:val="num" w:pos="720"/>
        </w:tabs>
        <w:spacing w:line="416" w:lineRule="auto"/>
        <w:ind w:firstLine="0"/>
      </w:pPr>
      <w:bookmarkStart w:id="827" w:name="_Toc310409588"/>
      <w:bookmarkStart w:id="828" w:name="_Toc406075121"/>
      <w:r w:rsidRPr="00187CB3">
        <w:t>格式菜单</w:t>
      </w:r>
      <w:bookmarkEnd w:id="827"/>
      <w:bookmarkEnd w:id="828"/>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格式菜单命令用于设置在列表显示方式或曲线显示方式时的历史数据格式和窗口属性。格式菜单如图</w:t>
      </w:r>
      <w:r w:rsidRPr="00187CB3">
        <w:rPr>
          <w:rFonts w:ascii="Times New Roman" w:hAnsi="Times New Roman" w:cs="Times New Roman"/>
        </w:rPr>
        <w:t>9.11</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leftChars="-4" w:hangingChars="4" w:hanging="8"/>
        <w:jc w:val="center"/>
        <w:rPr>
          <w:rFonts w:ascii="Times New Roman" w:hAnsi="Times New Roman" w:cs="Times New Roman"/>
        </w:rPr>
      </w:pPr>
      <w:r w:rsidRPr="00187CB3">
        <w:rPr>
          <w:rFonts w:ascii="Times New Roman" w:hAnsi="Times New Roman" w:cs="Times New Roman"/>
          <w:noProof/>
        </w:rPr>
        <w:drawing>
          <wp:inline distT="0" distB="0" distL="0" distR="0">
            <wp:extent cx="723900" cy="466725"/>
            <wp:effectExtent l="19050" t="0" r="0" b="0"/>
            <wp:docPr id="350" name="图片 350"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q8"/>
                    <pic:cNvPicPr>
                      <a:picLocks noChangeAspect="1" noChangeArrowheads="1"/>
                    </pic:cNvPicPr>
                  </pic:nvPicPr>
                  <pic:blipFill>
                    <a:blip r:embed="rId275" cstate="print"/>
                    <a:srcRect/>
                    <a:stretch>
                      <a:fillRect/>
                    </a:stretch>
                  </pic:blipFill>
                  <pic:spPr bwMode="auto">
                    <a:xfrm>
                      <a:off x="0" y="0"/>
                      <a:ext cx="723900" cy="46672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Chars="1" w:firstLine="2"/>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9.11  </w:t>
      </w:r>
      <w:r w:rsidRPr="00187CB3">
        <w:rPr>
          <w:rFonts w:ascii="Times New Roman" w:hAnsi="Times New Roman" w:cs="Times New Roman"/>
          <w:sz w:val="18"/>
        </w:rPr>
        <w:t>格式菜单</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格式＼列表数据</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格式</w:t>
      </w:r>
      <w:r w:rsidRPr="00187CB3">
        <w:rPr>
          <w:rFonts w:ascii="Times New Roman" w:hAnsi="Times New Roman" w:cs="Times New Roman"/>
        </w:rPr>
        <w:t>\</w:t>
      </w:r>
      <w:r w:rsidRPr="00187CB3">
        <w:rPr>
          <w:rFonts w:ascii="Times New Roman" w:hAnsi="Times New Roman" w:cs="Times New Roman"/>
        </w:rPr>
        <w:t>列表数据</w:t>
      </w:r>
      <w:r w:rsidRPr="00187CB3">
        <w:rPr>
          <w:rFonts w:ascii="Times New Roman" w:hAnsi="Times New Roman" w:cs="Times New Roman"/>
        </w:rPr>
        <w:t>”</w:t>
      </w:r>
      <w:r w:rsidRPr="00187CB3">
        <w:rPr>
          <w:rFonts w:ascii="Times New Roman" w:hAnsi="Times New Roman" w:cs="Times New Roman"/>
        </w:rPr>
        <w:t>命令定义在列表显示方式时的数据显示格式。执行</w:t>
      </w:r>
      <w:r w:rsidRPr="00187CB3">
        <w:rPr>
          <w:rFonts w:ascii="Times New Roman" w:hAnsi="Times New Roman" w:cs="Times New Roman"/>
        </w:rPr>
        <w:t>“</w:t>
      </w:r>
      <w:r w:rsidRPr="00187CB3">
        <w:rPr>
          <w:rFonts w:ascii="Times New Roman" w:hAnsi="Times New Roman" w:cs="Times New Roman"/>
        </w:rPr>
        <w:t>格式</w:t>
      </w:r>
      <w:r w:rsidRPr="00187CB3">
        <w:rPr>
          <w:rFonts w:ascii="Times New Roman" w:hAnsi="Times New Roman" w:cs="Times New Roman"/>
        </w:rPr>
        <w:t>\</w:t>
      </w:r>
      <w:r w:rsidRPr="00187CB3">
        <w:rPr>
          <w:rFonts w:ascii="Times New Roman" w:hAnsi="Times New Roman" w:cs="Times New Roman"/>
        </w:rPr>
        <w:t>列表数据</w:t>
      </w:r>
      <w:r w:rsidRPr="00187CB3">
        <w:rPr>
          <w:rFonts w:ascii="Times New Roman" w:hAnsi="Times New Roman" w:cs="Times New Roman"/>
        </w:rPr>
        <w:t>”</w:t>
      </w:r>
      <w:r w:rsidRPr="00187CB3">
        <w:rPr>
          <w:rFonts w:ascii="Times New Roman" w:hAnsi="Times New Roman" w:cs="Times New Roman"/>
        </w:rPr>
        <w:t>，弹出</w:t>
      </w:r>
      <w:r w:rsidRPr="00187CB3">
        <w:rPr>
          <w:rFonts w:ascii="Times New Roman" w:hAnsi="Times New Roman" w:cs="Times New Roman"/>
        </w:rPr>
        <w:t>“</w:t>
      </w:r>
      <w:r w:rsidRPr="00187CB3">
        <w:rPr>
          <w:rFonts w:ascii="Times New Roman" w:hAnsi="Times New Roman" w:cs="Times New Roman"/>
        </w:rPr>
        <w:t>格式</w:t>
      </w:r>
      <w:r w:rsidRPr="00187CB3">
        <w:rPr>
          <w:rFonts w:ascii="Times New Roman" w:hAnsi="Times New Roman" w:cs="Times New Roman"/>
        </w:rPr>
        <w:t>”</w:t>
      </w:r>
      <w:r w:rsidRPr="00187CB3">
        <w:rPr>
          <w:rFonts w:ascii="Times New Roman" w:hAnsi="Times New Roman" w:cs="Times New Roman"/>
        </w:rPr>
        <w:t>对话框，如图</w:t>
      </w:r>
      <w:r w:rsidRPr="00187CB3">
        <w:rPr>
          <w:rFonts w:ascii="Times New Roman" w:hAnsi="Times New Roman" w:cs="Times New Roman"/>
        </w:rPr>
        <w:t>9.12</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2"/>
        <w:jc w:val="center"/>
        <w:rPr>
          <w:rFonts w:ascii="Times New Roman" w:hAnsi="Times New Roman" w:cs="Times New Roman"/>
        </w:rPr>
      </w:pPr>
      <w:r w:rsidRPr="00187CB3">
        <w:rPr>
          <w:rFonts w:ascii="Times New Roman" w:hAnsi="Times New Roman" w:cs="Times New Roman"/>
          <w:noProof/>
        </w:rPr>
        <w:drawing>
          <wp:inline distT="0" distB="0" distL="0" distR="0">
            <wp:extent cx="1438275" cy="1228725"/>
            <wp:effectExtent l="19050" t="0" r="9525" b="0"/>
            <wp:docPr id="351" name="图片 351" descr="p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pic8"/>
                    <pic:cNvPicPr>
                      <a:picLocks noChangeAspect="1" noChangeArrowheads="1"/>
                    </pic:cNvPicPr>
                  </pic:nvPicPr>
                  <pic:blipFill>
                    <a:blip r:embed="rId276" cstate="print"/>
                    <a:srcRect/>
                    <a:stretch>
                      <a:fillRect/>
                    </a:stretch>
                  </pic:blipFill>
                  <pic:spPr bwMode="auto">
                    <a:xfrm>
                      <a:off x="0" y="0"/>
                      <a:ext cx="1438275" cy="1228725"/>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w:t>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9.12  </w:t>
      </w:r>
      <w:r w:rsidRPr="00187CB3">
        <w:rPr>
          <w:rFonts w:ascii="Times New Roman" w:hAnsi="Times New Roman" w:cs="Times New Roman"/>
          <w:sz w:val="18"/>
        </w:rPr>
        <w:t>列表数据格式</w:t>
      </w:r>
    </w:p>
    <w:p w:rsidR="00575BA4" w:rsidRPr="00187CB3" w:rsidRDefault="00575BA4" w:rsidP="00575BA4">
      <w:pPr>
        <w:ind w:firstLine="420"/>
        <w:rPr>
          <w:rFonts w:ascii="Times New Roman" w:hAnsi="Times New Roman" w:cs="Times New Roman"/>
        </w:rPr>
      </w:pPr>
    </w:p>
    <w:p w:rsidR="00575BA4" w:rsidRPr="00187CB3" w:rsidRDefault="00575BA4" w:rsidP="00575BA4">
      <w:pPr>
        <w:pStyle w:val="afa"/>
        <w:ind w:firstLineChars="0" w:firstLine="431"/>
        <w:rPr>
          <w:rFonts w:ascii="Times New Roman" w:hAnsi="Times New Roman"/>
        </w:rPr>
      </w:pPr>
      <w:r w:rsidRPr="00187CB3">
        <w:rPr>
          <w:rFonts w:ascii="Times New Roman" w:hAnsi="Times New Roman"/>
        </w:rPr>
        <w:t>显示格式，与</w:t>
      </w:r>
      <w:r w:rsidRPr="00187CB3">
        <w:rPr>
          <w:rFonts w:ascii="Times New Roman" w:hAnsi="Times New Roman"/>
        </w:rPr>
        <w:t>C</w:t>
      </w:r>
      <w:r w:rsidRPr="00187CB3">
        <w:rPr>
          <w:rFonts w:ascii="Times New Roman" w:hAnsi="Times New Roman"/>
        </w:rPr>
        <w:t>语言</w:t>
      </w:r>
      <w:r w:rsidRPr="00187CB3">
        <w:rPr>
          <w:rFonts w:ascii="Times New Roman" w:hAnsi="Times New Roman"/>
        </w:rPr>
        <w:t>printf</w:t>
      </w:r>
      <w:r w:rsidRPr="00187CB3">
        <w:rPr>
          <w:rFonts w:ascii="Times New Roman" w:hAnsi="Times New Roman"/>
        </w:rPr>
        <w:t>函数指定输出格式的方法相同。</w:t>
      </w:r>
    </w:p>
    <w:p w:rsidR="00575BA4" w:rsidRPr="00187CB3" w:rsidRDefault="00575BA4" w:rsidP="00575BA4">
      <w:pPr>
        <w:tabs>
          <w:tab w:val="left" w:pos="6644"/>
        </w:tabs>
        <w:ind w:leftChars="400" w:left="1890" w:hangingChars="500" w:hanging="1050"/>
        <w:rPr>
          <w:rFonts w:ascii="Times New Roman" w:hAnsi="Times New Roman" w:cs="Times New Roman"/>
        </w:rPr>
      </w:pPr>
      <w:r w:rsidRPr="00187CB3">
        <w:rPr>
          <w:rFonts w:ascii="Times New Roman" w:hAnsi="Times New Roman" w:cs="Times New Roman"/>
        </w:rPr>
        <w:t>%g</w:t>
      </w:r>
      <w:r w:rsidRPr="00187CB3">
        <w:rPr>
          <w:rFonts w:ascii="Times New Roman" w:hAnsi="Times New Roman" w:cs="Times New Roman"/>
        </w:rPr>
        <w:tab/>
        <w:t xml:space="preserve">  </w:t>
      </w:r>
      <w:r w:rsidRPr="00187CB3">
        <w:rPr>
          <w:rFonts w:ascii="Times New Roman" w:hAnsi="Times New Roman" w:cs="Times New Roman"/>
        </w:rPr>
        <w:t>自动，根据实际值显示数据，如</w:t>
      </w:r>
      <w:r w:rsidRPr="00187CB3">
        <w:rPr>
          <w:rFonts w:ascii="Times New Roman" w:hAnsi="Times New Roman" w:cs="Times New Roman"/>
        </w:rPr>
        <w:t>33.25876</w:t>
      </w:r>
      <w:r w:rsidRPr="00187CB3">
        <w:rPr>
          <w:rFonts w:ascii="Times New Roman" w:hAnsi="Times New Roman" w:cs="Times New Roman"/>
        </w:rPr>
        <w:t>，显示</w:t>
      </w:r>
      <w:r w:rsidRPr="00187CB3">
        <w:rPr>
          <w:rFonts w:ascii="Times New Roman" w:hAnsi="Times New Roman" w:cs="Times New Roman"/>
        </w:rPr>
        <w:t>33.25876</w:t>
      </w:r>
    </w:p>
    <w:p w:rsidR="00575BA4" w:rsidRPr="00187CB3" w:rsidRDefault="00575BA4" w:rsidP="00575BA4">
      <w:pPr>
        <w:ind w:leftChars="183" w:left="384" w:firstLine="420"/>
        <w:rPr>
          <w:rFonts w:ascii="Times New Roman" w:hAnsi="Times New Roman" w:cs="Times New Roman"/>
        </w:rPr>
      </w:pPr>
      <w:r w:rsidRPr="00187CB3">
        <w:rPr>
          <w:rFonts w:ascii="Times New Roman" w:hAnsi="Times New Roman" w:cs="Times New Roman"/>
        </w:rPr>
        <w:lastRenderedPageBreak/>
        <w:t>%</w:t>
      </w:r>
      <w:smartTag w:uri="urn:schemas-microsoft-com:office:smarttags" w:element="chmetcnv">
        <w:smartTagPr>
          <w:attr w:name="TCSC" w:val="0"/>
          <w:attr w:name="NumberType" w:val="1"/>
          <w:attr w:name="Negative" w:val="False"/>
          <w:attr w:name="HasSpace" w:val="False"/>
          <w:attr w:name="SourceValue" w:val="0"/>
          <w:attr w:name="UnitName" w:val="F"/>
        </w:smartTagPr>
        <w:r w:rsidRPr="00187CB3">
          <w:rPr>
            <w:rFonts w:ascii="Times New Roman" w:hAnsi="Times New Roman" w:cs="Times New Roman"/>
          </w:rPr>
          <w:t>.0f</w:t>
        </w:r>
      </w:smartTag>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不保留小数，如</w:t>
      </w:r>
      <w:r w:rsidRPr="00187CB3">
        <w:rPr>
          <w:rFonts w:ascii="Times New Roman" w:hAnsi="Times New Roman" w:cs="Times New Roman"/>
        </w:rPr>
        <w:t>33.25876</w:t>
      </w:r>
      <w:r w:rsidRPr="00187CB3">
        <w:rPr>
          <w:rFonts w:ascii="Times New Roman" w:hAnsi="Times New Roman" w:cs="Times New Roman"/>
        </w:rPr>
        <w:t>，显示</w:t>
      </w:r>
      <w:r w:rsidRPr="00187CB3">
        <w:rPr>
          <w:rFonts w:ascii="Times New Roman" w:hAnsi="Times New Roman" w:cs="Times New Roman"/>
        </w:rPr>
        <w:t>33</w:t>
      </w:r>
    </w:p>
    <w:p w:rsidR="00575BA4" w:rsidRPr="00187CB3" w:rsidRDefault="00575BA4" w:rsidP="00575BA4">
      <w:pPr>
        <w:ind w:leftChars="183" w:left="384" w:firstLine="420"/>
        <w:rPr>
          <w:rFonts w:ascii="Times New Roman" w:hAnsi="Times New Roman" w:cs="Times New Roman"/>
        </w:rPr>
      </w:pPr>
      <w:r w:rsidRPr="00187CB3">
        <w:rPr>
          <w:rFonts w:ascii="Times New Roman" w:hAnsi="Times New Roman" w:cs="Times New Roman"/>
        </w:rPr>
        <w:t>%</w:t>
      </w:r>
      <w:smartTag w:uri="urn:schemas-microsoft-com:office:smarttags" w:element="chmetcnv">
        <w:smartTagPr>
          <w:attr w:name="TCSC" w:val="0"/>
          <w:attr w:name="NumberType" w:val="1"/>
          <w:attr w:name="Negative" w:val="False"/>
          <w:attr w:name="HasSpace" w:val="False"/>
          <w:attr w:name="SourceValue" w:val=".1"/>
          <w:attr w:name="UnitName" w:val="F"/>
        </w:smartTagPr>
        <w:r w:rsidRPr="00187CB3">
          <w:rPr>
            <w:rFonts w:ascii="Times New Roman" w:hAnsi="Times New Roman" w:cs="Times New Roman"/>
          </w:rPr>
          <w:t>.1f</w:t>
        </w:r>
      </w:smartTag>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保留</w:t>
      </w:r>
      <w:r w:rsidRPr="00187CB3">
        <w:rPr>
          <w:rFonts w:ascii="Times New Roman" w:hAnsi="Times New Roman" w:cs="Times New Roman"/>
        </w:rPr>
        <w:t>1</w:t>
      </w:r>
      <w:r w:rsidRPr="00187CB3">
        <w:rPr>
          <w:rFonts w:ascii="Times New Roman" w:hAnsi="Times New Roman" w:cs="Times New Roman"/>
        </w:rPr>
        <w:t>位小数，如</w:t>
      </w:r>
      <w:r w:rsidRPr="00187CB3">
        <w:rPr>
          <w:rFonts w:ascii="Times New Roman" w:hAnsi="Times New Roman" w:cs="Times New Roman"/>
        </w:rPr>
        <w:t>33.25876</w:t>
      </w:r>
      <w:r w:rsidRPr="00187CB3">
        <w:rPr>
          <w:rFonts w:ascii="Times New Roman" w:hAnsi="Times New Roman" w:cs="Times New Roman"/>
        </w:rPr>
        <w:t>，显示</w:t>
      </w:r>
      <w:r w:rsidRPr="00187CB3">
        <w:rPr>
          <w:rFonts w:ascii="Times New Roman" w:hAnsi="Times New Roman" w:cs="Times New Roman"/>
        </w:rPr>
        <w:t>33.3</w:t>
      </w:r>
    </w:p>
    <w:p w:rsidR="00575BA4" w:rsidRPr="00187CB3" w:rsidRDefault="00575BA4" w:rsidP="00575BA4">
      <w:pPr>
        <w:ind w:leftChars="183" w:left="384" w:firstLine="420"/>
        <w:rPr>
          <w:rFonts w:ascii="Times New Roman" w:hAnsi="Times New Roman" w:cs="Times New Roman"/>
        </w:rPr>
      </w:pPr>
      <w:r w:rsidRPr="00187CB3">
        <w:rPr>
          <w:rFonts w:ascii="Times New Roman" w:hAnsi="Times New Roman" w:cs="Times New Roman"/>
        </w:rPr>
        <w:t>%</w:t>
      </w:r>
      <w:smartTag w:uri="urn:schemas-microsoft-com:office:smarttags" w:element="chmetcnv">
        <w:smartTagPr>
          <w:attr w:name="TCSC" w:val="0"/>
          <w:attr w:name="NumberType" w:val="1"/>
          <w:attr w:name="Negative" w:val="False"/>
          <w:attr w:name="HasSpace" w:val="False"/>
          <w:attr w:name="SourceValue" w:val=".2"/>
          <w:attr w:name="UnitName" w:val="F"/>
        </w:smartTagPr>
        <w:r w:rsidRPr="00187CB3">
          <w:rPr>
            <w:rFonts w:ascii="Times New Roman" w:hAnsi="Times New Roman" w:cs="Times New Roman"/>
          </w:rPr>
          <w:t>.2f</w:t>
        </w:r>
      </w:smartTag>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保留</w:t>
      </w:r>
      <w:r w:rsidRPr="00187CB3">
        <w:rPr>
          <w:rFonts w:ascii="Times New Roman" w:hAnsi="Times New Roman" w:cs="Times New Roman"/>
        </w:rPr>
        <w:t>2</w:t>
      </w:r>
      <w:r w:rsidRPr="00187CB3">
        <w:rPr>
          <w:rFonts w:ascii="Times New Roman" w:hAnsi="Times New Roman" w:cs="Times New Roman"/>
        </w:rPr>
        <w:t>位小数，如</w:t>
      </w:r>
      <w:r w:rsidRPr="00187CB3">
        <w:rPr>
          <w:rFonts w:ascii="Times New Roman" w:hAnsi="Times New Roman" w:cs="Times New Roman"/>
        </w:rPr>
        <w:t>33.25876</w:t>
      </w:r>
      <w:r w:rsidRPr="00187CB3">
        <w:rPr>
          <w:rFonts w:ascii="Times New Roman" w:hAnsi="Times New Roman" w:cs="Times New Roman"/>
        </w:rPr>
        <w:t>，显示</w:t>
      </w:r>
      <w:r w:rsidRPr="00187CB3">
        <w:rPr>
          <w:rFonts w:ascii="Times New Roman" w:hAnsi="Times New Roman" w:cs="Times New Roman"/>
        </w:rPr>
        <w:t>33.26</w:t>
      </w:r>
    </w:p>
    <w:p w:rsidR="00575BA4" w:rsidRPr="00187CB3" w:rsidRDefault="00575BA4" w:rsidP="00575BA4">
      <w:pPr>
        <w:ind w:leftChars="183" w:left="384" w:firstLine="420"/>
        <w:rPr>
          <w:rFonts w:ascii="Times New Roman" w:hAnsi="Times New Roman" w:cs="Times New Roman"/>
        </w:rPr>
      </w:pPr>
      <w:r w:rsidRPr="00187CB3">
        <w:rPr>
          <w:rFonts w:ascii="Times New Roman" w:hAnsi="Times New Roman" w:cs="Times New Roman"/>
        </w:rPr>
        <w:t>%</w:t>
      </w:r>
      <w:smartTag w:uri="urn:schemas-microsoft-com:office:smarttags" w:element="chmetcnv">
        <w:smartTagPr>
          <w:attr w:name="TCSC" w:val="0"/>
          <w:attr w:name="NumberType" w:val="1"/>
          <w:attr w:name="Negative" w:val="False"/>
          <w:attr w:name="HasSpace" w:val="False"/>
          <w:attr w:name="SourceValue" w:val=".3"/>
          <w:attr w:name="UnitName" w:val="F"/>
        </w:smartTagPr>
        <w:r w:rsidRPr="00187CB3">
          <w:rPr>
            <w:rFonts w:ascii="Times New Roman" w:hAnsi="Times New Roman" w:cs="Times New Roman"/>
          </w:rPr>
          <w:t>.3f</w:t>
        </w:r>
      </w:smartTag>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保留</w:t>
      </w:r>
      <w:r w:rsidRPr="00187CB3">
        <w:rPr>
          <w:rFonts w:ascii="Times New Roman" w:hAnsi="Times New Roman" w:cs="Times New Roman"/>
        </w:rPr>
        <w:t>3</w:t>
      </w:r>
      <w:r w:rsidRPr="00187CB3">
        <w:rPr>
          <w:rFonts w:ascii="Times New Roman" w:hAnsi="Times New Roman" w:cs="Times New Roman"/>
        </w:rPr>
        <w:t>位小数，如</w:t>
      </w:r>
      <w:r w:rsidRPr="00187CB3">
        <w:rPr>
          <w:rFonts w:ascii="Times New Roman" w:hAnsi="Times New Roman" w:cs="Times New Roman"/>
        </w:rPr>
        <w:t>33.25876</w:t>
      </w:r>
      <w:r w:rsidRPr="00187CB3">
        <w:rPr>
          <w:rFonts w:ascii="Times New Roman" w:hAnsi="Times New Roman" w:cs="Times New Roman"/>
        </w:rPr>
        <w:t>，显示</w:t>
      </w:r>
      <w:r w:rsidRPr="00187CB3">
        <w:rPr>
          <w:rFonts w:ascii="Times New Roman" w:hAnsi="Times New Roman" w:cs="Times New Roman"/>
        </w:rPr>
        <w:t>33.259</w:t>
      </w:r>
    </w:p>
    <w:p w:rsidR="00575BA4" w:rsidRPr="00187CB3" w:rsidRDefault="00575BA4" w:rsidP="00575BA4">
      <w:pPr>
        <w:ind w:leftChars="183" w:left="384" w:firstLine="420"/>
        <w:rPr>
          <w:rFonts w:ascii="Times New Roman" w:hAnsi="Times New Roman" w:cs="Times New Roman"/>
        </w:rPr>
      </w:pPr>
      <w:r w:rsidRPr="00187CB3">
        <w:rPr>
          <w:rFonts w:ascii="Times New Roman" w:hAnsi="Times New Roman" w:cs="Times New Roman"/>
        </w:rPr>
        <w:t>%.e</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科学计数法格式，如</w:t>
      </w:r>
      <w:r w:rsidRPr="00187CB3">
        <w:rPr>
          <w:rFonts w:ascii="Times New Roman" w:hAnsi="Times New Roman" w:cs="Times New Roman"/>
        </w:rPr>
        <w:t>33.25876</w:t>
      </w:r>
      <w:r w:rsidRPr="00187CB3">
        <w:rPr>
          <w:rFonts w:ascii="Times New Roman" w:hAnsi="Times New Roman" w:cs="Times New Roman"/>
        </w:rPr>
        <w:t>，显示</w:t>
      </w:r>
      <w:r w:rsidRPr="00187CB3">
        <w:rPr>
          <w:rFonts w:ascii="Times New Roman" w:hAnsi="Times New Roman" w:cs="Times New Roman"/>
        </w:rPr>
        <w:t>3.325876E+001</w:t>
      </w:r>
    </w:p>
    <w:p w:rsidR="00575BA4" w:rsidRPr="00187CB3" w:rsidRDefault="00575BA4" w:rsidP="00575BA4">
      <w:pPr>
        <w:ind w:firstLine="422"/>
        <w:rPr>
          <w:rFonts w:ascii="Times New Roman" w:hAnsi="Times New Roman" w:cs="Times New Roman"/>
          <w:b/>
          <w:bCs/>
        </w:rPr>
      </w:pPr>
      <w:r w:rsidRPr="00187CB3">
        <w:rPr>
          <w:rFonts w:ascii="Times New Roman" w:hAnsi="Times New Roman" w:cs="Times New Roman"/>
          <w:b/>
          <w:bCs/>
        </w:rPr>
        <w:t>格式</w:t>
      </w:r>
      <w:r w:rsidRPr="00187CB3">
        <w:rPr>
          <w:rFonts w:ascii="Times New Roman" w:hAnsi="Times New Roman" w:cs="Times New Roman"/>
          <w:b/>
          <w:bCs/>
        </w:rPr>
        <w:t>\</w:t>
      </w:r>
      <w:r w:rsidRPr="00187CB3">
        <w:rPr>
          <w:rFonts w:ascii="Times New Roman" w:hAnsi="Times New Roman" w:cs="Times New Roman"/>
          <w:b/>
          <w:bCs/>
        </w:rPr>
        <w:t>曲线图</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格式</w:t>
      </w:r>
      <w:r w:rsidRPr="00187CB3">
        <w:rPr>
          <w:rFonts w:ascii="Times New Roman" w:hAnsi="Times New Roman" w:cs="Times New Roman"/>
        </w:rPr>
        <w:t>\</w:t>
      </w:r>
      <w:r w:rsidRPr="00187CB3">
        <w:rPr>
          <w:rFonts w:ascii="Times New Roman" w:hAnsi="Times New Roman" w:cs="Times New Roman"/>
        </w:rPr>
        <w:t>曲线图</w:t>
      </w:r>
      <w:r w:rsidRPr="00187CB3">
        <w:rPr>
          <w:rFonts w:ascii="Times New Roman" w:hAnsi="Times New Roman" w:cs="Times New Roman"/>
        </w:rPr>
        <w:t xml:space="preserve">” </w:t>
      </w:r>
      <w:r w:rsidRPr="00187CB3">
        <w:rPr>
          <w:rFonts w:ascii="Times New Roman" w:hAnsi="Times New Roman" w:cs="Times New Roman"/>
        </w:rPr>
        <w:t>命令定义历史数据的曲线显示方式，执行该命令，弹出</w:t>
      </w:r>
      <w:r w:rsidRPr="00187CB3">
        <w:rPr>
          <w:rFonts w:ascii="Times New Roman" w:hAnsi="Times New Roman" w:cs="Times New Roman"/>
        </w:rPr>
        <w:t>“</w:t>
      </w:r>
      <w:r w:rsidRPr="00187CB3">
        <w:rPr>
          <w:rFonts w:ascii="Times New Roman" w:hAnsi="Times New Roman" w:cs="Times New Roman"/>
        </w:rPr>
        <w:t>曲线图格式</w:t>
      </w:r>
      <w:r w:rsidRPr="00187CB3">
        <w:rPr>
          <w:rFonts w:ascii="Times New Roman" w:hAnsi="Times New Roman" w:cs="Times New Roman"/>
        </w:rPr>
        <w:t>”</w:t>
      </w:r>
      <w:r w:rsidRPr="00187CB3">
        <w:rPr>
          <w:rFonts w:ascii="Times New Roman" w:hAnsi="Times New Roman" w:cs="Times New Roman"/>
        </w:rPr>
        <w:t>对话框，如图</w:t>
      </w:r>
      <w:r w:rsidRPr="00187CB3">
        <w:rPr>
          <w:rFonts w:ascii="Times New Roman" w:hAnsi="Times New Roman" w:cs="Times New Roman"/>
        </w:rPr>
        <w:t>9.13</w:t>
      </w:r>
      <w:r w:rsidRPr="00187CB3">
        <w:rPr>
          <w:rFonts w:ascii="Times New Roman" w:hAnsi="Times New Roman" w:cs="Times New Roman"/>
        </w:rPr>
        <w:t>所示：</w:t>
      </w:r>
    </w:p>
    <w:p w:rsidR="00575BA4" w:rsidRPr="00187CB3" w:rsidRDefault="00575BA4" w:rsidP="00575BA4">
      <w:pPr>
        <w:ind w:firstLine="2"/>
        <w:jc w:val="center"/>
        <w:rPr>
          <w:rFonts w:ascii="Times New Roman" w:hAnsi="Times New Roman" w:cs="Times New Roman"/>
        </w:rPr>
      </w:pPr>
      <w:r w:rsidRPr="00187CB3">
        <w:rPr>
          <w:rFonts w:ascii="Times New Roman" w:hAnsi="Times New Roman" w:cs="Times New Roman"/>
          <w:noProof/>
        </w:rPr>
        <w:drawing>
          <wp:inline distT="0" distB="0" distL="0" distR="0">
            <wp:extent cx="2011680" cy="1709420"/>
            <wp:effectExtent l="19050" t="0" r="7620" b="0"/>
            <wp:docPr id="1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7" cstate="print"/>
                    <a:srcRect/>
                    <a:stretch>
                      <a:fillRect/>
                    </a:stretch>
                  </pic:blipFill>
                  <pic:spPr bwMode="auto">
                    <a:xfrm>
                      <a:off x="0" y="0"/>
                      <a:ext cx="2011680" cy="1709420"/>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9.13  </w:t>
      </w:r>
      <w:r w:rsidRPr="00187CB3">
        <w:rPr>
          <w:rFonts w:ascii="Times New Roman" w:hAnsi="Times New Roman" w:cs="Times New Roman"/>
          <w:sz w:val="18"/>
        </w:rPr>
        <w:t>曲线图格式</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其中</w:t>
      </w:r>
    </w:p>
    <w:p w:rsidR="00575BA4" w:rsidRPr="00187CB3" w:rsidRDefault="00575BA4" w:rsidP="00575BA4">
      <w:pPr>
        <w:ind w:firstLine="422"/>
        <w:rPr>
          <w:rFonts w:ascii="Times New Roman" w:hAnsi="Times New Roman" w:cs="Times New Roman"/>
        </w:rPr>
      </w:pPr>
      <w:r w:rsidRPr="00187CB3">
        <w:rPr>
          <w:rFonts w:ascii="Times New Roman" w:hAnsi="Times New Roman" w:cs="Times New Roman"/>
          <w:b/>
          <w:bCs/>
        </w:rPr>
        <w:t>网格线</w:t>
      </w:r>
      <w:r w:rsidRPr="00187CB3">
        <w:rPr>
          <w:rFonts w:ascii="Times New Roman" w:hAnsi="Times New Roman" w:cs="Times New Roman"/>
        </w:rPr>
        <w:t>：定义网格分辨率</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水平：可以设置</w:t>
      </w:r>
      <w:r w:rsidRPr="00187CB3">
        <w:rPr>
          <w:rFonts w:ascii="Times New Roman" w:hAnsi="Times New Roman" w:cs="Times New Roman"/>
        </w:rPr>
        <w:t>2~30</w:t>
      </w:r>
      <w:r w:rsidRPr="00187CB3">
        <w:rPr>
          <w:rFonts w:ascii="Times New Roman" w:hAnsi="Times New Roman" w:cs="Times New Roman"/>
        </w:rPr>
        <w:t>条网格线，默认为</w:t>
      </w:r>
      <w:r w:rsidRPr="00187CB3">
        <w:rPr>
          <w:rFonts w:ascii="Times New Roman" w:hAnsi="Times New Roman" w:cs="Times New Roman"/>
        </w:rPr>
        <w:t>10</w:t>
      </w:r>
      <w:r w:rsidRPr="00187CB3">
        <w:rPr>
          <w:rFonts w:ascii="Times New Roman" w:hAnsi="Times New Roman" w:cs="Times New Roman"/>
        </w:rPr>
        <w:t>条；</w:t>
      </w:r>
    </w:p>
    <w:p w:rsidR="00575BA4" w:rsidRPr="00187CB3" w:rsidRDefault="00575BA4" w:rsidP="00575BA4">
      <w:pPr>
        <w:ind w:leftChars="200" w:left="420" w:firstLine="420"/>
        <w:rPr>
          <w:rFonts w:ascii="Times New Roman" w:hAnsi="Times New Roman" w:cs="Times New Roman"/>
        </w:rPr>
      </w:pPr>
      <w:r w:rsidRPr="00187CB3">
        <w:rPr>
          <w:rFonts w:ascii="Times New Roman" w:hAnsi="Times New Roman" w:cs="Times New Roman"/>
        </w:rPr>
        <w:t>垂直：可以设置</w:t>
      </w:r>
      <w:r w:rsidRPr="00187CB3">
        <w:rPr>
          <w:rFonts w:ascii="Times New Roman" w:hAnsi="Times New Roman" w:cs="Times New Roman"/>
        </w:rPr>
        <w:t>2~30</w:t>
      </w:r>
      <w:r w:rsidRPr="00187CB3">
        <w:rPr>
          <w:rFonts w:ascii="Times New Roman" w:hAnsi="Times New Roman" w:cs="Times New Roman"/>
        </w:rPr>
        <w:t>条网格线，默认为</w:t>
      </w:r>
      <w:r w:rsidRPr="00187CB3">
        <w:rPr>
          <w:rFonts w:ascii="Times New Roman" w:hAnsi="Times New Roman" w:cs="Times New Roman"/>
        </w:rPr>
        <w:t>10</w:t>
      </w:r>
      <w:r w:rsidRPr="00187CB3">
        <w:rPr>
          <w:rFonts w:ascii="Times New Roman" w:hAnsi="Times New Roman" w:cs="Times New Roman"/>
        </w:rPr>
        <w:t>条；</w:t>
      </w:r>
    </w:p>
    <w:p w:rsidR="00575BA4" w:rsidRPr="00187CB3" w:rsidRDefault="00575BA4" w:rsidP="00575BA4">
      <w:pPr>
        <w:ind w:leftChars="200" w:left="420" w:firstLine="420"/>
        <w:rPr>
          <w:rFonts w:ascii="Times New Roman" w:hAnsi="Times New Roman" w:cs="Times New Roman"/>
        </w:rPr>
      </w:pPr>
    </w:p>
    <w:p w:rsidR="00575BA4" w:rsidRPr="00187CB3" w:rsidRDefault="00575BA4" w:rsidP="00575BA4">
      <w:pPr>
        <w:ind w:leftChars="-4" w:left="-7" w:hanging="1"/>
        <w:jc w:val="center"/>
        <w:rPr>
          <w:rFonts w:ascii="Times New Roman" w:hAnsi="Times New Roman" w:cs="Times New Roman"/>
        </w:rPr>
      </w:pPr>
      <w:r w:rsidRPr="00187CB3">
        <w:rPr>
          <w:rFonts w:ascii="Times New Roman" w:hAnsi="Times New Roman" w:cs="Times New Roman"/>
          <w:noProof/>
        </w:rPr>
        <w:drawing>
          <wp:inline distT="0" distB="0" distL="0" distR="0">
            <wp:extent cx="2695575" cy="1962150"/>
            <wp:effectExtent l="19050" t="0" r="9525" b="0"/>
            <wp:docPr id="353" name="图片 353" descr="pic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pic27"/>
                    <pic:cNvPicPr>
                      <a:picLocks noChangeAspect="1" noChangeArrowheads="1"/>
                    </pic:cNvPicPr>
                  </pic:nvPicPr>
                  <pic:blipFill>
                    <a:blip r:embed="rId278" cstate="print"/>
                    <a:srcRect/>
                    <a:stretch>
                      <a:fillRect/>
                    </a:stretch>
                  </pic:blipFill>
                  <pic:spPr bwMode="auto">
                    <a:xfrm>
                      <a:off x="0" y="0"/>
                      <a:ext cx="2695575" cy="1962150"/>
                    </a:xfrm>
                    <a:prstGeom prst="rect">
                      <a:avLst/>
                    </a:prstGeom>
                    <a:noFill/>
                    <a:ln w="9525">
                      <a:noFill/>
                      <a:miter lim="800000"/>
                      <a:headEnd/>
                      <a:tailEnd/>
                    </a:ln>
                  </pic:spPr>
                </pic:pic>
              </a:graphicData>
            </a:graphic>
          </wp:inline>
        </w:drawing>
      </w:r>
    </w:p>
    <w:p w:rsidR="00575BA4" w:rsidRPr="00187CB3" w:rsidRDefault="00575BA4" w:rsidP="00575BA4">
      <w:pPr>
        <w:ind w:leftChars="200" w:left="420" w:firstLine="420"/>
        <w:jc w:val="center"/>
        <w:rPr>
          <w:rFonts w:ascii="Times New Roman" w:hAnsi="Times New Roman" w:cs="Times New Roman"/>
        </w:rPr>
      </w:pPr>
    </w:p>
    <w:p w:rsidR="00575BA4" w:rsidRPr="00187CB3" w:rsidRDefault="00575BA4" w:rsidP="00575BA4">
      <w:pPr>
        <w:ind w:leftChars="-4" w:left="-7" w:hanging="1"/>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9.14  </w:t>
      </w:r>
      <w:r w:rsidRPr="00187CB3">
        <w:rPr>
          <w:rFonts w:ascii="Times New Roman" w:hAnsi="Times New Roman" w:cs="Times New Roman"/>
          <w:sz w:val="18"/>
        </w:rPr>
        <w:t>曲线图网格线较少时</w:t>
      </w:r>
    </w:p>
    <w:p w:rsidR="00575BA4" w:rsidRPr="00187CB3" w:rsidRDefault="00575BA4" w:rsidP="00575BA4">
      <w:pPr>
        <w:ind w:leftChars="200" w:left="420" w:firstLine="420"/>
        <w:rPr>
          <w:rFonts w:ascii="Times New Roman" w:hAnsi="Times New Roman" w:cs="Times New Roman"/>
        </w:rPr>
      </w:pPr>
    </w:p>
    <w:p w:rsidR="00575BA4" w:rsidRPr="00187CB3" w:rsidRDefault="00575BA4" w:rsidP="00575BA4">
      <w:pPr>
        <w:ind w:firstLine="2"/>
        <w:jc w:val="center"/>
        <w:rPr>
          <w:rFonts w:ascii="Times New Roman" w:hAnsi="Times New Roman" w:cs="Times New Roman"/>
        </w:rPr>
      </w:pPr>
      <w:r w:rsidRPr="00187CB3">
        <w:rPr>
          <w:rFonts w:ascii="Times New Roman" w:hAnsi="Times New Roman" w:cs="Times New Roman"/>
          <w:noProof/>
        </w:rPr>
        <w:drawing>
          <wp:inline distT="0" distB="0" distL="0" distR="0">
            <wp:extent cx="2705100" cy="2009775"/>
            <wp:effectExtent l="19050" t="0" r="0" b="0"/>
            <wp:docPr id="354" name="图片 354" descr="pic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pic28"/>
                    <pic:cNvPicPr>
                      <a:picLocks noChangeAspect="1" noChangeArrowheads="1"/>
                    </pic:cNvPicPr>
                  </pic:nvPicPr>
                  <pic:blipFill>
                    <a:blip r:embed="rId279" cstate="print"/>
                    <a:srcRect/>
                    <a:stretch>
                      <a:fillRect/>
                    </a:stretch>
                  </pic:blipFill>
                  <pic:spPr bwMode="auto">
                    <a:xfrm>
                      <a:off x="0" y="0"/>
                      <a:ext cx="2705100" cy="2009775"/>
                    </a:xfrm>
                    <a:prstGeom prst="rect">
                      <a:avLst/>
                    </a:prstGeom>
                    <a:noFill/>
                    <a:ln w="9525">
                      <a:noFill/>
                      <a:miter lim="800000"/>
                      <a:headEnd/>
                      <a:tailEnd/>
                    </a:ln>
                  </pic:spPr>
                </pic:pic>
              </a:graphicData>
            </a:graphic>
          </wp:inline>
        </w:drawing>
      </w:r>
    </w:p>
    <w:p w:rsidR="00575BA4" w:rsidRPr="00187CB3" w:rsidRDefault="00575BA4" w:rsidP="00575BA4">
      <w:pPr>
        <w:ind w:leftChars="200" w:left="420" w:firstLine="420"/>
        <w:rPr>
          <w:rFonts w:ascii="Times New Roman" w:hAnsi="Times New Roman" w:cs="Times New Roman"/>
        </w:rPr>
      </w:pPr>
    </w:p>
    <w:p w:rsidR="00575BA4" w:rsidRPr="00187CB3" w:rsidRDefault="00575BA4" w:rsidP="00575BA4">
      <w:pPr>
        <w:ind w:firstLineChars="1" w:firstLine="2"/>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9.15  </w:t>
      </w:r>
      <w:r w:rsidRPr="00187CB3">
        <w:rPr>
          <w:rFonts w:ascii="Times New Roman" w:hAnsi="Times New Roman" w:cs="Times New Roman"/>
          <w:sz w:val="18"/>
        </w:rPr>
        <w:t>曲线图网格线较多时</w:t>
      </w:r>
    </w:p>
    <w:p w:rsidR="00575BA4" w:rsidRPr="00187CB3" w:rsidRDefault="00575BA4" w:rsidP="00575BA4">
      <w:pPr>
        <w:ind w:leftChars="200" w:left="420" w:firstLine="420"/>
        <w:rPr>
          <w:rFonts w:ascii="Times New Roman" w:hAnsi="Times New Roman" w:cs="Times New Roman"/>
        </w:rPr>
      </w:pPr>
    </w:p>
    <w:p w:rsidR="00575BA4" w:rsidRPr="00187CB3" w:rsidRDefault="00575BA4" w:rsidP="00575BA4">
      <w:pPr>
        <w:ind w:firstLine="422"/>
        <w:rPr>
          <w:rFonts w:ascii="Times New Roman" w:hAnsi="Times New Roman" w:cs="Times New Roman"/>
        </w:rPr>
      </w:pPr>
      <w:r w:rsidRPr="00187CB3">
        <w:rPr>
          <w:rFonts w:ascii="Times New Roman" w:hAnsi="Times New Roman" w:cs="Times New Roman"/>
          <w:b/>
          <w:bCs/>
        </w:rPr>
        <w:t>值范围</w:t>
      </w:r>
      <w:r w:rsidRPr="00187CB3">
        <w:rPr>
          <w:rFonts w:ascii="Times New Roman" w:hAnsi="Times New Roman" w:cs="Times New Roman"/>
        </w:rPr>
        <w:t>：历史数据查询以曲线显示方式时在</w:t>
      </w:r>
      <w:r w:rsidRPr="00187CB3">
        <w:rPr>
          <w:rFonts w:ascii="Times New Roman" w:hAnsi="Times New Roman" w:cs="Times New Roman"/>
        </w:rPr>
        <w:t>Y</w:t>
      </w:r>
      <w:r w:rsidRPr="00187CB3">
        <w:rPr>
          <w:rFonts w:ascii="Times New Roman" w:hAnsi="Times New Roman" w:cs="Times New Roman"/>
        </w:rPr>
        <w:t>轴方向显示的数值范围</w:t>
      </w:r>
    </w:p>
    <w:p w:rsidR="00575BA4" w:rsidRPr="00187CB3" w:rsidRDefault="00575BA4" w:rsidP="00575BA4">
      <w:pPr>
        <w:ind w:firstLine="422"/>
        <w:rPr>
          <w:rFonts w:ascii="Times New Roman" w:hAnsi="Times New Roman" w:cs="Times New Roman"/>
        </w:rPr>
      </w:pPr>
      <w:r w:rsidRPr="00187CB3">
        <w:rPr>
          <w:rFonts w:ascii="Times New Roman" w:hAnsi="Times New Roman" w:cs="Times New Roman"/>
          <w:b/>
          <w:bCs/>
        </w:rPr>
        <w:t>最大值、最小值</w:t>
      </w:r>
      <w:r w:rsidRPr="00187CB3">
        <w:rPr>
          <w:rFonts w:ascii="Times New Roman" w:hAnsi="Times New Roman" w:cs="Times New Roman"/>
        </w:rPr>
        <w:t>：输入设定在</w:t>
      </w:r>
      <w:r w:rsidRPr="00187CB3">
        <w:rPr>
          <w:rFonts w:ascii="Times New Roman" w:hAnsi="Times New Roman" w:cs="Times New Roman"/>
        </w:rPr>
        <w:t>Y</w:t>
      </w:r>
      <w:r w:rsidRPr="00187CB3">
        <w:rPr>
          <w:rFonts w:ascii="Times New Roman" w:hAnsi="Times New Roman" w:cs="Times New Roman"/>
        </w:rPr>
        <w:t>轴方向显示的值范围，每条曲线将根据各自指定的值范围缩放显示。值范围可以设置在数据测量范围之内，也可以设的比测量范围大，当实际数据记录值超过该指定范围时，在趋势窗</w:t>
      </w:r>
      <w:r w:rsidRPr="00187CB3">
        <w:rPr>
          <w:rFonts w:ascii="Times New Roman" w:hAnsi="Times New Roman" w:cs="Times New Roman"/>
        </w:rPr>
        <w:lastRenderedPageBreak/>
        <w:t>口将不显示。图</w:t>
      </w:r>
      <w:r w:rsidRPr="00187CB3">
        <w:rPr>
          <w:rFonts w:ascii="Times New Roman" w:hAnsi="Times New Roman" w:cs="Times New Roman"/>
        </w:rPr>
        <w:t>9.16</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2"/>
        <w:jc w:val="center"/>
        <w:rPr>
          <w:rFonts w:ascii="Times New Roman" w:hAnsi="Times New Roman" w:cs="Times New Roman"/>
        </w:rPr>
      </w:pPr>
      <w:r w:rsidRPr="00187CB3">
        <w:rPr>
          <w:rFonts w:ascii="Times New Roman" w:hAnsi="Times New Roman" w:cs="Times New Roman"/>
          <w:noProof/>
        </w:rPr>
        <w:drawing>
          <wp:inline distT="0" distB="0" distL="0" distR="0">
            <wp:extent cx="2705100" cy="1771650"/>
            <wp:effectExtent l="19050" t="0" r="0" b="0"/>
            <wp:docPr id="356" name="图片 356" descr="pic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pic1_2"/>
                    <pic:cNvPicPr>
                      <a:picLocks noChangeAspect="1" noChangeArrowheads="1"/>
                    </pic:cNvPicPr>
                  </pic:nvPicPr>
                  <pic:blipFill>
                    <a:blip r:embed="rId280" cstate="print"/>
                    <a:srcRect/>
                    <a:stretch>
                      <a:fillRect/>
                    </a:stretch>
                  </pic:blipFill>
                  <pic:spPr bwMode="auto">
                    <a:xfrm>
                      <a:off x="0" y="0"/>
                      <a:ext cx="2705100" cy="1771650"/>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Chars="1" w:firstLine="2"/>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9.16  </w:t>
      </w:r>
      <w:r w:rsidRPr="00187CB3">
        <w:rPr>
          <w:rFonts w:ascii="Times New Roman" w:hAnsi="Times New Roman" w:cs="Times New Roman"/>
          <w:sz w:val="18"/>
        </w:rPr>
        <w:t>指定值范围显示趋势曲线</w:t>
      </w:r>
    </w:p>
    <w:p w:rsidR="00575BA4" w:rsidRPr="00187CB3" w:rsidRDefault="00575BA4" w:rsidP="00575BA4">
      <w:pPr>
        <w:ind w:firstLine="422"/>
        <w:rPr>
          <w:rFonts w:ascii="Times New Roman" w:hAnsi="Times New Roman" w:cs="Times New Roman"/>
          <w:b/>
          <w:bCs/>
        </w:rPr>
      </w:pPr>
    </w:p>
    <w:p w:rsidR="00575BA4" w:rsidRPr="00187CB3" w:rsidRDefault="00575BA4" w:rsidP="00575BA4">
      <w:pPr>
        <w:ind w:firstLine="422"/>
        <w:rPr>
          <w:rFonts w:ascii="Times New Roman" w:hAnsi="Times New Roman" w:cs="Times New Roman"/>
        </w:rPr>
      </w:pPr>
      <w:r w:rsidRPr="00187CB3">
        <w:rPr>
          <w:rFonts w:ascii="Times New Roman" w:hAnsi="Times New Roman" w:cs="Times New Roman"/>
          <w:b/>
          <w:bCs/>
        </w:rPr>
        <w:t>选择曲线颜色</w:t>
      </w:r>
      <w:r w:rsidRPr="00187CB3">
        <w:rPr>
          <w:rFonts w:ascii="Times New Roman" w:hAnsi="Times New Roman" w:cs="Times New Roman"/>
        </w:rPr>
        <w:t>：定义每条显示曲线的窗口显示时的颜色，单击颜色属性打开调色板。该操作和前面所述的颜色操作相同，此处不在复述。</w:t>
      </w:r>
    </w:p>
    <w:p w:rsidR="00575BA4" w:rsidRPr="00187CB3" w:rsidRDefault="00575BA4" w:rsidP="00575BA4">
      <w:pPr>
        <w:pStyle w:val="3"/>
        <w:tabs>
          <w:tab w:val="num" w:pos="720"/>
        </w:tabs>
        <w:spacing w:line="416" w:lineRule="auto"/>
        <w:ind w:firstLine="0"/>
      </w:pPr>
      <w:bookmarkStart w:id="829" w:name="_Toc310409589"/>
      <w:bookmarkStart w:id="830" w:name="_Toc406075122"/>
      <w:r w:rsidRPr="00187CB3">
        <w:t>帮助菜单</w:t>
      </w:r>
      <w:bookmarkEnd w:id="829"/>
      <w:bookmarkEnd w:id="830"/>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帮助菜单目前只提供系统版权信息帮助。</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执行菜单命令</w:t>
      </w:r>
      <w:r w:rsidRPr="00187CB3">
        <w:rPr>
          <w:rFonts w:ascii="Times New Roman" w:hAnsi="Times New Roman" w:cs="Times New Roman"/>
        </w:rPr>
        <w:t>“</w:t>
      </w:r>
      <w:r w:rsidRPr="00187CB3">
        <w:rPr>
          <w:rFonts w:ascii="Times New Roman" w:hAnsi="Times New Roman" w:cs="Times New Roman"/>
        </w:rPr>
        <w:t>帮助＼关于</w:t>
      </w:r>
      <w:r w:rsidRPr="00187CB3">
        <w:rPr>
          <w:rFonts w:ascii="Times New Roman" w:hAnsi="Times New Roman" w:cs="Times New Roman"/>
        </w:rPr>
        <w:t>hisq…”</w:t>
      </w:r>
      <w:r w:rsidRPr="00187CB3">
        <w:rPr>
          <w:rFonts w:ascii="Times New Roman" w:hAnsi="Times New Roman" w:cs="Times New Roman"/>
        </w:rPr>
        <w:t>或单击</w:t>
      </w:r>
      <w:r w:rsidRPr="00187CB3">
        <w:rPr>
          <w:rFonts w:ascii="Times New Roman" w:hAnsi="Times New Roman" w:cs="Times New Roman"/>
          <w:noProof/>
        </w:rPr>
        <w:drawing>
          <wp:inline distT="0" distB="0" distL="0" distR="0">
            <wp:extent cx="238125" cy="219075"/>
            <wp:effectExtent l="19050" t="0" r="9525" b="0"/>
            <wp:docPr id="359" name="图片 359" descr="pic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pic38"/>
                    <pic:cNvPicPr>
                      <a:picLocks noChangeAspect="1" noChangeArrowheads="1"/>
                    </pic:cNvPicPr>
                  </pic:nvPicPr>
                  <pic:blipFill>
                    <a:blip r:embed="rId264"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按钮，弹出版权信息窗口，如图</w:t>
      </w:r>
      <w:r w:rsidRPr="00187CB3">
        <w:rPr>
          <w:rFonts w:ascii="Times New Roman" w:hAnsi="Times New Roman" w:cs="Times New Roman"/>
        </w:rPr>
        <w:t>9.17</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2"/>
        <w:jc w:val="center"/>
        <w:rPr>
          <w:rFonts w:ascii="Times New Roman" w:hAnsi="Times New Roman" w:cs="Times New Roman"/>
        </w:rPr>
      </w:pPr>
      <w:r w:rsidRPr="00187CB3">
        <w:rPr>
          <w:rFonts w:ascii="Times New Roman" w:hAnsi="Times New Roman" w:cs="Times New Roman"/>
          <w:noProof/>
        </w:rPr>
        <w:drawing>
          <wp:inline distT="0" distB="0" distL="0" distR="0">
            <wp:extent cx="2905125" cy="771525"/>
            <wp:effectExtent l="19050" t="0" r="9525"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81" cstate="print"/>
                    <a:srcRect/>
                    <a:stretch>
                      <a:fillRect/>
                    </a:stretch>
                  </pic:blipFill>
                  <pic:spPr bwMode="auto">
                    <a:xfrm>
                      <a:off x="0" y="0"/>
                      <a:ext cx="2905125" cy="771525"/>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leftChars="-1" w:left="-2" w:firstLineChars="2" w:firstLine="4"/>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9.17  </w:t>
      </w:r>
      <w:r w:rsidRPr="00187CB3">
        <w:rPr>
          <w:rFonts w:ascii="Times New Roman" w:hAnsi="Times New Roman" w:cs="Times New Roman"/>
          <w:sz w:val="18"/>
        </w:rPr>
        <w:t>系统版权信息</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831" w:name="_Toc310409590"/>
      <w:bookmarkStart w:id="832" w:name="_Toc406075123"/>
      <w:r w:rsidRPr="00187CB3">
        <w:rPr>
          <w:rFonts w:ascii="Times New Roman" w:hAnsi="Times New Roman"/>
        </w:rPr>
        <w:t>历史数据记录服务程序</w:t>
      </w:r>
      <w:r w:rsidRPr="00187CB3">
        <w:rPr>
          <w:rFonts w:ascii="Times New Roman" w:hAnsi="Times New Roman"/>
        </w:rPr>
        <w:t>HISD</w:t>
      </w:r>
      <w:bookmarkEnd w:id="831"/>
      <w:bookmarkEnd w:id="83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历史数据记录服务程序（</w:t>
      </w:r>
      <w:r w:rsidRPr="00187CB3">
        <w:rPr>
          <w:rFonts w:ascii="Times New Roman" w:hAnsi="Times New Roman" w:cs="Times New Roman"/>
        </w:rPr>
        <w:t>hisd</w:t>
      </w:r>
      <w:r w:rsidRPr="00187CB3">
        <w:rPr>
          <w:rFonts w:ascii="Times New Roman" w:hAnsi="Times New Roman" w:cs="Times New Roman"/>
        </w:rPr>
        <w:t>）是</w:t>
      </w:r>
      <w:r w:rsidRPr="00187CB3">
        <w:rPr>
          <w:rFonts w:ascii="Times New Roman" w:hAnsi="Times New Roman" w:cs="Times New Roman"/>
        </w:rPr>
        <w:t>NicBuilder</w:t>
      </w:r>
      <w:r w:rsidRPr="00187CB3">
        <w:rPr>
          <w:rFonts w:ascii="Times New Roman" w:hAnsi="Times New Roman" w:cs="Times New Roman"/>
        </w:rPr>
        <w:t>监控组态软件的一项重要的功能组件，它可以安装于网络监控系统的任何一个网络节点，同时可以实现历史数据站的节点冗余和分布式数据存储。</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历史数据记录服务程序是历史数据查询（</w:t>
      </w:r>
      <w:r w:rsidRPr="00187CB3">
        <w:rPr>
          <w:rFonts w:ascii="Times New Roman" w:hAnsi="Times New Roman" w:cs="Times New Roman"/>
        </w:rPr>
        <w:t>hisq</w:t>
      </w:r>
      <w:r w:rsidRPr="00187CB3">
        <w:rPr>
          <w:rFonts w:ascii="Times New Roman" w:hAnsi="Times New Roman" w:cs="Times New Roman"/>
        </w:rPr>
        <w:t>）的依据。</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hisd</w:t>
      </w:r>
      <w:r w:rsidRPr="00187CB3">
        <w:rPr>
          <w:rFonts w:ascii="Times New Roman" w:hAnsi="Times New Roman" w:cs="Times New Roman"/>
        </w:rPr>
        <w:t>用来记录历史数据，每１秒记录一次，每个历史站最多可以记录</w:t>
      </w:r>
      <w:r w:rsidRPr="00187CB3">
        <w:rPr>
          <w:rFonts w:ascii="Times New Roman" w:hAnsi="Times New Roman" w:cs="Times New Roman"/>
        </w:rPr>
        <w:t>1024</w:t>
      </w:r>
      <w:r w:rsidRPr="00187CB3">
        <w:rPr>
          <w:rFonts w:ascii="Times New Roman" w:hAnsi="Times New Roman" w:cs="Times New Roman"/>
        </w:rPr>
        <w:t>个数据点，记录的数据保存在历史文件中，历史数据保留时间为</w:t>
      </w:r>
      <w:r w:rsidRPr="00187CB3">
        <w:rPr>
          <w:rFonts w:ascii="Times New Roman" w:hAnsi="Times New Roman" w:cs="Times New Roman"/>
        </w:rPr>
        <w:t>365</w:t>
      </w:r>
      <w:r w:rsidRPr="00187CB3">
        <w:rPr>
          <w:rFonts w:ascii="Times New Roman" w:hAnsi="Times New Roman" w:cs="Times New Roman"/>
        </w:rPr>
        <w:t>天，过期的数据将予以删除。</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每个历史数据点在硬盘占用的空间为</w:t>
      </w:r>
      <w:r w:rsidRPr="00187CB3">
        <w:rPr>
          <w:rFonts w:ascii="Times New Roman" w:hAnsi="Times New Roman" w:cs="Times New Roman"/>
        </w:rPr>
        <w:t>3.9MB</w:t>
      </w:r>
      <w:r w:rsidRPr="00187CB3">
        <w:rPr>
          <w:rFonts w:ascii="Times New Roman" w:hAnsi="Times New Roman" w:cs="Times New Roman"/>
        </w:rPr>
        <w:t>，记录历史数据所需要的硬盘空间可以计算为：</w:t>
      </w:r>
    </w:p>
    <w:p w:rsidR="00575BA4" w:rsidRPr="00187CB3" w:rsidRDefault="00575BA4" w:rsidP="00575BA4">
      <w:pPr>
        <w:ind w:firstLine="420"/>
        <w:jc w:val="center"/>
        <w:rPr>
          <w:rFonts w:ascii="Times New Roman" w:eastAsia="黑体" w:hAnsi="Times New Roman" w:cs="Times New Roman"/>
        </w:rPr>
        <w:sectPr w:rsidR="00575BA4" w:rsidRPr="00187CB3" w:rsidSect="00A93871">
          <w:headerReference w:type="default" r:id="rId282"/>
          <w:pgSz w:w="11907" w:h="16840" w:code="9"/>
          <w:pgMar w:top="1134" w:right="680" w:bottom="680" w:left="1134" w:header="680" w:footer="680" w:gutter="0"/>
          <w:cols w:space="425"/>
          <w:docGrid w:linePitch="288" w:charSpace="1102"/>
        </w:sectPr>
      </w:pPr>
      <w:r w:rsidRPr="00187CB3">
        <w:rPr>
          <w:rFonts w:ascii="Times New Roman" w:eastAsia="黑体" w:hAnsi="Times New Roman" w:cs="Times New Roman"/>
        </w:rPr>
        <w:t>占用硬盘空间</w:t>
      </w:r>
      <w:r w:rsidRPr="00187CB3">
        <w:rPr>
          <w:rFonts w:ascii="Times New Roman" w:eastAsia="黑体" w:hAnsi="Times New Roman" w:cs="Times New Roman"/>
        </w:rPr>
        <w:t>=</w:t>
      </w:r>
      <w:r w:rsidRPr="00187CB3">
        <w:rPr>
          <w:rFonts w:ascii="Times New Roman" w:eastAsia="黑体" w:hAnsi="Times New Roman" w:cs="Times New Roman"/>
        </w:rPr>
        <w:t>历史数据记录点数</w:t>
      </w:r>
      <w:r w:rsidRPr="00187CB3">
        <w:rPr>
          <w:rFonts w:ascii="Times New Roman" w:eastAsia="黑体" w:hAnsi="Times New Roman" w:cs="Times New Roman"/>
        </w:rPr>
        <w:t>×</w:t>
      </w:r>
      <w:bookmarkStart w:id="833" w:name="_Toc533846660"/>
      <w:bookmarkStart w:id="834" w:name="_Toc533902779"/>
      <w:bookmarkStart w:id="835" w:name="_Toc533902932"/>
      <w:bookmarkStart w:id="836" w:name="_Toc533990504"/>
      <w:r w:rsidRPr="00187CB3">
        <w:rPr>
          <w:rFonts w:ascii="Times New Roman" w:eastAsia="黑体" w:hAnsi="Times New Roman" w:cs="Times New Roman"/>
        </w:rPr>
        <w:t>3.9M</w:t>
      </w:r>
    </w:p>
    <w:p w:rsidR="00575BA4" w:rsidRPr="00187CB3" w:rsidRDefault="00575BA4" w:rsidP="00575BA4">
      <w:pPr>
        <w:rPr>
          <w:rFonts w:ascii="Times New Roman" w:eastAsia="黑体" w:hAnsi="Times New Roman" w:cs="Times New Roman"/>
        </w:rPr>
      </w:pPr>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pPr>
      <w:bookmarkStart w:id="837" w:name="_Toc310409591"/>
      <w:bookmarkStart w:id="838" w:name="_Toc406075124"/>
      <w:r w:rsidRPr="00187CB3">
        <w:rPr>
          <w:rFonts w:ascii="Times New Roman" w:hAnsi="Times New Roman"/>
        </w:rPr>
        <w:t>事件记录查询</w:t>
      </w:r>
      <w:bookmarkEnd w:id="833"/>
      <w:bookmarkEnd w:id="834"/>
      <w:bookmarkEnd w:id="835"/>
      <w:bookmarkEnd w:id="836"/>
      <w:bookmarkEnd w:id="837"/>
      <w:bookmarkEnd w:id="838"/>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事件记录是</w:t>
      </w:r>
      <w:r w:rsidRPr="00187CB3">
        <w:rPr>
          <w:rFonts w:ascii="Times New Roman" w:hAnsi="Times New Roman" w:cs="Times New Roman"/>
        </w:rPr>
        <w:t>NicBuilder</w:t>
      </w:r>
      <w:r w:rsidRPr="00187CB3">
        <w:rPr>
          <w:rFonts w:ascii="Times New Roman" w:hAnsi="Times New Roman" w:cs="Times New Roman"/>
        </w:rPr>
        <w:t>监控软件的一个重要内容。当模拟量的数值或数值的变化异常以及开关量变位和操作员操作时，将产生一个事件。</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所要查询的事件是在</w:t>
      </w:r>
      <w:r w:rsidRPr="00187CB3">
        <w:rPr>
          <w:rFonts w:ascii="Times New Roman" w:hAnsi="Times New Roman" w:cs="Times New Roman"/>
        </w:rPr>
        <w:t>&lt;</w:t>
      </w:r>
      <w:r w:rsidRPr="00187CB3">
        <w:rPr>
          <w:rFonts w:ascii="Times New Roman" w:hAnsi="Times New Roman" w:cs="Times New Roman"/>
        </w:rPr>
        <w:t>系统数据库组态</w:t>
      </w:r>
      <w:r w:rsidRPr="00187CB3">
        <w:rPr>
          <w:rFonts w:ascii="Times New Roman" w:hAnsi="Times New Roman" w:cs="Times New Roman"/>
        </w:rPr>
        <w:t>\</w:t>
      </w:r>
      <w:r w:rsidRPr="00187CB3">
        <w:rPr>
          <w:rFonts w:ascii="Times New Roman" w:hAnsi="Times New Roman" w:cs="Times New Roman"/>
        </w:rPr>
        <w:t>数据点组态</w:t>
      </w:r>
      <w:r w:rsidRPr="00187CB3">
        <w:rPr>
          <w:rFonts w:ascii="Times New Roman" w:hAnsi="Times New Roman" w:cs="Times New Roman"/>
        </w:rPr>
        <w:t>&gt;</w:t>
      </w:r>
      <w:r w:rsidRPr="00187CB3">
        <w:rPr>
          <w:rFonts w:ascii="Times New Roman" w:hAnsi="Times New Roman" w:cs="Times New Roman"/>
        </w:rPr>
        <w:t>的报警属性中定义的，操作记录则无需定义。报警定义后，如果在运行阶段，变量的数值或变化情况满足已定义的报警条件、从报警条件恢复正常状态、报警应答时均可以产生报警事件（报警发生、报警恢复、报警应答）。同时对每一个变量的报警，可以规定报警的优先级，分别用于描述报警的严重程度和报警分类信息。</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历史事件记录查询程序（</w:t>
      </w:r>
      <w:r w:rsidRPr="00187CB3">
        <w:rPr>
          <w:rFonts w:ascii="Times New Roman" w:hAnsi="Times New Roman" w:cs="Times New Roman"/>
        </w:rPr>
        <w:t>evtq.exe</w:t>
      </w:r>
      <w:r w:rsidRPr="00187CB3">
        <w:rPr>
          <w:rFonts w:ascii="Times New Roman" w:hAnsi="Times New Roman" w:cs="Times New Roman"/>
        </w:rPr>
        <w:t>）可以显示模拟量报警、开关量变位和操作员操作情况，并提供是否显示报警</w:t>
      </w:r>
      <w:r w:rsidRPr="00187CB3">
        <w:rPr>
          <w:rFonts w:ascii="Times New Roman" w:hAnsi="Times New Roman" w:cs="Times New Roman"/>
        </w:rPr>
        <w:t>/</w:t>
      </w:r>
      <w:r w:rsidRPr="00187CB3">
        <w:rPr>
          <w:rFonts w:ascii="Times New Roman" w:hAnsi="Times New Roman" w:cs="Times New Roman"/>
        </w:rPr>
        <w:t>报警取消</w:t>
      </w:r>
      <w:r w:rsidRPr="00187CB3">
        <w:rPr>
          <w:rFonts w:ascii="Times New Roman" w:hAnsi="Times New Roman" w:cs="Times New Roman"/>
        </w:rPr>
        <w:t>/</w:t>
      </w:r>
      <w:r w:rsidRPr="00187CB3">
        <w:rPr>
          <w:rFonts w:ascii="Times New Roman" w:hAnsi="Times New Roman" w:cs="Times New Roman"/>
        </w:rPr>
        <w:t>操作的选项。查询的结果是可以打印出来的。</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839" w:name="_Toc533846661"/>
      <w:bookmarkStart w:id="840" w:name="_Toc533902780"/>
      <w:bookmarkStart w:id="841" w:name="_Toc533902933"/>
      <w:bookmarkStart w:id="842" w:name="_Toc533990505"/>
      <w:bookmarkStart w:id="843" w:name="_Toc310409592"/>
      <w:bookmarkStart w:id="844" w:name="_Toc406075125"/>
      <w:r w:rsidRPr="00187CB3">
        <w:rPr>
          <w:rFonts w:ascii="Times New Roman" w:hAnsi="Times New Roman"/>
        </w:rPr>
        <w:t>事件记录服务程序</w:t>
      </w:r>
      <w:r w:rsidRPr="00187CB3">
        <w:rPr>
          <w:rFonts w:ascii="Times New Roman" w:hAnsi="Times New Roman"/>
        </w:rPr>
        <w:t>EVTD</w:t>
      </w:r>
      <w:bookmarkEnd w:id="839"/>
      <w:bookmarkEnd w:id="840"/>
      <w:bookmarkEnd w:id="841"/>
      <w:bookmarkEnd w:id="842"/>
      <w:bookmarkEnd w:id="843"/>
      <w:bookmarkEnd w:id="84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事件记录服务程序</w:t>
      </w:r>
      <w:r w:rsidRPr="00187CB3">
        <w:rPr>
          <w:rFonts w:ascii="Times New Roman" w:hAnsi="Times New Roman" w:cs="Times New Roman"/>
        </w:rPr>
        <w:t>evtd</w:t>
      </w:r>
      <w:r w:rsidRPr="00187CB3">
        <w:rPr>
          <w:rFonts w:ascii="Times New Roman" w:hAnsi="Times New Roman" w:cs="Times New Roman"/>
        </w:rPr>
        <w:t>以后台服务的方式在</w:t>
      </w:r>
      <w:r w:rsidRPr="00187CB3">
        <w:rPr>
          <w:rFonts w:ascii="Times New Roman" w:hAnsi="Times New Roman" w:cs="Times New Roman"/>
        </w:rPr>
        <w:t>NicBuilder</w:t>
      </w:r>
      <w:r w:rsidRPr="00187CB3">
        <w:rPr>
          <w:rFonts w:ascii="Times New Roman" w:hAnsi="Times New Roman" w:cs="Times New Roman"/>
        </w:rPr>
        <w:t>系统安装时被加入到</w:t>
      </w:r>
      <w:r w:rsidRPr="00187CB3">
        <w:rPr>
          <w:rFonts w:ascii="Times New Roman" w:hAnsi="Times New Roman" w:cs="Times New Roman"/>
        </w:rPr>
        <w:t>Windows</w:t>
      </w:r>
      <w:r w:rsidRPr="00187CB3">
        <w:rPr>
          <w:rFonts w:ascii="Times New Roman" w:hAnsi="Times New Roman" w:cs="Times New Roman"/>
        </w:rPr>
        <w:t>系统服务管理器中，并在系统安装完成或</w:t>
      </w:r>
      <w:r w:rsidRPr="00187CB3">
        <w:rPr>
          <w:rFonts w:ascii="Times New Roman" w:hAnsi="Times New Roman" w:cs="Times New Roman"/>
        </w:rPr>
        <w:t>Windows</w:t>
      </w:r>
      <w:r w:rsidRPr="00187CB3">
        <w:rPr>
          <w:rFonts w:ascii="Times New Roman" w:hAnsi="Times New Roman" w:cs="Times New Roman"/>
        </w:rPr>
        <w:t>系统重启机时自动启动该服务。事件记录服务需要系统配置文件支持，系统配置文件的编写请参考第</w:t>
      </w:r>
      <w:r w:rsidRPr="00187CB3">
        <w:rPr>
          <w:rFonts w:ascii="Times New Roman" w:hAnsi="Times New Roman" w:cs="Times New Roman"/>
        </w:rPr>
        <w:t>9</w:t>
      </w:r>
      <w:r w:rsidRPr="00187CB3">
        <w:rPr>
          <w:rFonts w:ascii="Times New Roman" w:hAnsi="Times New Roman" w:cs="Times New Roman"/>
        </w:rPr>
        <w:t>章的相关内容。</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历史事件记录的队列长度为</w:t>
      </w:r>
      <w:r w:rsidRPr="00187CB3">
        <w:rPr>
          <w:rFonts w:ascii="Times New Roman" w:hAnsi="Times New Roman" w:cs="Times New Roman"/>
        </w:rPr>
        <w:t>1,000,000</w:t>
      </w:r>
      <w:r w:rsidRPr="00187CB3">
        <w:rPr>
          <w:rFonts w:ascii="Times New Roman" w:hAnsi="Times New Roman" w:cs="Times New Roman"/>
        </w:rPr>
        <w:t>条，队列满后，每记录一条新事件将清除一条最早的事件。</w:t>
      </w:r>
    </w:p>
    <w:p w:rsidR="00575BA4" w:rsidRPr="00187CB3" w:rsidRDefault="00575BA4" w:rsidP="00575BA4">
      <w:pPr>
        <w:pStyle w:val="2"/>
        <w:keepLines/>
        <w:widowControl w:val="0"/>
        <w:tabs>
          <w:tab w:val="num" w:pos="576"/>
        </w:tabs>
        <w:overflowPunct/>
        <w:autoSpaceDE/>
        <w:autoSpaceDN/>
        <w:adjustRightInd/>
        <w:spacing w:beforeLines="0" w:afterLines="0" w:line="415" w:lineRule="auto"/>
        <w:ind w:left="576" w:firstLine="0"/>
        <w:jc w:val="both"/>
        <w:textAlignment w:val="auto"/>
        <w:rPr>
          <w:rFonts w:ascii="Times New Roman" w:hAnsi="Times New Roman"/>
        </w:rPr>
      </w:pPr>
      <w:bookmarkStart w:id="845" w:name="_Toc533846662"/>
      <w:bookmarkStart w:id="846" w:name="_Toc533902781"/>
      <w:bookmarkStart w:id="847" w:name="_Toc533902934"/>
      <w:bookmarkStart w:id="848" w:name="_Toc533990506"/>
      <w:bookmarkStart w:id="849" w:name="_Toc310409593"/>
      <w:bookmarkStart w:id="850" w:name="_Toc406075126"/>
      <w:r w:rsidRPr="00187CB3">
        <w:rPr>
          <w:rFonts w:ascii="Times New Roman" w:hAnsi="Times New Roman"/>
        </w:rPr>
        <w:t>历史事件查阅程序</w:t>
      </w:r>
      <w:r w:rsidRPr="00187CB3">
        <w:rPr>
          <w:rFonts w:ascii="Times New Roman" w:hAnsi="Times New Roman"/>
        </w:rPr>
        <w:t>EVT</w:t>
      </w:r>
      <w:r w:rsidR="00293C1C" w:rsidRPr="00187CB3">
        <w:rPr>
          <w:rFonts w:ascii="Times New Roman" w:hAnsi="Times New Roman"/>
        </w:rPr>
        <w:t>L</w:t>
      </w:r>
      <w:r w:rsidRPr="00187CB3">
        <w:rPr>
          <w:rFonts w:ascii="Times New Roman" w:hAnsi="Times New Roman"/>
        </w:rPr>
        <w:t>Q</w:t>
      </w:r>
      <w:bookmarkEnd w:id="845"/>
      <w:bookmarkEnd w:id="846"/>
      <w:bookmarkEnd w:id="847"/>
      <w:bookmarkEnd w:id="848"/>
      <w:bookmarkEnd w:id="849"/>
      <w:bookmarkEnd w:id="850"/>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事件记录查询程序的运行界面如图</w:t>
      </w:r>
      <w:r w:rsidRPr="00187CB3">
        <w:rPr>
          <w:rFonts w:ascii="Times New Roman" w:hAnsi="Times New Roman" w:cs="Times New Roman"/>
        </w:rPr>
        <w:t>10.1</w:t>
      </w:r>
      <w:r w:rsidRPr="00187CB3">
        <w:rPr>
          <w:rFonts w:ascii="Times New Roman" w:hAnsi="Times New Roman" w:cs="Times New Roman"/>
        </w:rPr>
        <w:t>所示：</w:t>
      </w:r>
    </w:p>
    <w:p w:rsidR="00575BA4" w:rsidRPr="00187CB3" w:rsidRDefault="00DB0502"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4913886" cy="3088257"/>
            <wp:effectExtent l="19050" t="0" r="1014"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3" cstate="print"/>
                    <a:srcRect/>
                    <a:stretch>
                      <a:fillRect/>
                    </a:stretch>
                  </pic:blipFill>
                  <pic:spPr bwMode="auto">
                    <a:xfrm>
                      <a:off x="0" y="0"/>
                      <a:ext cx="4921426" cy="3092996"/>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10.1  </w:t>
      </w:r>
      <w:r w:rsidRPr="00187CB3">
        <w:rPr>
          <w:rFonts w:ascii="Times New Roman" w:hAnsi="Times New Roman" w:cs="Times New Roman"/>
          <w:sz w:val="18"/>
        </w:rPr>
        <w:t>事件记录查询窗口</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历史记录查询界面由一组菜单命令和快捷工具按钮组成，包括对历史事件记录的筛选、查看、打印等。</w:t>
      </w:r>
    </w:p>
    <w:p w:rsidR="00575BA4" w:rsidRPr="00187CB3" w:rsidRDefault="00575BA4" w:rsidP="00575BA4">
      <w:pPr>
        <w:pStyle w:val="3"/>
        <w:tabs>
          <w:tab w:val="num" w:pos="720"/>
        </w:tabs>
        <w:spacing w:line="416" w:lineRule="auto"/>
        <w:ind w:firstLine="0"/>
      </w:pPr>
      <w:bookmarkStart w:id="851" w:name="_Toc533846663"/>
      <w:bookmarkStart w:id="852" w:name="_Toc533902782"/>
      <w:bookmarkStart w:id="853" w:name="_Toc533902935"/>
      <w:bookmarkStart w:id="854" w:name="_Toc533990507"/>
      <w:bookmarkStart w:id="855" w:name="_Toc310409594"/>
      <w:bookmarkStart w:id="856" w:name="_Toc406075127"/>
      <w:r w:rsidRPr="00187CB3">
        <w:t>操作菜单及工具栏</w:t>
      </w:r>
      <w:bookmarkEnd w:id="851"/>
      <w:bookmarkEnd w:id="852"/>
      <w:bookmarkEnd w:id="853"/>
      <w:bookmarkEnd w:id="854"/>
      <w:bookmarkEnd w:id="855"/>
      <w:bookmarkEnd w:id="856"/>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操作菜单如图</w:t>
      </w:r>
      <w:r w:rsidRPr="00187CB3">
        <w:rPr>
          <w:rFonts w:ascii="Times New Roman" w:hAnsi="Times New Roman" w:cs="Times New Roman"/>
        </w:rPr>
        <w:t>10.2</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066800" cy="1038225"/>
            <wp:effectExtent l="1905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84" cstate="print"/>
                    <a:srcRect/>
                    <a:stretch>
                      <a:fillRect/>
                    </a:stretch>
                  </pic:blipFill>
                  <pic:spPr bwMode="auto">
                    <a:xfrm>
                      <a:off x="0" y="0"/>
                      <a:ext cx="1066800" cy="1038225"/>
                    </a:xfrm>
                    <a:prstGeom prst="rect">
                      <a:avLst/>
                    </a:prstGeom>
                    <a:noFill/>
                    <a:ln w="9525">
                      <a:noFill/>
                      <a:miter lim="800000"/>
                      <a:headEnd/>
                      <a:tailEnd/>
                    </a:ln>
                  </pic:spPr>
                </pic:pic>
              </a:graphicData>
            </a:graphic>
          </wp:inline>
        </w:drawing>
      </w:r>
    </w:p>
    <w:p w:rsidR="00575BA4" w:rsidRPr="00187CB3" w:rsidRDefault="00575BA4" w:rsidP="00575BA4">
      <w:pPr>
        <w:ind w:firstLine="360"/>
        <w:jc w:val="center"/>
        <w:rPr>
          <w:rFonts w:ascii="Times New Roman" w:hAnsi="Times New Roman" w:cs="Times New Roman"/>
        </w:rPr>
      </w:pPr>
      <w:r w:rsidRPr="00187CB3">
        <w:rPr>
          <w:rFonts w:ascii="Times New Roman" w:hAnsi="Times New Roman" w:cs="Times New Roman"/>
          <w:sz w:val="18"/>
        </w:rPr>
        <w:t>图</w:t>
      </w:r>
      <w:r w:rsidRPr="00187CB3">
        <w:rPr>
          <w:rFonts w:ascii="Times New Roman" w:hAnsi="Times New Roman" w:cs="Times New Roman"/>
          <w:sz w:val="18"/>
        </w:rPr>
        <w:t xml:space="preserve">10.2  </w:t>
      </w:r>
      <w:r w:rsidRPr="00187CB3">
        <w:rPr>
          <w:rFonts w:ascii="Times New Roman" w:hAnsi="Times New Roman" w:cs="Times New Roman"/>
          <w:sz w:val="18"/>
        </w:rPr>
        <w:t>事件记录查询操作菜单</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查看</w:t>
      </w:r>
      <w:r w:rsidRPr="00187CB3">
        <w:rPr>
          <w:rFonts w:ascii="Times New Roman" w:hAnsi="Times New Roman" w:cs="Times New Roman"/>
        </w:rPr>
        <w:t>\</w:t>
      </w:r>
      <w:r w:rsidRPr="00187CB3">
        <w:rPr>
          <w:rFonts w:ascii="Times New Roman" w:hAnsi="Times New Roman" w:cs="Times New Roman"/>
        </w:rPr>
        <w:t>工具栏</w:t>
      </w:r>
      <w:r w:rsidRPr="00187CB3">
        <w:rPr>
          <w:rFonts w:ascii="Times New Roman" w:hAnsi="Times New Roman" w:cs="Times New Roman"/>
        </w:rPr>
        <w:t>”</w:t>
      </w:r>
      <w:r w:rsidRPr="00187CB3">
        <w:rPr>
          <w:rFonts w:ascii="Times New Roman" w:hAnsi="Times New Roman" w:cs="Times New Roman"/>
        </w:rPr>
        <w:t>，在历史事件查询插口的上方显示操作工具栏，如图</w:t>
      </w:r>
      <w:r w:rsidRPr="00187CB3">
        <w:rPr>
          <w:rFonts w:ascii="Times New Roman" w:hAnsi="Times New Roman" w:cs="Times New Roman"/>
        </w:rPr>
        <w:t>10.3</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143000" cy="219075"/>
            <wp:effectExtent l="19050" t="0" r="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85" cstate="print"/>
                    <a:srcRect/>
                    <a:stretch>
                      <a:fillRect/>
                    </a:stretch>
                  </pic:blipFill>
                  <pic:spPr bwMode="auto">
                    <a:xfrm>
                      <a:off x="0" y="0"/>
                      <a:ext cx="1143000" cy="219075"/>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10.3  </w:t>
      </w:r>
      <w:r w:rsidRPr="00187CB3">
        <w:rPr>
          <w:rFonts w:ascii="Times New Roman" w:hAnsi="Times New Roman" w:cs="Times New Roman"/>
          <w:sz w:val="18"/>
        </w:rPr>
        <w:t>事件记录查询工具栏</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238125" cy="219075"/>
            <wp:effectExtent l="19050" t="0" r="9525" b="0"/>
            <wp:docPr id="364" name="图片 364" descr="pic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pic33"/>
                    <pic:cNvPicPr>
                      <a:picLocks noChangeAspect="1" noChangeArrowheads="1"/>
                    </pic:cNvPicPr>
                  </pic:nvPicPr>
                  <pic:blipFill>
                    <a:blip r:embed="rId286"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按历史时间查询操作，</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238125" cy="219075"/>
            <wp:effectExtent l="19050" t="0" r="9525" b="0"/>
            <wp:docPr id="365" name="图片 365" descr="p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p009"/>
                    <pic:cNvPicPr>
                      <a:picLocks noChangeAspect="1" noChangeArrowheads="1"/>
                    </pic:cNvPicPr>
                  </pic:nvPicPr>
                  <pic:blipFill>
                    <a:blip r:embed="rId287"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历史事件查询结果导出，等价于菜单</w:t>
      </w:r>
      <w:r w:rsidRPr="00187CB3">
        <w:rPr>
          <w:rFonts w:ascii="Times New Roman" w:hAnsi="Times New Roman" w:cs="Times New Roman"/>
        </w:rPr>
        <w:t>“</w:t>
      </w:r>
      <w:r w:rsidRPr="00187CB3">
        <w:rPr>
          <w:rFonts w:ascii="Times New Roman" w:hAnsi="Times New Roman" w:cs="Times New Roman"/>
        </w:rPr>
        <w:t>操作</w:t>
      </w:r>
      <w:r w:rsidRPr="00187CB3">
        <w:rPr>
          <w:rFonts w:ascii="Times New Roman" w:hAnsi="Times New Roman" w:cs="Times New Roman"/>
        </w:rPr>
        <w:t>\</w:t>
      </w:r>
      <w:r w:rsidRPr="00187CB3">
        <w:rPr>
          <w:rFonts w:ascii="Times New Roman" w:hAnsi="Times New Roman" w:cs="Times New Roman"/>
        </w:rPr>
        <w:t>输出到文件</w:t>
      </w:r>
      <w:r w:rsidRPr="00187CB3">
        <w:rPr>
          <w:rFonts w:ascii="Times New Roman" w:hAnsi="Times New Roman" w:cs="Times New Roman"/>
        </w:rPr>
        <w: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238125" cy="219075"/>
            <wp:effectExtent l="19050" t="0" r="9525" b="0"/>
            <wp:docPr id="366" name="图片 366" descr="P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P007"/>
                    <pic:cNvPicPr>
                      <a:picLocks noChangeAspect="1" noChangeArrowheads="1"/>
                    </pic:cNvPicPr>
                  </pic:nvPicPr>
                  <pic:blipFill>
                    <a:blip r:embed="rId60"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打印历史事件查询结果，等价于菜单</w:t>
      </w:r>
      <w:r w:rsidRPr="00187CB3">
        <w:rPr>
          <w:rFonts w:ascii="Times New Roman" w:hAnsi="Times New Roman" w:cs="Times New Roman"/>
        </w:rPr>
        <w:t>“</w:t>
      </w:r>
      <w:r w:rsidRPr="00187CB3">
        <w:rPr>
          <w:rFonts w:ascii="Times New Roman" w:hAnsi="Times New Roman" w:cs="Times New Roman"/>
        </w:rPr>
        <w:t>操作</w:t>
      </w:r>
      <w:r w:rsidRPr="00187CB3">
        <w:rPr>
          <w:rFonts w:ascii="Times New Roman" w:hAnsi="Times New Roman" w:cs="Times New Roman"/>
        </w:rPr>
        <w:t>\</w:t>
      </w:r>
      <w:r w:rsidRPr="00187CB3">
        <w:rPr>
          <w:rFonts w:ascii="Times New Roman" w:hAnsi="Times New Roman" w:cs="Times New Roman"/>
        </w:rPr>
        <w:t>打印</w:t>
      </w:r>
      <w:r w:rsidRPr="00187CB3">
        <w:rPr>
          <w:rFonts w:ascii="Times New Roman" w:hAnsi="Times New Roman" w:cs="Times New Roman"/>
        </w:rPr>
        <w: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noProof/>
        </w:rPr>
        <w:drawing>
          <wp:inline distT="0" distB="0" distL="0" distR="0">
            <wp:extent cx="238125" cy="219075"/>
            <wp:effectExtent l="19050" t="0" r="9525" b="0"/>
            <wp:docPr id="367" name="图片 367" descr="P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P008"/>
                    <pic:cNvPicPr>
                      <a:picLocks noChangeAspect="1" noChangeArrowheads="1"/>
                    </pic:cNvPicPr>
                  </pic:nvPicPr>
                  <pic:blipFill>
                    <a:blip r:embed="rId61"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历史事件查询程序信息，等价于菜单</w:t>
      </w:r>
      <w:r w:rsidRPr="00187CB3">
        <w:rPr>
          <w:rFonts w:ascii="Times New Roman" w:hAnsi="Times New Roman" w:cs="Times New Roman"/>
        </w:rPr>
        <w:t>“</w:t>
      </w:r>
      <w:r w:rsidRPr="00187CB3">
        <w:rPr>
          <w:rFonts w:ascii="Times New Roman" w:hAnsi="Times New Roman" w:cs="Times New Roman"/>
        </w:rPr>
        <w:t>帮助</w:t>
      </w:r>
      <w:r w:rsidRPr="00187CB3">
        <w:rPr>
          <w:rFonts w:ascii="Times New Roman" w:hAnsi="Times New Roman" w:cs="Times New Roman"/>
        </w:rPr>
        <w:t>\</w:t>
      </w:r>
      <w:r w:rsidRPr="00187CB3">
        <w:rPr>
          <w:rFonts w:ascii="Times New Roman" w:hAnsi="Times New Roman" w:cs="Times New Roman"/>
        </w:rPr>
        <w:t>关于</w:t>
      </w:r>
      <w:r w:rsidRPr="00187CB3">
        <w:rPr>
          <w:rFonts w:ascii="Times New Roman" w:hAnsi="Times New Roman" w:cs="Times New Roman"/>
        </w:rPr>
        <w:t>Evtq…”</w:t>
      </w:r>
    </w:p>
    <w:p w:rsidR="00575BA4" w:rsidRPr="00187CB3" w:rsidRDefault="00575BA4" w:rsidP="00575BA4">
      <w:pPr>
        <w:pStyle w:val="3"/>
        <w:tabs>
          <w:tab w:val="num" w:pos="720"/>
        </w:tabs>
        <w:spacing w:line="416" w:lineRule="auto"/>
        <w:ind w:firstLine="0"/>
      </w:pPr>
      <w:bookmarkStart w:id="857" w:name="_Toc533846664"/>
      <w:bookmarkStart w:id="858" w:name="_Toc533902783"/>
      <w:bookmarkStart w:id="859" w:name="_Toc533902936"/>
      <w:bookmarkStart w:id="860" w:name="_Toc533990508"/>
      <w:bookmarkStart w:id="861" w:name="_Toc310409595"/>
      <w:bookmarkStart w:id="862" w:name="_Toc406075128"/>
      <w:r w:rsidRPr="00187CB3">
        <w:t>查询</w:t>
      </w:r>
      <w:bookmarkEnd w:id="857"/>
      <w:bookmarkEnd w:id="858"/>
      <w:bookmarkEnd w:id="859"/>
      <w:bookmarkEnd w:id="860"/>
      <w:bookmarkEnd w:id="861"/>
      <w:bookmarkEnd w:id="862"/>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选择菜单命令</w:t>
      </w:r>
      <w:r w:rsidRPr="00187CB3">
        <w:rPr>
          <w:rFonts w:ascii="Times New Roman" w:hAnsi="Times New Roman" w:cs="Times New Roman"/>
        </w:rPr>
        <w:t>“</w:t>
      </w:r>
      <w:r w:rsidRPr="00187CB3">
        <w:rPr>
          <w:rFonts w:ascii="Times New Roman" w:hAnsi="Times New Roman" w:cs="Times New Roman"/>
        </w:rPr>
        <w:t>操作</w:t>
      </w:r>
      <w:r w:rsidRPr="00187CB3">
        <w:rPr>
          <w:rFonts w:ascii="Times New Roman" w:hAnsi="Times New Roman" w:cs="Times New Roman"/>
        </w:rPr>
        <w:t>\</w:t>
      </w:r>
      <w:r w:rsidRPr="00187CB3">
        <w:rPr>
          <w:rFonts w:ascii="Times New Roman" w:hAnsi="Times New Roman" w:cs="Times New Roman"/>
        </w:rPr>
        <w:t>查询</w:t>
      </w:r>
      <w:r w:rsidRPr="00187CB3">
        <w:rPr>
          <w:rFonts w:ascii="Times New Roman" w:hAnsi="Times New Roman" w:cs="Times New Roman"/>
        </w:rPr>
        <w:t>”</w:t>
      </w:r>
      <w:r w:rsidRPr="00187CB3">
        <w:rPr>
          <w:rFonts w:ascii="Times New Roman" w:hAnsi="Times New Roman" w:cs="Times New Roman"/>
        </w:rPr>
        <w:t>或单击</w:t>
      </w:r>
      <w:r w:rsidRPr="00187CB3">
        <w:rPr>
          <w:rFonts w:ascii="Times New Roman" w:hAnsi="Times New Roman" w:cs="Times New Roman"/>
          <w:noProof/>
        </w:rPr>
        <w:drawing>
          <wp:inline distT="0" distB="0" distL="0" distR="0">
            <wp:extent cx="238125" cy="219075"/>
            <wp:effectExtent l="19050" t="0" r="9525" b="0"/>
            <wp:docPr id="368" name="图片 368" descr="pic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pic33"/>
                    <pic:cNvPicPr>
                      <a:picLocks noChangeAspect="1" noChangeArrowheads="1"/>
                    </pic:cNvPicPr>
                  </pic:nvPicPr>
                  <pic:blipFill>
                    <a:blip r:embed="rId286"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按钮，弹出</w:t>
      </w:r>
      <w:r w:rsidRPr="00187CB3">
        <w:rPr>
          <w:rFonts w:ascii="Times New Roman" w:hAnsi="Times New Roman" w:cs="Times New Roman"/>
        </w:rPr>
        <w:t>“</w:t>
      </w:r>
      <w:r w:rsidRPr="00187CB3">
        <w:rPr>
          <w:rFonts w:ascii="Times New Roman" w:hAnsi="Times New Roman" w:cs="Times New Roman"/>
        </w:rPr>
        <w:t>查询</w:t>
      </w:r>
      <w:r w:rsidRPr="00187CB3">
        <w:rPr>
          <w:rFonts w:ascii="Times New Roman" w:hAnsi="Times New Roman" w:cs="Times New Roman"/>
        </w:rPr>
        <w:t>”</w:t>
      </w:r>
      <w:r w:rsidRPr="00187CB3">
        <w:rPr>
          <w:rFonts w:ascii="Times New Roman" w:hAnsi="Times New Roman" w:cs="Times New Roman"/>
        </w:rPr>
        <w:t>对话框，如图</w:t>
      </w:r>
      <w:r w:rsidRPr="00187CB3">
        <w:rPr>
          <w:rFonts w:ascii="Times New Roman" w:hAnsi="Times New Roman" w:cs="Times New Roman"/>
        </w:rPr>
        <w:t>10.4</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809750" cy="2133600"/>
            <wp:effectExtent l="1905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88" cstate="print"/>
                    <a:srcRect/>
                    <a:stretch>
                      <a:fillRect/>
                    </a:stretch>
                  </pic:blipFill>
                  <pic:spPr bwMode="auto">
                    <a:xfrm>
                      <a:off x="0" y="0"/>
                      <a:ext cx="1809750" cy="213360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10.4  “</w:t>
      </w:r>
      <w:r w:rsidRPr="00187CB3">
        <w:rPr>
          <w:rFonts w:ascii="Times New Roman" w:hAnsi="Times New Roman" w:cs="Times New Roman"/>
          <w:sz w:val="18"/>
        </w:rPr>
        <w:t>查询</w:t>
      </w:r>
      <w:r w:rsidRPr="00187CB3">
        <w:rPr>
          <w:rFonts w:ascii="Times New Roman" w:hAnsi="Times New Roman" w:cs="Times New Roman"/>
          <w:sz w:val="18"/>
        </w:rPr>
        <w:t>”</w:t>
      </w:r>
      <w:r w:rsidRPr="00187CB3">
        <w:rPr>
          <w:rFonts w:ascii="Times New Roman" w:hAnsi="Times New Roman" w:cs="Times New Roman"/>
          <w:sz w:val="18"/>
        </w:rPr>
        <w:t>命令对话框</w:t>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其中</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ab/>
      </w:r>
      <w:r w:rsidRPr="00187CB3">
        <w:rPr>
          <w:rFonts w:ascii="Times New Roman" w:hAnsi="Times New Roman" w:cs="Times New Roman"/>
        </w:rPr>
        <w:t>时间类型包括：</w:t>
      </w:r>
      <w:r w:rsidR="005501EE" w:rsidRPr="00187CB3">
        <w:rPr>
          <w:rFonts w:ascii="Times New Roman" w:hAnsi="Times New Roman" w:cs="Times New Roman"/>
        </w:rPr>
        <w:t>历史</w:t>
      </w:r>
      <w:r w:rsidRPr="00187CB3">
        <w:rPr>
          <w:rFonts w:ascii="Times New Roman" w:hAnsi="Times New Roman" w:cs="Times New Roman"/>
        </w:rPr>
        <w:t>报警、操作</w:t>
      </w:r>
      <w:r w:rsidR="005501EE" w:rsidRPr="00187CB3">
        <w:rPr>
          <w:rFonts w:ascii="Times New Roman" w:hAnsi="Times New Roman" w:cs="Times New Roman"/>
        </w:rPr>
        <w:t>记录</w:t>
      </w:r>
      <w:r w:rsidRPr="00187CB3">
        <w:rPr>
          <w:rFonts w:ascii="Times New Roman" w:hAnsi="Times New Roman" w:cs="Times New Roman"/>
        </w:rPr>
        <w:t>、</w:t>
      </w:r>
      <w:r w:rsidR="005501EE" w:rsidRPr="00187CB3">
        <w:rPr>
          <w:rFonts w:ascii="Times New Roman" w:hAnsi="Times New Roman" w:cs="Times New Roman"/>
        </w:rPr>
        <w:t>已确认报警</w:t>
      </w:r>
      <w:r w:rsidRPr="00187CB3">
        <w:rPr>
          <w:rFonts w:ascii="Times New Roman" w:hAnsi="Times New Roman" w:cs="Times New Roman"/>
        </w:rPr>
        <w:t>；</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开始日期</w:t>
      </w:r>
      <w:r w:rsidRPr="00187CB3">
        <w:rPr>
          <w:rFonts w:ascii="Times New Roman" w:hAnsi="Times New Roman" w:cs="Times New Roman"/>
        </w:rPr>
        <w:t>/</w:t>
      </w:r>
      <w:r w:rsidRPr="00187CB3">
        <w:rPr>
          <w:rFonts w:ascii="Times New Roman" w:hAnsi="Times New Roman" w:cs="Times New Roman"/>
        </w:rPr>
        <w:t>时间：选择所查询的历史事件记录的时间段启始时间；</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结束日期</w:t>
      </w:r>
      <w:r w:rsidRPr="00187CB3">
        <w:rPr>
          <w:rFonts w:ascii="Times New Roman" w:hAnsi="Times New Roman" w:cs="Times New Roman"/>
        </w:rPr>
        <w:t>/</w:t>
      </w:r>
      <w:r w:rsidRPr="00187CB3">
        <w:rPr>
          <w:rFonts w:ascii="Times New Roman" w:hAnsi="Times New Roman" w:cs="Times New Roman"/>
        </w:rPr>
        <w:t>时间：选择所查询的历史事件记录的时间段结束时间；</w:t>
      </w:r>
    </w:p>
    <w:p w:rsidR="00575BA4" w:rsidRPr="00187CB3" w:rsidRDefault="00575BA4" w:rsidP="00575BA4">
      <w:pPr>
        <w:pStyle w:val="3"/>
        <w:tabs>
          <w:tab w:val="num" w:pos="720"/>
        </w:tabs>
        <w:spacing w:line="416" w:lineRule="auto"/>
        <w:ind w:firstLine="0"/>
      </w:pPr>
      <w:bookmarkStart w:id="863" w:name="_Toc533846666"/>
      <w:bookmarkStart w:id="864" w:name="_Toc533902785"/>
      <w:bookmarkStart w:id="865" w:name="_Toc533902938"/>
      <w:bookmarkStart w:id="866" w:name="_Toc533990510"/>
      <w:bookmarkStart w:id="867" w:name="_Toc310409596"/>
      <w:bookmarkStart w:id="868" w:name="_Toc406075129"/>
      <w:r w:rsidRPr="00187CB3">
        <w:t>输出到文件</w:t>
      </w:r>
      <w:bookmarkEnd w:id="863"/>
      <w:bookmarkEnd w:id="864"/>
      <w:bookmarkEnd w:id="865"/>
      <w:bookmarkEnd w:id="866"/>
      <w:bookmarkEnd w:id="867"/>
      <w:bookmarkEnd w:id="868"/>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单击工具栏按钮</w:t>
      </w:r>
      <w:r w:rsidRPr="00187CB3">
        <w:rPr>
          <w:rFonts w:ascii="Times New Roman" w:hAnsi="Times New Roman" w:cs="Times New Roman"/>
          <w:noProof/>
        </w:rPr>
        <w:drawing>
          <wp:inline distT="0" distB="0" distL="0" distR="0">
            <wp:extent cx="238125" cy="219075"/>
            <wp:effectExtent l="19050" t="0" r="9525" b="0"/>
            <wp:docPr id="370" name="图片 370" descr="p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p009"/>
                    <pic:cNvPicPr>
                      <a:picLocks noChangeAspect="1" noChangeArrowheads="1"/>
                    </pic:cNvPicPr>
                  </pic:nvPicPr>
                  <pic:blipFill>
                    <a:blip r:embed="rId287"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或执行菜单命令，弹出保存记录文件对话框，给事件记录文件取名后则保存输出的事件记录，如图</w:t>
      </w:r>
      <w:r w:rsidRPr="00187CB3">
        <w:rPr>
          <w:rFonts w:ascii="Times New Roman" w:hAnsi="Times New Roman" w:cs="Times New Roman"/>
        </w:rPr>
        <w:t>10.5</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009775" cy="1047750"/>
            <wp:effectExtent l="19050" t="0" r="9525" b="0"/>
            <wp:docPr id="371" name="图片 371"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q5"/>
                    <pic:cNvPicPr>
                      <a:picLocks noChangeAspect="1" noChangeArrowheads="1"/>
                    </pic:cNvPicPr>
                  </pic:nvPicPr>
                  <pic:blipFill>
                    <a:blip r:embed="rId289" cstate="print"/>
                    <a:srcRect/>
                    <a:stretch>
                      <a:fillRect/>
                    </a:stretch>
                  </pic:blipFill>
                  <pic:spPr bwMode="auto">
                    <a:xfrm>
                      <a:off x="0" y="0"/>
                      <a:ext cx="2009775" cy="104775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10.5  </w:t>
      </w:r>
      <w:r w:rsidRPr="00187CB3">
        <w:rPr>
          <w:rFonts w:ascii="Times New Roman" w:hAnsi="Times New Roman" w:cs="Times New Roman"/>
          <w:sz w:val="18"/>
        </w:rPr>
        <w:t>保存事件记录文件</w:t>
      </w:r>
    </w:p>
    <w:p w:rsidR="00575BA4" w:rsidRPr="00187CB3" w:rsidRDefault="00575BA4" w:rsidP="00575BA4">
      <w:pPr>
        <w:ind w:firstLine="420"/>
        <w:jc w:val="center"/>
        <w:rPr>
          <w:rFonts w:ascii="Times New Roman" w:hAnsi="Times New Roman" w:cs="Times New Roman"/>
        </w:rPr>
      </w:pPr>
    </w:p>
    <w:bookmarkEnd w:id="815"/>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输出的事件记录文件是以</w:t>
      </w:r>
      <w:r w:rsidRPr="00187CB3">
        <w:rPr>
          <w:rFonts w:ascii="Times New Roman" w:hAnsi="Times New Roman" w:cs="Times New Roman"/>
        </w:rPr>
        <w:t>.csv</w:t>
      </w:r>
      <w:r w:rsidRPr="00187CB3">
        <w:rPr>
          <w:rFonts w:ascii="Times New Roman" w:hAnsi="Times New Roman" w:cs="Times New Roman"/>
        </w:rPr>
        <w:t>的文件格式存放的，该文件可以通过第三方应用程序（如</w:t>
      </w:r>
      <w:r w:rsidRPr="00187CB3">
        <w:rPr>
          <w:rFonts w:ascii="Times New Roman" w:hAnsi="Times New Roman" w:cs="Times New Roman"/>
        </w:rPr>
        <w:t>MS Excel.exe</w:t>
      </w:r>
      <w:r w:rsidRPr="00187CB3">
        <w:rPr>
          <w:rFonts w:ascii="Times New Roman" w:hAnsi="Times New Roman" w:cs="Times New Roman"/>
        </w:rPr>
        <w:t>）打开。</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lastRenderedPageBreak/>
        <w:t>另外，输出的记录文件是一种人工的保存方式，而不会被</w:t>
      </w:r>
      <w:r w:rsidRPr="00187CB3">
        <w:rPr>
          <w:rFonts w:ascii="Times New Roman" w:hAnsi="Times New Roman" w:cs="Times New Roman"/>
        </w:rPr>
        <w:t>NicBuilder</w:t>
      </w:r>
      <w:r w:rsidRPr="00187CB3">
        <w:rPr>
          <w:rFonts w:ascii="Times New Roman" w:hAnsi="Times New Roman" w:cs="Times New Roman"/>
        </w:rPr>
        <w:t>系统清除，因此，它可以作为一种长期的文档保存方式被使用。</w:t>
      </w:r>
    </w:p>
    <w:p w:rsidR="00575BA4" w:rsidRPr="00187CB3" w:rsidRDefault="00575BA4" w:rsidP="00575BA4">
      <w:pPr>
        <w:pStyle w:val="3"/>
        <w:tabs>
          <w:tab w:val="num" w:pos="720"/>
        </w:tabs>
        <w:spacing w:line="416" w:lineRule="auto"/>
        <w:ind w:firstLine="0"/>
      </w:pPr>
      <w:bookmarkStart w:id="869" w:name="_Toc533846667"/>
      <w:bookmarkStart w:id="870" w:name="_Toc533902786"/>
      <w:bookmarkStart w:id="871" w:name="_Toc533902939"/>
      <w:bookmarkStart w:id="872" w:name="_Toc533990511"/>
      <w:bookmarkStart w:id="873" w:name="_Toc310409597"/>
      <w:bookmarkStart w:id="874" w:name="_Toc406075130"/>
      <w:r w:rsidRPr="00187CB3">
        <w:t>打印</w:t>
      </w:r>
      <w:bookmarkEnd w:id="869"/>
      <w:bookmarkEnd w:id="870"/>
      <w:bookmarkEnd w:id="871"/>
      <w:bookmarkEnd w:id="872"/>
      <w:bookmarkEnd w:id="873"/>
      <w:bookmarkEnd w:id="874"/>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除了上节所述的将历史事件记录查询结果输出到文件保存外，也可以直接由记录查询程序提供的事件打印功能直接将事件打印出来。</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执行菜单命令</w:t>
      </w:r>
      <w:r w:rsidRPr="00187CB3">
        <w:rPr>
          <w:rFonts w:ascii="Times New Roman" w:hAnsi="Times New Roman" w:cs="Times New Roman"/>
        </w:rPr>
        <w:t>“</w:t>
      </w:r>
      <w:r w:rsidRPr="00187CB3">
        <w:rPr>
          <w:rFonts w:ascii="Times New Roman" w:hAnsi="Times New Roman" w:cs="Times New Roman"/>
        </w:rPr>
        <w:t>操作</w:t>
      </w:r>
      <w:r w:rsidRPr="00187CB3">
        <w:rPr>
          <w:rFonts w:ascii="Times New Roman" w:hAnsi="Times New Roman" w:cs="Times New Roman"/>
        </w:rPr>
        <w:t>\</w:t>
      </w:r>
      <w:r w:rsidRPr="00187CB3">
        <w:rPr>
          <w:rFonts w:ascii="Times New Roman" w:hAnsi="Times New Roman" w:cs="Times New Roman"/>
        </w:rPr>
        <w:t>打印</w:t>
      </w:r>
      <w:r w:rsidRPr="00187CB3">
        <w:rPr>
          <w:rFonts w:ascii="Times New Roman" w:hAnsi="Times New Roman" w:cs="Times New Roman"/>
        </w:rPr>
        <w:t>”</w:t>
      </w:r>
      <w:r w:rsidRPr="00187CB3">
        <w:rPr>
          <w:rFonts w:ascii="Times New Roman" w:hAnsi="Times New Roman" w:cs="Times New Roman"/>
        </w:rPr>
        <w:t>或单击工具栏按钮</w:t>
      </w:r>
      <w:r w:rsidRPr="00187CB3">
        <w:rPr>
          <w:rFonts w:ascii="Times New Roman" w:hAnsi="Times New Roman" w:cs="Times New Roman"/>
          <w:noProof/>
        </w:rPr>
        <w:drawing>
          <wp:inline distT="0" distB="0" distL="0" distR="0">
            <wp:extent cx="238125" cy="219075"/>
            <wp:effectExtent l="19050" t="0" r="9525" b="0"/>
            <wp:docPr id="1679" name="图片 372" descr="p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p007"/>
                    <pic:cNvPicPr>
                      <a:picLocks noChangeAspect="1" noChangeArrowheads="1"/>
                    </pic:cNvPicPr>
                  </pic:nvPicPr>
                  <pic:blipFill>
                    <a:blip r:embed="rId60"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187CB3">
        <w:rPr>
          <w:rFonts w:ascii="Times New Roman" w:hAnsi="Times New Roman" w:cs="Times New Roman"/>
        </w:rPr>
        <w:t>，弹出事件打印对话框，所有被列入到事件查询结果窗口的事件将被打印出来，每条事件记录信息以</w:t>
      </w:r>
      <w:r w:rsidRPr="00187CB3">
        <w:rPr>
          <w:rFonts w:ascii="Times New Roman" w:hAnsi="Times New Roman" w:cs="Times New Roman"/>
        </w:rPr>
        <w:t>“</w:t>
      </w:r>
      <w:r w:rsidRPr="00187CB3">
        <w:rPr>
          <w:rFonts w:ascii="Times New Roman" w:hAnsi="Times New Roman" w:cs="Times New Roman"/>
        </w:rPr>
        <w:t>，</w:t>
      </w:r>
      <w:r w:rsidRPr="00187CB3">
        <w:rPr>
          <w:rFonts w:ascii="Times New Roman" w:hAnsi="Times New Roman" w:cs="Times New Roman"/>
        </w:rPr>
        <w:t>”</w:t>
      </w:r>
      <w:r w:rsidRPr="00187CB3">
        <w:rPr>
          <w:rFonts w:ascii="Times New Roman" w:hAnsi="Times New Roman" w:cs="Times New Roman"/>
        </w:rPr>
        <w:t>分隔符区分描述。</w:t>
      </w:r>
    </w:p>
    <w:p w:rsidR="00575BA4" w:rsidRPr="00187CB3" w:rsidRDefault="00575BA4" w:rsidP="00575BA4">
      <w:pPr>
        <w:pStyle w:val="3"/>
        <w:tabs>
          <w:tab w:val="num" w:pos="720"/>
        </w:tabs>
        <w:spacing w:line="416" w:lineRule="auto"/>
        <w:ind w:firstLine="0"/>
      </w:pPr>
      <w:bookmarkStart w:id="875" w:name="_Toc533846668"/>
      <w:bookmarkStart w:id="876" w:name="_Toc533902787"/>
      <w:bookmarkStart w:id="877" w:name="_Toc533902940"/>
      <w:bookmarkStart w:id="878" w:name="_Toc533990512"/>
      <w:bookmarkStart w:id="879" w:name="_Toc310409598"/>
      <w:bookmarkStart w:id="880" w:name="_Toc406075131"/>
      <w:r w:rsidRPr="00187CB3">
        <w:t>帮助</w:t>
      </w:r>
      <w:bookmarkEnd w:id="875"/>
      <w:bookmarkEnd w:id="876"/>
      <w:bookmarkEnd w:id="877"/>
      <w:bookmarkEnd w:id="878"/>
      <w:bookmarkEnd w:id="879"/>
      <w:bookmarkEnd w:id="880"/>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帮助菜单提供历史事件记录查询程序（</w:t>
      </w:r>
      <w:r w:rsidRPr="00187CB3">
        <w:rPr>
          <w:rFonts w:ascii="Times New Roman" w:hAnsi="Times New Roman" w:cs="Times New Roman"/>
        </w:rPr>
        <w:t>evtq.exe</w:t>
      </w:r>
      <w:r w:rsidRPr="00187CB3">
        <w:rPr>
          <w:rFonts w:ascii="Times New Roman" w:hAnsi="Times New Roman" w:cs="Times New Roman"/>
        </w:rPr>
        <w:t>）的版权信息。</w:t>
      </w:r>
    </w:p>
    <w:p w:rsidR="00575BA4" w:rsidRPr="00187CB3" w:rsidRDefault="00575BA4" w:rsidP="00575BA4">
      <w:pPr>
        <w:ind w:firstLine="420"/>
        <w:rPr>
          <w:rFonts w:ascii="Times New Roman" w:hAnsi="Times New Roman" w:cs="Times New Roman"/>
        </w:rPr>
      </w:pPr>
    </w:p>
    <w:p w:rsidR="00575BA4" w:rsidRPr="00187CB3" w:rsidRDefault="005501EE"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965689" cy="831161"/>
            <wp:effectExtent l="19050" t="0" r="6111" b="0"/>
            <wp:docPr id="1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0" cstate="print"/>
                    <a:srcRect/>
                    <a:stretch>
                      <a:fillRect/>
                    </a:stretch>
                  </pic:blipFill>
                  <pic:spPr bwMode="auto">
                    <a:xfrm>
                      <a:off x="0" y="0"/>
                      <a:ext cx="2976183" cy="834102"/>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10.6  </w:t>
      </w:r>
      <w:r w:rsidRPr="00187CB3">
        <w:rPr>
          <w:rFonts w:ascii="Times New Roman" w:hAnsi="Times New Roman" w:cs="Times New Roman"/>
          <w:sz w:val="18"/>
        </w:rPr>
        <w:t>帮助信息</w:t>
      </w:r>
    </w:p>
    <w:p w:rsidR="00575BA4" w:rsidRPr="00187CB3" w:rsidRDefault="00575BA4" w:rsidP="00C70844">
      <w:pPr>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实际组态的操作方法如下图</w:t>
      </w:r>
      <w:r w:rsidRPr="00187CB3">
        <w:rPr>
          <w:rFonts w:ascii="Times New Roman" w:hAnsi="Times New Roman" w:cs="Times New Roman"/>
        </w:rPr>
        <w:t>10.7</w:t>
      </w:r>
      <w:r w:rsidRPr="00187CB3">
        <w:rPr>
          <w:rFonts w:ascii="Times New Roman" w:hAnsi="Times New Roman" w:cs="Times New Roman"/>
        </w:rPr>
        <w:t>所示</w:t>
      </w:r>
      <w:r w:rsidRPr="00187CB3">
        <w:rPr>
          <w:rFonts w:ascii="Times New Roman" w:hAnsi="Times New Roman" w:cs="Times New Roman"/>
        </w:rPr>
        <w:t>:</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rPr>
        <w:object w:dxaOrig="9126" w:dyaOrig="7464">
          <v:shape id="_x0000_i1035" type="#_x0000_t75" style="width:454.45pt;height:329.15pt" o:ole="">
            <v:imagedata r:id="rId291" o:title=""/>
          </v:shape>
          <o:OLEObject Type="Embed" ProgID="Visio.Drawing.11" ShapeID="_x0000_i1035" DrawAspect="Content" ObjectID="_1479818973" r:id="rId292"/>
        </w:object>
      </w:r>
    </w:p>
    <w:p w:rsidR="00575BA4" w:rsidRPr="00187CB3" w:rsidRDefault="00575BA4" w:rsidP="00575BA4">
      <w:pPr>
        <w:ind w:firstLine="360"/>
        <w:jc w:val="center"/>
        <w:rPr>
          <w:rFonts w:ascii="Times New Roman" w:hAnsi="Times New Roman" w:cs="Times New Roman"/>
          <w:sz w:val="18"/>
          <w:szCs w:val="18"/>
        </w:rPr>
        <w:sectPr w:rsidR="00575BA4" w:rsidRPr="00187CB3" w:rsidSect="00A93871">
          <w:headerReference w:type="default" r:id="rId293"/>
          <w:pgSz w:w="11907" w:h="16840" w:code="9"/>
          <w:pgMar w:top="1134" w:right="680" w:bottom="680" w:left="1134" w:header="680" w:footer="680" w:gutter="0"/>
          <w:cols w:space="425"/>
          <w:docGrid w:linePitch="288" w:charSpace="1102"/>
        </w:sectPr>
      </w:pPr>
      <w:r w:rsidRPr="00187CB3">
        <w:rPr>
          <w:rFonts w:ascii="Times New Roman" w:hAnsi="Times New Roman" w:cs="Times New Roman"/>
          <w:sz w:val="18"/>
          <w:szCs w:val="18"/>
        </w:rPr>
        <w:t>图</w:t>
      </w:r>
      <w:r w:rsidRPr="00187CB3">
        <w:rPr>
          <w:rFonts w:ascii="Times New Roman" w:hAnsi="Times New Roman" w:cs="Times New Roman"/>
          <w:sz w:val="18"/>
          <w:szCs w:val="18"/>
        </w:rPr>
        <w:t xml:space="preserve">10.7 </w:t>
      </w:r>
      <w:r w:rsidRPr="00187CB3">
        <w:rPr>
          <w:rFonts w:ascii="Times New Roman" w:hAnsi="Times New Roman" w:cs="Times New Roman"/>
          <w:sz w:val="18"/>
          <w:szCs w:val="18"/>
        </w:rPr>
        <w:t>历史库在实际组态中的应用于操作流程图</w:t>
      </w:r>
    </w:p>
    <w:p w:rsidR="00575BA4" w:rsidRPr="00187CB3" w:rsidRDefault="00575BA4" w:rsidP="00575BA4">
      <w:pPr>
        <w:rPr>
          <w:rFonts w:ascii="Times New Roman" w:hAnsi="Times New Roman" w:cs="Times New Roman"/>
        </w:rPr>
      </w:pPr>
    </w:p>
    <w:p w:rsidR="00575BA4" w:rsidRPr="00187CB3" w:rsidRDefault="00575BA4" w:rsidP="00575BA4">
      <w:pPr>
        <w:pStyle w:val="1"/>
        <w:numPr>
          <w:ilvl w:val="0"/>
          <w:numId w:val="0"/>
        </w:numPr>
        <w:spacing w:before="120"/>
        <w:rPr>
          <w:rFonts w:ascii="Times New Roman" w:hAnsi="Times New Roman"/>
        </w:rPr>
      </w:pPr>
      <w:bookmarkStart w:id="881" w:name="_Toc533846669"/>
      <w:bookmarkStart w:id="882" w:name="_Toc533902788"/>
      <w:bookmarkStart w:id="883" w:name="_Toc533902941"/>
      <w:bookmarkStart w:id="884" w:name="_Toc533990513"/>
      <w:bookmarkStart w:id="885" w:name="_Toc310409599"/>
      <w:bookmarkStart w:id="886" w:name="_Toc406075132"/>
      <w:r w:rsidRPr="00187CB3">
        <w:rPr>
          <w:rFonts w:ascii="Times New Roman" w:hAnsi="Times New Roman"/>
        </w:rPr>
        <w:t>附录</w:t>
      </w:r>
      <w:r w:rsidRPr="00187CB3">
        <w:rPr>
          <w:rFonts w:ascii="Times New Roman" w:hAnsi="Times New Roman"/>
        </w:rPr>
        <w:t>A  ActiveX</w:t>
      </w:r>
      <w:r w:rsidRPr="00187CB3">
        <w:rPr>
          <w:rFonts w:ascii="Times New Roman" w:hAnsi="Times New Roman"/>
        </w:rPr>
        <w:t>自动化接口</w:t>
      </w:r>
      <w:bookmarkEnd w:id="881"/>
      <w:bookmarkEnd w:id="882"/>
      <w:bookmarkEnd w:id="883"/>
      <w:bookmarkEnd w:id="884"/>
      <w:bookmarkEnd w:id="885"/>
      <w:bookmarkEnd w:id="886"/>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NicBuilder</w:t>
      </w:r>
      <w:r w:rsidRPr="00187CB3">
        <w:rPr>
          <w:rFonts w:ascii="Times New Roman" w:hAnsi="Times New Roman" w:cs="Times New Roman"/>
        </w:rPr>
        <w:t>系统提供的</w:t>
      </w:r>
      <w:r w:rsidRPr="00187CB3">
        <w:rPr>
          <w:rFonts w:ascii="Times New Roman" w:hAnsi="Times New Roman" w:cs="Times New Roman"/>
        </w:rPr>
        <w:t>ActiveX</w:t>
      </w:r>
      <w:r w:rsidRPr="00187CB3">
        <w:rPr>
          <w:rFonts w:ascii="Times New Roman" w:hAnsi="Times New Roman" w:cs="Times New Roman"/>
        </w:rPr>
        <w:t>自动化接口可以读取实时数据，历史数据和事件记录。接口声明如下：</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读取实时数据的接口</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void qryRtData(BSTR tagList, long period);</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void reQryRtData(long period);</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BSTR rdRtData(BSTR format, BSTR separator, long isBool);</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读取历史数据的接口</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void qryHisData(BSTR tagList, DATE startTime, long step, long length);</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BSTR rdHisData(BSTR format, BSTR separator, long isBool);</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读取事件记录的接口</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void qryEvts(DATE startTime, DATE endTime, long flag);</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BSTR rdEvts();</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ab/>
      </w:r>
    </w:p>
    <w:p w:rsidR="00575BA4" w:rsidRPr="00187CB3" w:rsidRDefault="00575BA4" w:rsidP="00575BA4">
      <w:pPr>
        <w:ind w:firstLine="422"/>
        <w:rPr>
          <w:rFonts w:ascii="Times New Roman" w:hAnsi="Times New Roman" w:cs="Times New Roman"/>
          <w:b/>
        </w:rPr>
      </w:pPr>
      <w:r w:rsidRPr="00187CB3">
        <w:rPr>
          <w:rFonts w:ascii="Times New Roman" w:hAnsi="Times New Roman" w:cs="Times New Roman"/>
          <w:b/>
        </w:rPr>
        <w:t>参数</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 xml:space="preserve">DATE </w:t>
      </w:r>
      <w:r w:rsidRPr="00187CB3">
        <w:rPr>
          <w:rFonts w:ascii="Times New Roman" w:hAnsi="Times New Roman" w:cs="Times New Roman"/>
        </w:rPr>
        <w:t>格式为</w:t>
      </w:r>
      <w:r w:rsidRPr="00187CB3">
        <w:rPr>
          <w:rFonts w:ascii="Times New Roman" w:hAnsi="Times New Roman" w:cs="Times New Roman"/>
        </w:rPr>
        <w:t>“#</w:t>
      </w:r>
      <w:r w:rsidRPr="00187CB3">
        <w:rPr>
          <w:rFonts w:ascii="Times New Roman" w:hAnsi="Times New Roman" w:cs="Times New Roman"/>
        </w:rPr>
        <w:t>年</w:t>
      </w:r>
      <w:r w:rsidRPr="00187CB3">
        <w:rPr>
          <w:rFonts w:ascii="Times New Roman" w:hAnsi="Times New Roman" w:cs="Times New Roman"/>
        </w:rPr>
        <w:t>-</w:t>
      </w:r>
      <w:r w:rsidRPr="00187CB3">
        <w:rPr>
          <w:rFonts w:ascii="Times New Roman" w:hAnsi="Times New Roman" w:cs="Times New Roman"/>
        </w:rPr>
        <w:t>月</w:t>
      </w:r>
      <w:r w:rsidRPr="00187CB3">
        <w:rPr>
          <w:rFonts w:ascii="Times New Roman" w:hAnsi="Times New Roman" w:cs="Times New Roman"/>
        </w:rPr>
        <w:t>-</w:t>
      </w:r>
      <w:r w:rsidRPr="00187CB3">
        <w:rPr>
          <w:rFonts w:ascii="Times New Roman" w:hAnsi="Times New Roman" w:cs="Times New Roman"/>
        </w:rPr>
        <w:t>日</w:t>
      </w:r>
      <w:r w:rsidRPr="00187CB3">
        <w:rPr>
          <w:rFonts w:ascii="Times New Roman" w:hAnsi="Times New Roman" w:cs="Times New Roman"/>
        </w:rPr>
        <w:t xml:space="preserve"> </w:t>
      </w:r>
      <w:r w:rsidRPr="00187CB3">
        <w:rPr>
          <w:rFonts w:ascii="Times New Roman" w:hAnsi="Times New Roman" w:cs="Times New Roman"/>
        </w:rPr>
        <w:t>时</w:t>
      </w:r>
      <w:r w:rsidRPr="00187CB3">
        <w:rPr>
          <w:rFonts w:ascii="Times New Roman" w:hAnsi="Times New Roman" w:cs="Times New Roman"/>
        </w:rPr>
        <w:t>:</w:t>
      </w:r>
      <w:r w:rsidRPr="00187CB3">
        <w:rPr>
          <w:rFonts w:ascii="Times New Roman" w:hAnsi="Times New Roman" w:cs="Times New Roman"/>
        </w:rPr>
        <w:t>分</w:t>
      </w:r>
      <w:r w:rsidRPr="00187CB3">
        <w:rPr>
          <w:rFonts w:ascii="Times New Roman" w:hAnsi="Times New Roman" w:cs="Times New Roman"/>
        </w:rPr>
        <w:t>:</w:t>
      </w:r>
      <w:r w:rsidRPr="00187CB3">
        <w:rPr>
          <w:rFonts w:ascii="Times New Roman" w:hAnsi="Times New Roman" w:cs="Times New Roman"/>
        </w:rPr>
        <w:t>秒</w:t>
      </w:r>
      <w:r w:rsidRPr="00187CB3">
        <w:rPr>
          <w:rFonts w:ascii="Times New Roman" w:hAnsi="Times New Roman" w:cs="Times New Roman"/>
        </w:rPr>
        <w:t>#”</w:t>
      </w:r>
      <w:r w:rsidRPr="00187CB3">
        <w:rPr>
          <w:rFonts w:ascii="Times New Roman" w:hAnsi="Times New Roman" w:cs="Times New Roman"/>
        </w:rPr>
        <w:t>，例如</w:t>
      </w:r>
      <w:r w:rsidRPr="00187CB3">
        <w:rPr>
          <w:rFonts w:ascii="Times New Roman" w:hAnsi="Times New Roman" w:cs="Times New Roman"/>
        </w:rPr>
        <w:t>“</w:t>
      </w:r>
      <w:smartTag w:uri="urn:schemas-microsoft-com:office:smarttags" w:element="chsdate">
        <w:smartTagPr>
          <w:attr w:name="Year" w:val="2000"/>
          <w:attr w:name="Month" w:val="1"/>
          <w:attr w:name="Day" w:val="1"/>
          <w:attr w:name="IsLunarDate" w:val="False"/>
          <w:attr w:name="IsROCDate" w:val="False"/>
        </w:smartTagPr>
        <w:r w:rsidRPr="00187CB3">
          <w:rPr>
            <w:rFonts w:ascii="Times New Roman" w:hAnsi="Times New Roman" w:cs="Times New Roman"/>
          </w:rPr>
          <w:t>2000</w:t>
        </w:r>
        <w:r w:rsidRPr="00187CB3">
          <w:rPr>
            <w:rFonts w:ascii="Times New Roman" w:hAnsi="Times New Roman" w:cs="Times New Roman"/>
          </w:rPr>
          <w:t>年</w:t>
        </w:r>
        <w:r w:rsidRPr="00187CB3">
          <w:rPr>
            <w:rFonts w:ascii="Times New Roman" w:hAnsi="Times New Roman" w:cs="Times New Roman"/>
          </w:rPr>
          <w:t>1</w:t>
        </w:r>
        <w:r w:rsidRPr="00187CB3">
          <w:rPr>
            <w:rFonts w:ascii="Times New Roman" w:hAnsi="Times New Roman" w:cs="Times New Roman"/>
          </w:rPr>
          <w:t>月</w:t>
        </w:r>
        <w:r w:rsidRPr="00187CB3">
          <w:rPr>
            <w:rFonts w:ascii="Times New Roman" w:hAnsi="Times New Roman" w:cs="Times New Roman"/>
          </w:rPr>
          <w:t>1</w:t>
        </w:r>
        <w:r w:rsidRPr="00187CB3">
          <w:rPr>
            <w:rFonts w:ascii="Times New Roman" w:hAnsi="Times New Roman" w:cs="Times New Roman"/>
          </w:rPr>
          <w:t>日</w:t>
        </w:r>
      </w:smartTag>
      <w:r w:rsidRPr="00187CB3">
        <w:rPr>
          <w:rFonts w:ascii="Times New Roman" w:hAnsi="Times New Roman" w:cs="Times New Roman"/>
        </w:rPr>
        <w:t xml:space="preserve"> 1</w:t>
      </w:r>
      <w:r w:rsidRPr="00187CB3">
        <w:rPr>
          <w:rFonts w:ascii="Times New Roman" w:hAnsi="Times New Roman" w:cs="Times New Roman"/>
        </w:rPr>
        <w:t>时</w:t>
      </w:r>
      <w:r w:rsidRPr="00187CB3">
        <w:rPr>
          <w:rFonts w:ascii="Times New Roman" w:hAnsi="Times New Roman" w:cs="Times New Roman"/>
        </w:rPr>
        <w:t>1</w:t>
      </w:r>
      <w:r w:rsidRPr="00187CB3">
        <w:rPr>
          <w:rFonts w:ascii="Times New Roman" w:hAnsi="Times New Roman" w:cs="Times New Roman"/>
        </w:rPr>
        <w:t>分</w:t>
      </w:r>
      <w:r w:rsidRPr="00187CB3">
        <w:rPr>
          <w:rFonts w:ascii="Times New Roman" w:hAnsi="Times New Roman" w:cs="Times New Roman"/>
        </w:rPr>
        <w:t>1</w:t>
      </w:r>
      <w:r w:rsidRPr="00187CB3">
        <w:rPr>
          <w:rFonts w:ascii="Times New Roman" w:hAnsi="Times New Roman" w:cs="Times New Roman"/>
        </w:rPr>
        <w:t>秒</w:t>
      </w:r>
      <w:r w:rsidRPr="00187CB3">
        <w:rPr>
          <w:rFonts w:ascii="Times New Roman" w:hAnsi="Times New Roman" w:cs="Times New Roman"/>
        </w:rPr>
        <w:t>”</w:t>
      </w:r>
      <w:r w:rsidRPr="00187CB3">
        <w:rPr>
          <w:rFonts w:ascii="Times New Roman" w:hAnsi="Times New Roman" w:cs="Times New Roman"/>
        </w:rPr>
        <w:t>表示为</w:t>
      </w:r>
      <w:r w:rsidRPr="00187CB3">
        <w:rPr>
          <w:rFonts w:ascii="Times New Roman" w:hAnsi="Times New Roman" w:cs="Times New Roman"/>
        </w:rPr>
        <w:t>“#</w:t>
      </w:r>
      <w:smartTag w:uri="urn:schemas-microsoft-com:office:smarttags" w:element="chsdate">
        <w:smartTagPr>
          <w:attr w:name="Year" w:val="2000"/>
          <w:attr w:name="Month" w:val="1"/>
          <w:attr w:name="Day" w:val="1"/>
          <w:attr w:name="IsLunarDate" w:val="False"/>
          <w:attr w:name="IsROCDate" w:val="False"/>
        </w:smartTagPr>
        <w:r w:rsidRPr="00187CB3">
          <w:rPr>
            <w:rFonts w:ascii="Times New Roman" w:hAnsi="Times New Roman" w:cs="Times New Roman"/>
          </w:rPr>
          <w:t>2000-1-1 1:1</w:t>
        </w:r>
      </w:smartTag>
      <w:r w:rsidRPr="00187CB3">
        <w:rPr>
          <w:rFonts w:ascii="Times New Roman" w:hAnsi="Times New Roman" w:cs="Times New Roman"/>
        </w:rPr>
        <w:t>:1#”</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tagList</w:t>
      </w:r>
      <w:r w:rsidRPr="00187CB3">
        <w:rPr>
          <w:rFonts w:ascii="Times New Roman" w:hAnsi="Times New Roman" w:cs="Times New Roman"/>
        </w:rPr>
        <w:t>为一组逗号分隔的标记名，例如</w:t>
      </w:r>
      <w:r w:rsidRPr="00187CB3">
        <w:rPr>
          <w:rFonts w:ascii="Times New Roman" w:hAnsi="Times New Roman" w:cs="Times New Roman"/>
        </w:rPr>
        <w:t>“g1.tag1,g1.tag2,g2.tag</w:t>
      </w:r>
      <w:smartTag w:uri="urn:schemas-microsoft-com:office:smarttags" w:element="chmetcnv">
        <w:smartTagPr>
          <w:attr w:name="UnitName" w:val="”"/>
          <w:attr w:name="SourceValue" w:val="3"/>
          <w:attr w:name="HasSpace" w:val="False"/>
          <w:attr w:name="Negative" w:val="False"/>
          <w:attr w:name="NumberType" w:val="1"/>
          <w:attr w:name="TCSC" w:val="0"/>
        </w:smartTagPr>
        <w:r w:rsidRPr="00187CB3">
          <w:rPr>
            <w:rFonts w:ascii="Times New Roman" w:hAnsi="Times New Roman" w:cs="Times New Roman"/>
          </w:rPr>
          <w:t>3”</w:t>
        </w:r>
      </w:smartTag>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isBool</w:t>
      </w:r>
      <w:r w:rsidRPr="00187CB3">
        <w:rPr>
          <w:rFonts w:ascii="Times New Roman" w:hAnsi="Times New Roman" w:cs="Times New Roman"/>
        </w:rPr>
        <w:t>为</w:t>
      </w:r>
      <w:r w:rsidRPr="00187CB3">
        <w:rPr>
          <w:rFonts w:ascii="Times New Roman" w:hAnsi="Times New Roman" w:cs="Times New Roman"/>
        </w:rPr>
        <w:t>1</w:t>
      </w:r>
      <w:r w:rsidRPr="00187CB3">
        <w:rPr>
          <w:rFonts w:ascii="Times New Roman" w:hAnsi="Times New Roman" w:cs="Times New Roman"/>
        </w:rPr>
        <w:t>时，数据以开关量的形式返回用</w:t>
      </w:r>
      <w:r w:rsidRPr="00187CB3">
        <w:rPr>
          <w:rFonts w:ascii="Times New Roman" w:hAnsi="Times New Roman" w:cs="Times New Roman"/>
        </w:rPr>
        <w:t>“On/Off”</w:t>
      </w:r>
      <w:r w:rsidRPr="00187CB3">
        <w:rPr>
          <w:rFonts w:ascii="Times New Roman" w:hAnsi="Times New Roman" w:cs="Times New Roman"/>
        </w:rPr>
        <w:t>表示，否则以模拟量的形式返回，用浮点数表示。</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format</w:t>
      </w:r>
      <w:r w:rsidRPr="00187CB3">
        <w:rPr>
          <w:rFonts w:ascii="Times New Roman" w:hAnsi="Times New Roman" w:cs="Times New Roman"/>
        </w:rPr>
        <w:t>为</w:t>
      </w:r>
      <w:r w:rsidRPr="00187CB3">
        <w:rPr>
          <w:rFonts w:ascii="Times New Roman" w:hAnsi="Times New Roman" w:cs="Times New Roman"/>
        </w:rPr>
        <w:t>C</w:t>
      </w:r>
      <w:r w:rsidRPr="00187CB3">
        <w:rPr>
          <w:rFonts w:ascii="Times New Roman" w:hAnsi="Times New Roman" w:cs="Times New Roman"/>
        </w:rPr>
        <w:t>语言的输出格式，如</w:t>
      </w:r>
      <w:r w:rsidRPr="00187CB3">
        <w:rPr>
          <w:rFonts w:ascii="Times New Roman" w:hAnsi="Times New Roman" w:cs="Times New Roman"/>
        </w:rPr>
        <w:t>“%</w:t>
      </w:r>
      <w:smartTag w:uri="urn:schemas-microsoft-com:office:smarttags" w:element="chmetcnv">
        <w:smartTagPr>
          <w:attr w:name="UnitName" w:val="F"/>
          <w:attr w:name="SourceValue" w:val=".3"/>
          <w:attr w:name="HasSpace" w:val="False"/>
          <w:attr w:name="Negative" w:val="False"/>
          <w:attr w:name="NumberType" w:val="1"/>
          <w:attr w:name="TCSC" w:val="0"/>
        </w:smartTagPr>
        <w:r w:rsidRPr="00187CB3">
          <w:rPr>
            <w:rFonts w:ascii="Times New Roman" w:hAnsi="Times New Roman" w:cs="Times New Roman"/>
          </w:rPr>
          <w:t>.3f</w:t>
        </w:r>
      </w:smartTag>
      <w:r w:rsidRPr="00187CB3">
        <w:rPr>
          <w:rFonts w:ascii="Times New Roman" w:hAnsi="Times New Roman" w:cs="Times New Roman"/>
        </w:rPr>
        <w:t>”</w:t>
      </w:r>
      <w:r w:rsidRPr="00187CB3">
        <w:rPr>
          <w:rFonts w:ascii="Times New Roman" w:hAnsi="Times New Roman" w:cs="Times New Roman"/>
        </w:rPr>
        <w:t>表示小数点后保留</w:t>
      </w:r>
      <w:r w:rsidRPr="00187CB3">
        <w:rPr>
          <w:rFonts w:ascii="Times New Roman" w:hAnsi="Times New Roman" w:cs="Times New Roman"/>
        </w:rPr>
        <w:t>3</w:t>
      </w:r>
      <w:r w:rsidRPr="00187CB3">
        <w:rPr>
          <w:rFonts w:ascii="Times New Roman" w:hAnsi="Times New Roman" w:cs="Times New Roman"/>
        </w:rPr>
        <w:t>位小数。</w:t>
      </w:r>
    </w:p>
    <w:p w:rsidR="00575BA4" w:rsidRPr="00187CB3" w:rsidRDefault="00575BA4" w:rsidP="00575BA4">
      <w:pPr>
        <w:ind w:left="420" w:firstLine="420"/>
        <w:rPr>
          <w:rFonts w:ascii="Times New Roman" w:hAnsi="Times New Roman" w:cs="Times New Roman"/>
        </w:rPr>
      </w:pPr>
      <w:r w:rsidRPr="00187CB3">
        <w:rPr>
          <w:rFonts w:ascii="Times New Roman" w:hAnsi="Times New Roman" w:cs="Times New Roman"/>
        </w:rPr>
        <w:t>separator</w:t>
      </w:r>
      <w:r w:rsidRPr="00187CB3">
        <w:rPr>
          <w:rFonts w:ascii="Times New Roman" w:hAnsi="Times New Roman" w:cs="Times New Roman"/>
        </w:rPr>
        <w:t>指明输出数据间采用的分隔符。</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读取数据的方法是，先调用函数</w:t>
      </w:r>
      <w:r w:rsidRPr="00187CB3">
        <w:rPr>
          <w:rFonts w:ascii="Times New Roman" w:hAnsi="Times New Roman" w:cs="Times New Roman"/>
        </w:rPr>
        <w:t>qryXXX</w:t>
      </w:r>
      <w:r w:rsidRPr="00187CB3">
        <w:rPr>
          <w:rFonts w:ascii="Times New Roman" w:hAnsi="Times New Roman" w:cs="Times New Roman"/>
        </w:rPr>
        <w:t>按条件查询数据，等候一段时间，然后调用函数</w:t>
      </w:r>
      <w:r w:rsidRPr="00187CB3">
        <w:rPr>
          <w:rFonts w:ascii="Times New Roman" w:hAnsi="Times New Roman" w:cs="Times New Roman"/>
        </w:rPr>
        <w:t>rdXXX</w:t>
      </w:r>
      <w:r w:rsidRPr="00187CB3">
        <w:rPr>
          <w:rFonts w:ascii="Times New Roman" w:hAnsi="Times New Roman" w:cs="Times New Roman"/>
        </w:rPr>
        <w:t>读取查询结果。</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读取实时数据时，</w:t>
      </w:r>
      <w:r w:rsidRPr="00187CB3">
        <w:rPr>
          <w:rFonts w:ascii="Times New Roman" w:hAnsi="Times New Roman" w:cs="Times New Roman"/>
        </w:rPr>
        <w:t>qryRtData</w:t>
      </w:r>
      <w:r w:rsidRPr="00187CB3">
        <w:rPr>
          <w:rFonts w:ascii="Times New Roman" w:hAnsi="Times New Roman" w:cs="Times New Roman"/>
        </w:rPr>
        <w:t>需要指定一个期限</w:t>
      </w:r>
      <w:r w:rsidRPr="00187CB3">
        <w:rPr>
          <w:rFonts w:ascii="Times New Roman" w:hAnsi="Times New Roman" w:cs="Times New Roman"/>
        </w:rPr>
        <w:t>period</w:t>
      </w:r>
      <w:r w:rsidRPr="00187CB3">
        <w:rPr>
          <w:rFonts w:ascii="Times New Roman" w:hAnsi="Times New Roman" w:cs="Times New Roman"/>
        </w:rPr>
        <w:t>，在此期限内调用</w:t>
      </w:r>
      <w:r w:rsidRPr="00187CB3">
        <w:rPr>
          <w:rFonts w:ascii="Times New Roman" w:hAnsi="Times New Roman" w:cs="Times New Roman"/>
        </w:rPr>
        <w:t>rdRtData</w:t>
      </w:r>
      <w:r w:rsidRPr="00187CB3">
        <w:rPr>
          <w:rFonts w:ascii="Times New Roman" w:hAnsi="Times New Roman" w:cs="Times New Roman"/>
        </w:rPr>
        <w:t>才是有效的，如要延长此期限，调用</w:t>
      </w:r>
      <w:r w:rsidRPr="00187CB3">
        <w:rPr>
          <w:rFonts w:ascii="Times New Roman" w:hAnsi="Times New Roman" w:cs="Times New Roman"/>
        </w:rPr>
        <w:t>reQryRtData</w:t>
      </w:r>
      <w:r w:rsidRPr="00187CB3">
        <w:rPr>
          <w:rFonts w:ascii="Times New Roman" w:hAnsi="Times New Roman" w:cs="Times New Roman"/>
        </w:rPr>
        <w:t>函数。读取实时数据，调用</w:t>
      </w:r>
      <w:r w:rsidRPr="00187CB3">
        <w:rPr>
          <w:rFonts w:ascii="Times New Roman" w:hAnsi="Times New Roman" w:cs="Times New Roman"/>
        </w:rPr>
        <w:t>qryRtData</w:t>
      </w:r>
      <w:r w:rsidRPr="00187CB3">
        <w:rPr>
          <w:rFonts w:ascii="Times New Roman" w:hAnsi="Times New Roman" w:cs="Times New Roman"/>
        </w:rPr>
        <w:t>与第一次调用</w:t>
      </w:r>
      <w:r w:rsidRPr="00187CB3">
        <w:rPr>
          <w:rFonts w:ascii="Times New Roman" w:hAnsi="Times New Roman" w:cs="Times New Roman"/>
        </w:rPr>
        <w:t>rdRtData</w:t>
      </w:r>
      <w:r w:rsidRPr="00187CB3">
        <w:rPr>
          <w:rFonts w:ascii="Times New Roman" w:hAnsi="Times New Roman" w:cs="Times New Roman"/>
        </w:rPr>
        <w:t>之间的延时一般需要</w:t>
      </w:r>
      <w:r w:rsidRPr="00187CB3">
        <w:rPr>
          <w:rFonts w:ascii="Times New Roman" w:hAnsi="Times New Roman" w:cs="Times New Roman"/>
        </w:rPr>
        <w:t>200ms</w:t>
      </w:r>
      <w:r w:rsidRPr="00187CB3">
        <w:rPr>
          <w:rFonts w:ascii="Times New Roman" w:hAnsi="Times New Roman" w:cs="Times New Roman"/>
        </w:rPr>
        <w:t>。而读取历史数据和事件记录时</w:t>
      </w:r>
      <w:r w:rsidRPr="00187CB3">
        <w:rPr>
          <w:rFonts w:ascii="Times New Roman" w:hAnsi="Times New Roman" w:cs="Times New Roman"/>
        </w:rPr>
        <w:t>qryXXX</w:t>
      </w:r>
      <w:r w:rsidRPr="00187CB3">
        <w:rPr>
          <w:rFonts w:ascii="Times New Roman" w:hAnsi="Times New Roman" w:cs="Times New Roman"/>
        </w:rPr>
        <w:t>和</w:t>
      </w:r>
      <w:r w:rsidRPr="00187CB3">
        <w:rPr>
          <w:rFonts w:ascii="Times New Roman" w:hAnsi="Times New Roman" w:cs="Times New Roman"/>
        </w:rPr>
        <w:t>rdXXX</w:t>
      </w:r>
      <w:r w:rsidRPr="00187CB3">
        <w:rPr>
          <w:rFonts w:ascii="Times New Roman" w:hAnsi="Times New Roman" w:cs="Times New Roman"/>
        </w:rPr>
        <w:t>之间的延时大约需要</w:t>
      </w:r>
      <w:r w:rsidRPr="00187CB3">
        <w:rPr>
          <w:rFonts w:ascii="Times New Roman" w:hAnsi="Times New Roman" w:cs="Times New Roman"/>
        </w:rPr>
        <w:t>1000ms</w:t>
      </w:r>
      <w:r w:rsidRPr="00187CB3">
        <w:rPr>
          <w:rFonts w:ascii="Times New Roman" w:hAnsi="Times New Roman" w:cs="Times New Roman"/>
        </w:rPr>
        <w:t>，如果延时太小，可能只能读取部分部分结果。具体使用时可根据实际测试结果决定。</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应用实例：</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在数据库的</w:t>
      </w:r>
      <w:r w:rsidRPr="00187CB3">
        <w:rPr>
          <w:rFonts w:ascii="Times New Roman" w:hAnsi="Times New Roman" w:cs="Times New Roman"/>
        </w:rPr>
        <w:t>“cal”</w:t>
      </w:r>
      <w:r w:rsidRPr="00187CB3">
        <w:rPr>
          <w:rFonts w:ascii="Times New Roman" w:hAnsi="Times New Roman" w:cs="Times New Roman"/>
        </w:rPr>
        <w:t>组定义两个时间变量</w:t>
      </w:r>
      <w:r w:rsidRPr="00187CB3">
        <w:rPr>
          <w:rFonts w:ascii="Times New Roman" w:hAnsi="Times New Roman" w:cs="Times New Roman"/>
        </w:rPr>
        <w:t>minute</w:t>
      </w:r>
      <w:r w:rsidRPr="00187CB3">
        <w:rPr>
          <w:rFonts w:ascii="Times New Roman" w:hAnsi="Times New Roman" w:cs="Times New Roman"/>
        </w:rPr>
        <w:t>和</w:t>
      </w:r>
      <w:r w:rsidRPr="00187CB3">
        <w:rPr>
          <w:rFonts w:ascii="Times New Roman" w:hAnsi="Times New Roman" w:cs="Times New Roman"/>
        </w:rPr>
        <w:t>second</w:t>
      </w:r>
      <w:r w:rsidRPr="00187CB3">
        <w:rPr>
          <w:rFonts w:ascii="Times New Roman" w:hAnsi="Times New Roman" w:cs="Times New Roman"/>
        </w:rPr>
        <w:t>，分别读取系统当前时间，编写的程序清单如下：</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set air = createObject("auPmc.Doc")</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air.qryRtData "cal.minute,cal.second", 60</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wscript.Sleep 200</w:t>
      </w:r>
    </w:p>
    <w:p w:rsidR="00575BA4" w:rsidRPr="00187CB3" w:rsidRDefault="00575BA4" w:rsidP="00575BA4">
      <w:pPr>
        <w:pStyle w:val="afa"/>
        <w:ind w:firstLine="360"/>
        <w:rPr>
          <w:rFonts w:ascii="Times New Roman" w:hAnsi="Times New Roman"/>
          <w:sz w:val="18"/>
        </w:rPr>
      </w:pPr>
      <w:r w:rsidRPr="00187CB3">
        <w:rPr>
          <w:rFonts w:ascii="Times New Roman" w:hAnsi="Times New Roman"/>
          <w:sz w:val="18"/>
        </w:rPr>
        <w:t>' head</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 xml:space="preserve">result = "                   </w:t>
      </w:r>
      <w:r w:rsidRPr="00187CB3">
        <w:rPr>
          <w:rFonts w:ascii="Times New Roman" w:hAnsi="Times New Roman" w:cs="Times New Roman"/>
          <w:sz w:val="18"/>
        </w:rPr>
        <w:t>实时数据报表样例</w:t>
      </w:r>
      <w:r w:rsidRPr="00187CB3">
        <w:rPr>
          <w:rFonts w:ascii="Times New Roman" w:hAnsi="Times New Roman" w:cs="Times New Roman"/>
          <w:sz w:val="18"/>
        </w:rPr>
        <w:t>"</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result = result &amp; vbCrlf &amp; vbCrlf</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 body</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result = result &amp; "┌───────────┬─────┬─────┐" &amp; vbCrlf</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 xml:space="preserve">result = result &amp; "│ </w:t>
      </w:r>
      <w:r w:rsidRPr="00187CB3">
        <w:rPr>
          <w:rFonts w:ascii="Times New Roman" w:hAnsi="Times New Roman" w:cs="Times New Roman"/>
          <w:sz w:val="18"/>
        </w:rPr>
        <w:t>时间</w:t>
      </w:r>
      <w:r w:rsidRPr="00187CB3">
        <w:rPr>
          <w:rFonts w:ascii="Times New Roman" w:hAnsi="Times New Roman" w:cs="Times New Roman"/>
          <w:sz w:val="18"/>
        </w:rPr>
        <w:t xml:space="preserve">                 │  minute  │  second  │" &amp; vbCrlf </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 xml:space="preserve">result = result &amp; "├───────────┼─────┼─────┤" &amp; vbCrlf </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result = result &amp; "│ "</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result = result &amp; now &amp; "  │ "</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result = result &amp; air.rdRtData("%</w:t>
      </w:r>
      <w:smartTag w:uri="urn:schemas-microsoft-com:office:smarttags" w:element="chmetcnv">
        <w:smartTagPr>
          <w:attr w:name="UnitName" w:val="F"/>
          <w:attr w:name="SourceValue" w:val="8.3"/>
          <w:attr w:name="HasSpace" w:val="False"/>
          <w:attr w:name="Negative" w:val="False"/>
          <w:attr w:name="NumberType" w:val="1"/>
          <w:attr w:name="TCSC" w:val="0"/>
        </w:smartTagPr>
        <w:r w:rsidRPr="00187CB3">
          <w:rPr>
            <w:rFonts w:ascii="Times New Roman" w:hAnsi="Times New Roman" w:cs="Times New Roman"/>
            <w:sz w:val="18"/>
          </w:rPr>
          <w:t>8.3f</w:t>
        </w:r>
      </w:smartTag>
      <w:r w:rsidRPr="00187CB3">
        <w:rPr>
          <w:rFonts w:ascii="Times New Roman" w:hAnsi="Times New Roman" w:cs="Times New Roman"/>
          <w:sz w:val="18"/>
        </w:rPr>
        <w:t>"," │ ", 0)</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result = result &amp; " │"</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result = result &amp; vbCrlf + "└───────────┴─────┴─────┘"</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set air = nothing</w:t>
      </w:r>
    </w:p>
    <w:p w:rsidR="00575BA4" w:rsidRPr="00187CB3" w:rsidRDefault="00575BA4" w:rsidP="00575BA4">
      <w:pPr>
        <w:ind w:firstLine="360"/>
        <w:rPr>
          <w:rFonts w:ascii="Times New Roman" w:hAnsi="Times New Roman" w:cs="Times New Roman"/>
          <w:sz w:val="18"/>
        </w:rPr>
      </w:pPr>
      <w:r w:rsidRPr="00187CB3">
        <w:rPr>
          <w:rFonts w:ascii="Times New Roman" w:hAnsi="Times New Roman" w:cs="Times New Roman"/>
          <w:sz w:val="18"/>
        </w:rPr>
        <w:t>wscript.echo result</w:t>
      </w:r>
    </w:p>
    <w:p w:rsidR="00575BA4" w:rsidRPr="00187CB3" w:rsidRDefault="00575BA4" w:rsidP="00575BA4">
      <w:pPr>
        <w:pStyle w:val="afa"/>
        <w:ind w:firstLine="480"/>
        <w:rPr>
          <w:rFonts w:ascii="Times New Roman" w:hAnsi="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运行结果：</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2343150" cy="1285875"/>
            <wp:effectExtent l="19050" t="0" r="0" b="0"/>
            <wp:docPr id="374" name="图片 374"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a1"/>
                    <pic:cNvPicPr>
                      <a:picLocks noChangeAspect="1" noChangeArrowheads="1"/>
                    </pic:cNvPicPr>
                  </pic:nvPicPr>
                  <pic:blipFill>
                    <a:blip r:embed="rId294" cstate="print"/>
                    <a:srcRect/>
                    <a:stretch>
                      <a:fillRect/>
                    </a:stretch>
                  </pic:blipFill>
                  <pic:spPr bwMode="auto">
                    <a:xfrm>
                      <a:off x="0" y="0"/>
                      <a:ext cx="2343150" cy="1285875"/>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rPr>
        <w:t>图</w:t>
      </w:r>
      <w:r w:rsidRPr="00187CB3">
        <w:rPr>
          <w:rFonts w:ascii="Times New Roman" w:hAnsi="Times New Roman" w:cs="Times New Roman"/>
        </w:rPr>
        <w:t xml:space="preserve">A-1 </w:t>
      </w:r>
      <w:r w:rsidRPr="00187CB3">
        <w:rPr>
          <w:rFonts w:ascii="Times New Roman" w:hAnsi="Times New Roman" w:cs="Times New Roman"/>
        </w:rPr>
        <w:t>程序运行结果</w:t>
      </w:r>
    </w:p>
    <w:p w:rsidR="00575BA4" w:rsidRPr="00187CB3" w:rsidRDefault="00575BA4" w:rsidP="00575BA4">
      <w:pPr>
        <w:ind w:firstLine="420"/>
        <w:rPr>
          <w:rFonts w:ascii="Times New Roman" w:hAnsi="Times New Roman" w:cs="Times New Roman"/>
        </w:rPr>
      </w:pPr>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sectPr w:rsidR="00575BA4" w:rsidRPr="00187CB3" w:rsidSect="00A93871">
          <w:headerReference w:type="default" r:id="rId295"/>
          <w:pgSz w:w="11907" w:h="16840" w:code="9"/>
          <w:pgMar w:top="1134" w:right="680" w:bottom="680" w:left="1134" w:header="680" w:footer="680" w:gutter="0"/>
          <w:cols w:space="425"/>
          <w:docGrid w:linePitch="288" w:charSpace="1102"/>
        </w:sectPr>
      </w:pPr>
      <w:bookmarkStart w:id="887" w:name="_Toc533846670"/>
    </w:p>
    <w:p w:rsidR="00575BA4" w:rsidRPr="00187CB3" w:rsidRDefault="00575BA4" w:rsidP="00575BA4">
      <w:pPr>
        <w:pStyle w:val="1"/>
        <w:numPr>
          <w:ilvl w:val="0"/>
          <w:numId w:val="0"/>
        </w:numPr>
        <w:spacing w:before="120"/>
        <w:rPr>
          <w:rFonts w:ascii="Times New Roman" w:hAnsi="Times New Roman"/>
        </w:rPr>
      </w:pPr>
      <w:bookmarkStart w:id="888" w:name="_Toc533902789"/>
      <w:bookmarkStart w:id="889" w:name="_Toc533902942"/>
      <w:bookmarkStart w:id="890" w:name="_Toc533990514"/>
      <w:bookmarkStart w:id="891" w:name="_Toc310409600"/>
      <w:bookmarkStart w:id="892" w:name="_Toc406075133"/>
      <w:r w:rsidRPr="00187CB3">
        <w:rPr>
          <w:rFonts w:ascii="Times New Roman" w:hAnsi="Times New Roman"/>
        </w:rPr>
        <w:lastRenderedPageBreak/>
        <w:t>附录</w:t>
      </w:r>
      <w:r w:rsidRPr="00187CB3">
        <w:rPr>
          <w:rFonts w:ascii="Times New Roman" w:hAnsi="Times New Roman"/>
        </w:rPr>
        <w:t>B  NicBuilder</w:t>
      </w:r>
      <w:r w:rsidRPr="00187CB3">
        <w:rPr>
          <w:rFonts w:ascii="Times New Roman" w:hAnsi="Times New Roman"/>
        </w:rPr>
        <w:t>网络对时</w:t>
      </w:r>
      <w:bookmarkEnd w:id="887"/>
      <w:bookmarkEnd w:id="888"/>
      <w:bookmarkEnd w:id="889"/>
      <w:bookmarkEnd w:id="890"/>
      <w:bookmarkEnd w:id="891"/>
      <w:bookmarkEnd w:id="892"/>
    </w:p>
    <w:p w:rsidR="00575BA4" w:rsidRPr="00187CB3" w:rsidRDefault="00575BA4" w:rsidP="00575BA4">
      <w:pPr>
        <w:tabs>
          <w:tab w:val="left" w:pos="1620"/>
        </w:tabs>
        <w:ind w:firstLine="422"/>
        <w:outlineLvl w:val="0"/>
        <w:rPr>
          <w:rFonts w:ascii="Times New Roman" w:hAnsi="Times New Roman" w:cs="Times New Roman"/>
          <w:b/>
        </w:rPr>
      </w:pPr>
      <w:bookmarkStart w:id="893" w:name="_Toc406075134"/>
      <w:r w:rsidRPr="00187CB3">
        <w:rPr>
          <w:rFonts w:ascii="Times New Roman" w:hAnsi="Times New Roman" w:cs="Times New Roman"/>
          <w:b/>
        </w:rPr>
        <w:t>NicBuilder</w:t>
      </w:r>
      <w:r w:rsidRPr="00187CB3">
        <w:rPr>
          <w:rFonts w:ascii="Times New Roman" w:hAnsi="Times New Roman" w:cs="Times New Roman"/>
          <w:b/>
        </w:rPr>
        <w:t>的时间同步</w:t>
      </w:r>
      <w:bookmarkEnd w:id="893"/>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时间同步分为两个方面：主机与标准时（</w:t>
      </w:r>
      <w:r w:rsidRPr="00187CB3">
        <w:rPr>
          <w:rFonts w:ascii="Times New Roman" w:hAnsi="Times New Roman" w:cs="Times New Roman"/>
        </w:rPr>
        <w:t>UTC</w:t>
      </w:r>
      <w:r w:rsidRPr="00187CB3">
        <w:rPr>
          <w:rFonts w:ascii="Times New Roman" w:hAnsi="Times New Roman" w:cs="Times New Roman"/>
        </w:rPr>
        <w:t>）的同步和各主机之间的时间同步，后者仅针对网络应用的情形。采用</w:t>
      </w:r>
      <w:r w:rsidRPr="00187CB3">
        <w:rPr>
          <w:rFonts w:ascii="Times New Roman" w:hAnsi="Times New Roman" w:cs="Times New Roman"/>
        </w:rPr>
        <w:t>GPS-3</w:t>
      </w:r>
      <w:r w:rsidRPr="00187CB3">
        <w:rPr>
          <w:rFonts w:ascii="Times New Roman" w:hAnsi="Times New Roman" w:cs="Times New Roman"/>
        </w:rPr>
        <w:t>型卫星授时仪和时间服务程序</w:t>
      </w:r>
      <w:r w:rsidRPr="00187CB3">
        <w:rPr>
          <w:rFonts w:ascii="Times New Roman" w:hAnsi="Times New Roman" w:cs="Times New Roman"/>
        </w:rPr>
        <w:t>GPSD</w:t>
      </w:r>
      <w:r w:rsidRPr="00187CB3">
        <w:rPr>
          <w:rFonts w:ascii="Times New Roman" w:hAnsi="Times New Roman" w:cs="Times New Roman"/>
        </w:rPr>
        <w:t>可以使主机与</w:t>
      </w:r>
      <w:r w:rsidRPr="00187CB3">
        <w:rPr>
          <w:rFonts w:ascii="Times New Roman" w:hAnsi="Times New Roman" w:cs="Times New Roman"/>
        </w:rPr>
        <w:t>UTC</w:t>
      </w:r>
      <w:r w:rsidRPr="00187CB3">
        <w:rPr>
          <w:rFonts w:ascii="Times New Roman" w:hAnsi="Times New Roman" w:cs="Times New Roman"/>
        </w:rPr>
        <w:t>同步，采用</w:t>
      </w:r>
      <w:r w:rsidRPr="00187CB3">
        <w:rPr>
          <w:rFonts w:ascii="Times New Roman" w:hAnsi="Times New Roman" w:cs="Times New Roman"/>
        </w:rPr>
        <w:t>Windows 2000</w:t>
      </w:r>
      <w:r w:rsidRPr="00187CB3">
        <w:rPr>
          <w:rFonts w:ascii="Times New Roman" w:hAnsi="Times New Roman" w:cs="Times New Roman"/>
        </w:rPr>
        <w:t>的时间服务可以使网络中各主机时间同步。</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outlineLvl w:val="0"/>
        <w:rPr>
          <w:rFonts w:ascii="Times New Roman" w:hAnsi="Times New Roman" w:cs="Times New Roman"/>
          <w:b/>
        </w:rPr>
      </w:pPr>
      <w:bookmarkStart w:id="894" w:name="_Toc406075135"/>
      <w:r w:rsidRPr="00187CB3">
        <w:rPr>
          <w:rFonts w:ascii="Times New Roman" w:hAnsi="Times New Roman" w:cs="Times New Roman"/>
          <w:b/>
        </w:rPr>
        <w:t>GPS</w:t>
      </w:r>
      <w:r w:rsidRPr="00187CB3">
        <w:rPr>
          <w:rFonts w:ascii="Times New Roman" w:hAnsi="Times New Roman" w:cs="Times New Roman"/>
          <w:b/>
        </w:rPr>
        <w:t>时间同步</w:t>
      </w:r>
      <w:bookmarkEnd w:id="894"/>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rPr>
        <w:object w:dxaOrig="3032" w:dyaOrig="2989">
          <v:shape id="_x0000_i1036" type="#_x0000_t75" style="width:151.5pt;height:148.7pt" o:ole="" fillcolor="window">
            <v:imagedata r:id="rId296" o:title=""/>
          </v:shape>
          <o:OLEObject Type="Embed" ProgID="Visio.Drawing.11" ShapeID="_x0000_i1036" DrawAspect="Content" ObjectID="_1479818974" r:id="rId297"/>
        </w:objec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rPr>
        <w:t>图</w:t>
      </w:r>
      <w:r w:rsidRPr="00187CB3">
        <w:rPr>
          <w:rFonts w:ascii="Times New Roman" w:hAnsi="Times New Roman" w:cs="Times New Roman"/>
        </w:rPr>
        <w:t>B-1 GPS</w:t>
      </w:r>
      <w:r w:rsidRPr="00187CB3">
        <w:rPr>
          <w:rFonts w:ascii="Times New Roman" w:hAnsi="Times New Roman" w:cs="Times New Roman"/>
        </w:rPr>
        <w:t>时间同步</w:t>
      </w:r>
    </w:p>
    <w:p w:rsidR="00575BA4" w:rsidRPr="00187CB3" w:rsidRDefault="00575BA4" w:rsidP="00575BA4">
      <w:pPr>
        <w:pStyle w:val="afa"/>
        <w:ind w:firstLineChars="0" w:firstLine="0"/>
        <w:rPr>
          <w:rFonts w:ascii="Times New Roman" w:hAnsi="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如图所示，</w:t>
      </w:r>
      <w:r w:rsidRPr="00187CB3">
        <w:rPr>
          <w:rFonts w:ascii="Times New Roman" w:hAnsi="Times New Roman" w:cs="Times New Roman"/>
        </w:rPr>
        <w:t>GPS-3</w:t>
      </w:r>
      <w:r w:rsidRPr="00187CB3">
        <w:rPr>
          <w:rFonts w:ascii="Times New Roman" w:hAnsi="Times New Roman" w:cs="Times New Roman"/>
        </w:rPr>
        <w:t>通过天线接收到</w:t>
      </w:r>
      <w:r w:rsidRPr="00187CB3">
        <w:rPr>
          <w:rFonts w:ascii="Times New Roman" w:hAnsi="Times New Roman" w:cs="Times New Roman"/>
        </w:rPr>
        <w:t>GPS</w:t>
      </w:r>
      <w:r w:rsidRPr="00187CB3">
        <w:rPr>
          <w:rFonts w:ascii="Times New Roman" w:hAnsi="Times New Roman" w:cs="Times New Roman"/>
        </w:rPr>
        <w:t>卫星信号，用</w:t>
      </w:r>
      <w:r w:rsidRPr="00187CB3">
        <w:rPr>
          <w:rFonts w:ascii="Times New Roman" w:hAnsi="Times New Roman" w:cs="Times New Roman"/>
        </w:rPr>
        <w:t>RS485</w:t>
      </w:r>
      <w:r w:rsidRPr="00187CB3">
        <w:rPr>
          <w:rFonts w:ascii="Times New Roman" w:hAnsi="Times New Roman" w:cs="Times New Roman"/>
        </w:rPr>
        <w:t>串行总线把时间命令包广播出去，主机中的服务程序</w:t>
      </w:r>
      <w:r w:rsidRPr="00187CB3">
        <w:rPr>
          <w:rFonts w:ascii="Times New Roman" w:hAnsi="Times New Roman" w:cs="Times New Roman"/>
        </w:rPr>
        <w:t>GPSD</w:t>
      </w:r>
      <w:r w:rsidRPr="00187CB3">
        <w:rPr>
          <w:rFonts w:ascii="Times New Roman" w:hAnsi="Times New Roman" w:cs="Times New Roman"/>
        </w:rPr>
        <w:t>接收到时间命令包后，通过计算同步主机时间与</w:t>
      </w:r>
      <w:r w:rsidRPr="00187CB3">
        <w:rPr>
          <w:rFonts w:ascii="Times New Roman" w:hAnsi="Times New Roman" w:cs="Times New Roman"/>
        </w:rPr>
        <w:t>GPS</w:t>
      </w:r>
      <w:r w:rsidRPr="00187CB3">
        <w:rPr>
          <w:rFonts w:ascii="Times New Roman" w:hAnsi="Times New Roman" w:cs="Times New Roman"/>
        </w:rPr>
        <w:t>时间。</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2"/>
        <w:outlineLvl w:val="0"/>
        <w:rPr>
          <w:rFonts w:ascii="Times New Roman" w:hAnsi="Times New Roman" w:cs="Times New Roman"/>
          <w:b/>
        </w:rPr>
      </w:pPr>
      <w:bookmarkStart w:id="895" w:name="_Toc406075136"/>
      <w:r w:rsidRPr="00187CB3">
        <w:rPr>
          <w:rFonts w:ascii="Times New Roman" w:hAnsi="Times New Roman" w:cs="Times New Roman"/>
          <w:b/>
        </w:rPr>
        <w:t>Windows 2000</w:t>
      </w:r>
      <w:r w:rsidRPr="00187CB3">
        <w:rPr>
          <w:rFonts w:ascii="Times New Roman" w:hAnsi="Times New Roman" w:cs="Times New Roman"/>
          <w:b/>
        </w:rPr>
        <w:t>的时间服务</w:t>
      </w:r>
      <w:bookmarkEnd w:id="895"/>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Windows 2000</w:t>
      </w:r>
      <w:r w:rsidRPr="00187CB3">
        <w:rPr>
          <w:rFonts w:ascii="Times New Roman" w:hAnsi="Times New Roman" w:cs="Times New Roman"/>
        </w:rPr>
        <w:t>中采用服务程序</w:t>
      </w:r>
      <w:r w:rsidRPr="00187CB3">
        <w:rPr>
          <w:rFonts w:ascii="Times New Roman" w:hAnsi="Times New Roman" w:cs="Times New Roman"/>
        </w:rPr>
        <w:t>w32tm</w:t>
      </w:r>
      <w:r w:rsidRPr="00187CB3">
        <w:rPr>
          <w:rFonts w:ascii="Times New Roman" w:hAnsi="Times New Roman" w:cs="Times New Roman"/>
        </w:rPr>
        <w:t>同步网络各主机时间，</w:t>
      </w:r>
      <w:r w:rsidRPr="00187CB3">
        <w:rPr>
          <w:rFonts w:ascii="Times New Roman" w:hAnsi="Times New Roman" w:cs="Times New Roman"/>
        </w:rPr>
        <w:t>w32tm</w:t>
      </w:r>
      <w:r w:rsidRPr="00187CB3">
        <w:rPr>
          <w:rFonts w:ascii="Times New Roman" w:hAnsi="Times New Roman" w:cs="Times New Roman"/>
        </w:rPr>
        <w:t>遵循简单网络时间协议（</w:t>
      </w:r>
      <w:r w:rsidRPr="00187CB3">
        <w:rPr>
          <w:rFonts w:ascii="Times New Roman" w:hAnsi="Times New Roman" w:cs="Times New Roman"/>
        </w:rPr>
        <w:t>SNTP</w:t>
      </w:r>
      <w:r w:rsidRPr="00187CB3">
        <w:rPr>
          <w:rFonts w:ascii="Times New Roman" w:hAnsi="Times New Roman" w:cs="Times New Roman"/>
        </w:rPr>
        <w:t>）。默认情况下，域中的主域控制器为时间服务器。在</w:t>
      </w:r>
      <w:r w:rsidRPr="00187CB3">
        <w:rPr>
          <w:rFonts w:ascii="Times New Roman" w:hAnsi="Times New Roman" w:cs="Times New Roman"/>
        </w:rPr>
        <w:t>NicBuilder</w:t>
      </w:r>
      <w:r w:rsidRPr="00187CB3">
        <w:rPr>
          <w:rFonts w:ascii="Times New Roman" w:hAnsi="Times New Roman" w:cs="Times New Roman"/>
        </w:rPr>
        <w:t>系统中，网络一般采用对等网方式，各节点配置成独立的工作站</w:t>
      </w:r>
      <w:r w:rsidRPr="00187CB3">
        <w:rPr>
          <w:rFonts w:ascii="Times New Roman" w:hAnsi="Times New Roman" w:cs="Times New Roman"/>
        </w:rPr>
        <w:t>/</w:t>
      </w:r>
      <w:r w:rsidRPr="00187CB3">
        <w:rPr>
          <w:rFonts w:ascii="Times New Roman" w:hAnsi="Times New Roman" w:cs="Times New Roman"/>
        </w:rPr>
        <w:t>服务器，在注册表中指定时间服务器和客户机。</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有关时间服务参数位于系统注册表</w:t>
      </w:r>
      <w:r w:rsidRPr="00187CB3">
        <w:rPr>
          <w:rFonts w:ascii="Times New Roman" w:hAnsi="Times New Roman" w:cs="Times New Roman"/>
        </w:rPr>
        <w:t>:</w:t>
      </w:r>
    </w:p>
    <w:p w:rsidR="00575BA4" w:rsidRPr="00187CB3" w:rsidRDefault="00575BA4" w:rsidP="00575BA4">
      <w:pPr>
        <w:pStyle w:val="32"/>
        <w:ind w:firstLine="420"/>
        <w:rPr>
          <w:rFonts w:ascii="Times New Roman" w:hAnsi="Times New Roman"/>
          <w:color w:val="auto"/>
        </w:rPr>
      </w:pPr>
      <w:r w:rsidRPr="00187CB3">
        <w:rPr>
          <w:rFonts w:ascii="Times New Roman" w:hAnsi="Times New Roman"/>
          <w:color w:val="auto"/>
        </w:rPr>
        <w:t>HKEY_LOCAL_MACHINE\SYSTEM\CurrentControlSet\Services\W32Time\Parameters</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服务器端配置：</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LocalNTP = 1</w:t>
      </w:r>
      <w:r w:rsidRPr="00187CB3">
        <w:rPr>
          <w:rFonts w:ascii="Times New Roman" w:hAnsi="Times New Roman" w:cs="Times New Roman"/>
        </w:rPr>
        <w:br/>
      </w:r>
      <w:r w:rsidRPr="00187CB3">
        <w:rPr>
          <w:rFonts w:ascii="Times New Roman" w:hAnsi="Times New Roman" w:cs="Times New Roman"/>
        </w:rPr>
        <w:t>客户端配置：</w:t>
      </w:r>
    </w:p>
    <w:p w:rsidR="00575BA4" w:rsidRPr="00187CB3" w:rsidRDefault="00575BA4" w:rsidP="00575BA4">
      <w:pPr>
        <w:ind w:firstLine="420"/>
        <w:outlineLvl w:val="0"/>
        <w:rPr>
          <w:rFonts w:ascii="Times New Roman" w:hAnsi="Times New Roman" w:cs="Times New Roman"/>
        </w:rPr>
      </w:pPr>
      <w:bookmarkStart w:id="896" w:name="_Toc406075137"/>
      <w:r w:rsidRPr="00187CB3">
        <w:rPr>
          <w:rFonts w:ascii="Times New Roman" w:hAnsi="Times New Roman" w:cs="Times New Roman"/>
        </w:rPr>
        <w:t>TYPE = NTP</w:t>
      </w:r>
      <w:bookmarkEnd w:id="896"/>
    </w:p>
    <w:p w:rsidR="00575BA4" w:rsidRPr="00187CB3" w:rsidRDefault="00575BA4" w:rsidP="00575BA4">
      <w:pPr>
        <w:ind w:firstLine="420"/>
        <w:outlineLvl w:val="0"/>
        <w:rPr>
          <w:rFonts w:ascii="Times New Roman" w:hAnsi="Times New Roman" w:cs="Times New Roman"/>
        </w:rPr>
      </w:pPr>
      <w:bookmarkStart w:id="897" w:name="_Toc406075138"/>
      <w:r w:rsidRPr="00187CB3">
        <w:rPr>
          <w:rFonts w:ascii="Times New Roman" w:hAnsi="Times New Roman" w:cs="Times New Roman"/>
        </w:rPr>
        <w:t xml:space="preserve">NtpServer = </w:t>
      </w:r>
      <w:r w:rsidRPr="00187CB3">
        <w:rPr>
          <w:rFonts w:ascii="Times New Roman" w:hAnsi="Times New Roman" w:cs="Times New Roman"/>
        </w:rPr>
        <w:t>时间服务器</w:t>
      </w:r>
      <w:r w:rsidRPr="00187CB3">
        <w:rPr>
          <w:rFonts w:ascii="Times New Roman" w:hAnsi="Times New Roman" w:cs="Times New Roman"/>
        </w:rPr>
        <w:t>DNS</w:t>
      </w:r>
      <w:r w:rsidRPr="00187CB3">
        <w:rPr>
          <w:rFonts w:ascii="Times New Roman" w:hAnsi="Times New Roman" w:cs="Times New Roman"/>
        </w:rPr>
        <w:t>名或</w:t>
      </w:r>
      <w:r w:rsidRPr="00187CB3">
        <w:rPr>
          <w:rFonts w:ascii="Times New Roman" w:hAnsi="Times New Roman" w:cs="Times New Roman"/>
        </w:rPr>
        <w:t>IP</w:t>
      </w:r>
      <w:r w:rsidRPr="00187CB3">
        <w:rPr>
          <w:rFonts w:ascii="Times New Roman" w:hAnsi="Times New Roman" w:cs="Times New Roman"/>
        </w:rPr>
        <w:t>地址</w:t>
      </w:r>
      <w:bookmarkEnd w:id="897"/>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sectPr w:rsidR="00575BA4" w:rsidRPr="00187CB3" w:rsidSect="00A93871">
          <w:headerReference w:type="default" r:id="rId298"/>
          <w:type w:val="oddPage"/>
          <w:pgSz w:w="11907" w:h="16840" w:code="9"/>
          <w:pgMar w:top="1440" w:right="643" w:bottom="1440" w:left="1155" w:header="680" w:footer="680" w:gutter="0"/>
          <w:cols w:space="425"/>
          <w:docGrid w:linePitch="312"/>
        </w:sectPr>
      </w:pPr>
      <w:bookmarkStart w:id="898" w:name="_Toc533846671"/>
    </w:p>
    <w:p w:rsidR="00575BA4" w:rsidRPr="00187CB3" w:rsidRDefault="00575BA4" w:rsidP="00575BA4">
      <w:pPr>
        <w:pStyle w:val="1"/>
        <w:numPr>
          <w:ilvl w:val="0"/>
          <w:numId w:val="0"/>
        </w:numPr>
        <w:spacing w:before="120"/>
        <w:rPr>
          <w:rFonts w:ascii="Times New Roman" w:hAnsi="Times New Roman"/>
        </w:rPr>
      </w:pPr>
      <w:bookmarkStart w:id="899" w:name="_Toc533902790"/>
      <w:bookmarkStart w:id="900" w:name="_Toc533902943"/>
      <w:bookmarkStart w:id="901" w:name="_Toc533990515"/>
      <w:bookmarkStart w:id="902" w:name="_Toc310409601"/>
      <w:bookmarkStart w:id="903" w:name="_Toc406075139"/>
      <w:r w:rsidRPr="00187CB3">
        <w:rPr>
          <w:rFonts w:ascii="Times New Roman" w:hAnsi="Times New Roman"/>
        </w:rPr>
        <w:lastRenderedPageBreak/>
        <w:t>附录</w:t>
      </w:r>
      <w:r w:rsidRPr="00187CB3">
        <w:rPr>
          <w:rFonts w:ascii="Times New Roman" w:hAnsi="Times New Roman"/>
        </w:rPr>
        <w:t xml:space="preserve">C  </w:t>
      </w:r>
      <w:r w:rsidRPr="00187CB3">
        <w:rPr>
          <w:rFonts w:ascii="Times New Roman" w:hAnsi="Times New Roman"/>
        </w:rPr>
        <w:t>键盘管理</w:t>
      </w:r>
      <w:r w:rsidRPr="00187CB3">
        <w:rPr>
          <w:rFonts w:ascii="Times New Roman" w:hAnsi="Times New Roman"/>
        </w:rPr>
        <w:t>GinaDLL</w:t>
      </w:r>
      <w:r w:rsidRPr="00187CB3">
        <w:rPr>
          <w:rFonts w:ascii="Times New Roman" w:hAnsi="Times New Roman"/>
        </w:rPr>
        <w:t>应用</w:t>
      </w:r>
      <w:bookmarkEnd w:id="898"/>
      <w:bookmarkEnd w:id="899"/>
      <w:bookmarkEnd w:id="900"/>
      <w:bookmarkEnd w:id="901"/>
      <w:bookmarkEnd w:id="902"/>
      <w:bookmarkEnd w:id="903"/>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MCView</w:t>
      </w:r>
      <w:r w:rsidRPr="00187CB3">
        <w:rPr>
          <w:rFonts w:ascii="Times New Roman" w:hAnsi="Times New Roman" w:cs="Times New Roman"/>
        </w:rPr>
        <w:t>可以屏蔽</w:t>
      </w:r>
      <w:r w:rsidRPr="00187CB3">
        <w:rPr>
          <w:rFonts w:ascii="Times New Roman" w:hAnsi="Times New Roman" w:cs="Times New Roman"/>
        </w:rPr>
        <w:t xml:space="preserve"> CTRL+ESC</w:t>
      </w:r>
      <w:r w:rsidRPr="00187CB3">
        <w:rPr>
          <w:rFonts w:ascii="Times New Roman" w:hAnsi="Times New Roman" w:cs="Times New Roman"/>
        </w:rPr>
        <w:t>、</w:t>
      </w:r>
      <w:r w:rsidRPr="00187CB3">
        <w:rPr>
          <w:rFonts w:ascii="Times New Roman" w:hAnsi="Times New Roman" w:cs="Times New Roman"/>
        </w:rPr>
        <w:t>ALT+TAB</w:t>
      </w:r>
      <w:r w:rsidRPr="00187CB3">
        <w:rPr>
          <w:rFonts w:ascii="Times New Roman" w:hAnsi="Times New Roman" w:cs="Times New Roman"/>
        </w:rPr>
        <w:t>，但是不能屏蔽</w:t>
      </w:r>
      <w:r w:rsidRPr="00187CB3">
        <w:rPr>
          <w:rFonts w:ascii="Times New Roman" w:hAnsi="Times New Roman" w:cs="Times New Roman"/>
        </w:rPr>
        <w:t>CTRL+ALT+DEL</w:t>
      </w:r>
      <w:r w:rsidRPr="00187CB3">
        <w:rPr>
          <w:rFonts w:ascii="Times New Roman" w:hAnsi="Times New Roman" w:cs="Times New Roman"/>
        </w:rPr>
        <w:t>。在</w:t>
      </w:r>
      <w:r w:rsidRPr="00187CB3">
        <w:rPr>
          <w:rFonts w:ascii="Times New Roman" w:hAnsi="Times New Roman" w:cs="Times New Roman"/>
        </w:rPr>
        <w:t>WindowsNT/Window2000</w:t>
      </w:r>
      <w:r w:rsidRPr="00187CB3">
        <w:rPr>
          <w:rFonts w:ascii="Times New Roman" w:hAnsi="Times New Roman" w:cs="Times New Roman"/>
        </w:rPr>
        <w:t>中，屏蔽</w:t>
      </w:r>
      <w:r w:rsidRPr="00187CB3">
        <w:rPr>
          <w:rFonts w:ascii="Times New Roman" w:hAnsi="Times New Roman" w:cs="Times New Roman"/>
        </w:rPr>
        <w:t>CTRL+ALT+DEL</w:t>
      </w:r>
      <w:r w:rsidRPr="00187CB3">
        <w:rPr>
          <w:rFonts w:ascii="Times New Roman" w:hAnsi="Times New Roman" w:cs="Times New Roman"/>
        </w:rPr>
        <w:t>需要用到</w:t>
      </w:r>
      <w:r w:rsidRPr="00187CB3">
        <w:rPr>
          <w:rFonts w:ascii="Times New Roman" w:hAnsi="Times New Roman" w:cs="Times New Roman"/>
        </w:rPr>
        <w:t>gina(Graphical Identification 'N' Authentication)</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方法如下：</w:t>
      </w:r>
    </w:p>
    <w:p w:rsidR="00575BA4" w:rsidRPr="00187CB3" w:rsidRDefault="00575BA4" w:rsidP="00575BA4">
      <w:pPr>
        <w:ind w:firstLine="420"/>
        <w:outlineLvl w:val="0"/>
        <w:rPr>
          <w:rFonts w:ascii="Times New Roman" w:hAnsi="Times New Roman" w:cs="Times New Roman"/>
        </w:rPr>
      </w:pPr>
      <w:bookmarkStart w:id="904" w:name="_Toc406075140"/>
      <w:r w:rsidRPr="00187CB3">
        <w:rPr>
          <w:rFonts w:ascii="Times New Roman" w:hAnsi="Times New Roman" w:cs="Times New Roman"/>
        </w:rPr>
        <w:t>1.</w:t>
      </w:r>
      <w:r w:rsidRPr="00187CB3">
        <w:rPr>
          <w:rFonts w:ascii="Times New Roman" w:hAnsi="Times New Roman" w:cs="Times New Roman"/>
        </w:rPr>
        <w:t>将</w:t>
      </w:r>
      <w:r w:rsidRPr="00187CB3">
        <w:rPr>
          <w:rFonts w:ascii="Times New Roman" w:hAnsi="Times New Roman" w:cs="Times New Roman"/>
        </w:rPr>
        <w:t>libpmcgina.dll</w:t>
      </w:r>
      <w:r w:rsidRPr="00187CB3">
        <w:rPr>
          <w:rFonts w:ascii="Times New Roman" w:hAnsi="Times New Roman" w:cs="Times New Roman"/>
        </w:rPr>
        <w:t>拷贝到系统目录</w:t>
      </w:r>
      <w:r w:rsidRPr="00187CB3">
        <w:rPr>
          <w:rFonts w:ascii="Times New Roman" w:hAnsi="Times New Roman" w:cs="Times New Roman"/>
        </w:rPr>
        <w:t>"%systemroot%\SYSTEM32"</w:t>
      </w:r>
      <w:r w:rsidRPr="00187CB3">
        <w:rPr>
          <w:rFonts w:ascii="Times New Roman" w:hAnsi="Times New Roman" w:cs="Times New Roman"/>
        </w:rPr>
        <w:t>下</w:t>
      </w:r>
      <w:bookmarkEnd w:id="904"/>
    </w:p>
    <w:p w:rsidR="00575BA4" w:rsidRPr="00187CB3" w:rsidRDefault="00575BA4" w:rsidP="006F78FF">
      <w:pPr>
        <w:numPr>
          <w:ilvl w:val="0"/>
          <w:numId w:val="4"/>
        </w:numPr>
        <w:tabs>
          <w:tab w:val="clear" w:pos="840"/>
          <w:tab w:val="num" w:pos="666"/>
        </w:tabs>
        <w:outlineLvl w:val="0"/>
        <w:rPr>
          <w:rFonts w:ascii="Times New Roman" w:hAnsi="Times New Roman" w:cs="Times New Roman"/>
        </w:rPr>
      </w:pPr>
      <w:bookmarkStart w:id="905" w:name="_Toc406075141"/>
      <w:r w:rsidRPr="00187CB3">
        <w:rPr>
          <w:rFonts w:ascii="Times New Roman" w:hAnsi="Times New Roman" w:cs="Times New Roman"/>
        </w:rPr>
        <w:t>在系统注册表文件的</w:t>
      </w:r>
      <w:bookmarkEnd w:id="905"/>
    </w:p>
    <w:p w:rsidR="00575BA4" w:rsidRPr="00187CB3" w:rsidRDefault="00575BA4" w:rsidP="00575BA4">
      <w:pPr>
        <w:ind w:leftChars="400" w:left="840" w:firstLine="420"/>
        <w:rPr>
          <w:rFonts w:ascii="Times New Roman" w:hAnsi="Times New Roman" w:cs="Times New Roman"/>
        </w:rPr>
      </w:pPr>
      <w:r w:rsidRPr="00187CB3">
        <w:rPr>
          <w:rFonts w:ascii="Times New Roman" w:hAnsi="Times New Roman" w:cs="Times New Roman"/>
        </w:rPr>
        <w:t>\HKEY_LOCAL_MACHINE\Software\Microsoft\Windows NT\CurrentVersion\Winlogon</w:t>
      </w:r>
    </w:p>
    <w:p w:rsidR="00575BA4" w:rsidRPr="00187CB3" w:rsidRDefault="00575BA4" w:rsidP="00575BA4">
      <w:pPr>
        <w:ind w:leftChars="400" w:left="840" w:firstLine="420"/>
        <w:rPr>
          <w:rFonts w:ascii="Times New Roman" w:hAnsi="Times New Roman" w:cs="Times New Roman"/>
        </w:rPr>
      </w:pPr>
      <w:r w:rsidRPr="00187CB3">
        <w:rPr>
          <w:rFonts w:ascii="Times New Roman" w:hAnsi="Times New Roman" w:cs="Times New Roman"/>
        </w:rPr>
        <w:t>中增加一个</w:t>
      </w:r>
      <w:r w:rsidRPr="00187CB3">
        <w:rPr>
          <w:rFonts w:ascii="Times New Roman" w:hAnsi="Times New Roman" w:cs="Times New Roman"/>
        </w:rPr>
        <w:t>REG_SZ</w:t>
      </w:r>
      <w:r w:rsidRPr="00187CB3">
        <w:rPr>
          <w:rFonts w:ascii="Times New Roman" w:hAnsi="Times New Roman" w:cs="Times New Roman"/>
        </w:rPr>
        <w:t>项</w:t>
      </w:r>
      <w:r w:rsidRPr="00187CB3">
        <w:rPr>
          <w:rFonts w:ascii="Times New Roman" w:hAnsi="Times New Roman" w:cs="Times New Roman"/>
        </w:rPr>
        <w:t>GinaDLL</w:t>
      </w:r>
      <w:r w:rsidRPr="00187CB3">
        <w:rPr>
          <w:rFonts w:ascii="Times New Roman" w:hAnsi="Times New Roman" w:cs="Times New Roman"/>
        </w:rPr>
        <w:t>，值为</w:t>
      </w:r>
      <w:r w:rsidRPr="00187CB3">
        <w:rPr>
          <w:rFonts w:ascii="Times New Roman" w:hAnsi="Times New Roman" w:cs="Times New Roman"/>
        </w:rPr>
        <w:t>libpmcgina.dll</w:t>
      </w:r>
      <w:r w:rsidRPr="00187CB3">
        <w:rPr>
          <w:rFonts w:ascii="Times New Roman" w:hAnsi="Times New Roman" w:cs="Times New Roman"/>
        </w:rPr>
        <w: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3.</w:t>
      </w:r>
      <w:r w:rsidRPr="00187CB3">
        <w:rPr>
          <w:rFonts w:ascii="Times New Roman" w:hAnsi="Times New Roman" w:cs="Times New Roman"/>
        </w:rPr>
        <w:t>重新启动计算机。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注意：</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Gina</w:t>
      </w:r>
      <w:r w:rsidRPr="00187CB3">
        <w:rPr>
          <w:rFonts w:ascii="Times New Roman" w:hAnsi="Times New Roman" w:cs="Times New Roman"/>
        </w:rPr>
        <w:t>涉及到操作系统底层，如果不小心删除了</w:t>
      </w:r>
      <w:r w:rsidRPr="00187CB3">
        <w:rPr>
          <w:rFonts w:ascii="Times New Roman" w:hAnsi="Times New Roman" w:cs="Times New Roman"/>
        </w:rPr>
        <w:t>libpmcgina.dll</w:t>
      </w:r>
      <w:r w:rsidRPr="00187CB3">
        <w:rPr>
          <w:rFonts w:ascii="Times New Roman" w:hAnsi="Times New Roman" w:cs="Times New Roman"/>
        </w:rPr>
        <w:t>而又没有将注册表中的对应项删除，则主机无法登陆。如果主机是联网的，可用与之联网的另一台主机上通过网络修改其注册表，删除</w:t>
      </w:r>
      <w:r w:rsidRPr="00187CB3">
        <w:rPr>
          <w:rFonts w:ascii="Times New Roman" w:hAnsi="Times New Roman" w:cs="Times New Roman"/>
        </w:rPr>
        <w:t>GinaDLL</w:t>
      </w:r>
      <w:r w:rsidRPr="00187CB3">
        <w:rPr>
          <w:rFonts w:ascii="Times New Roman" w:hAnsi="Times New Roman" w:cs="Times New Roman"/>
        </w:rPr>
        <w:t>一项，重启主机机即可。</w:t>
      </w:r>
    </w:p>
    <w:p w:rsidR="00575BA4" w:rsidRPr="00187CB3" w:rsidRDefault="00575BA4" w:rsidP="00575BA4">
      <w:pPr>
        <w:pStyle w:val="1"/>
        <w:keepLines/>
        <w:widowControl w:val="0"/>
        <w:tabs>
          <w:tab w:val="num" w:pos="432"/>
        </w:tabs>
        <w:overflowPunct/>
        <w:autoSpaceDE/>
        <w:autoSpaceDN/>
        <w:adjustRightInd/>
        <w:spacing w:beforeLines="0" w:after="330" w:line="578" w:lineRule="auto"/>
        <w:ind w:firstLine="0"/>
        <w:textAlignment w:val="auto"/>
        <w:rPr>
          <w:rFonts w:ascii="Times New Roman" w:hAnsi="Times New Roman"/>
        </w:rPr>
        <w:sectPr w:rsidR="00575BA4" w:rsidRPr="00187CB3" w:rsidSect="00A93871">
          <w:headerReference w:type="default" r:id="rId299"/>
          <w:pgSz w:w="11907" w:h="16840" w:code="9"/>
          <w:pgMar w:top="1440" w:right="635" w:bottom="1440" w:left="1156" w:header="680" w:footer="680" w:gutter="0"/>
          <w:cols w:space="425"/>
          <w:docGrid w:linePitch="312"/>
        </w:sectPr>
      </w:pPr>
      <w:bookmarkStart w:id="906" w:name="_Toc533902791"/>
      <w:bookmarkStart w:id="907" w:name="_Toc533902944"/>
      <w:bookmarkStart w:id="908" w:name="_Toc533990516"/>
    </w:p>
    <w:p w:rsidR="00575BA4" w:rsidRPr="00187CB3" w:rsidRDefault="00575BA4" w:rsidP="00575BA4">
      <w:pPr>
        <w:pStyle w:val="1"/>
        <w:numPr>
          <w:ilvl w:val="0"/>
          <w:numId w:val="0"/>
        </w:numPr>
        <w:spacing w:before="120"/>
        <w:rPr>
          <w:rFonts w:ascii="Times New Roman" w:hAnsi="Times New Roman"/>
        </w:rPr>
      </w:pPr>
      <w:bookmarkStart w:id="909" w:name="_Toc310409602"/>
      <w:bookmarkStart w:id="910" w:name="_Toc406075142"/>
      <w:r w:rsidRPr="00187CB3">
        <w:rPr>
          <w:rFonts w:ascii="Times New Roman" w:hAnsi="Times New Roman"/>
        </w:rPr>
        <w:lastRenderedPageBreak/>
        <w:t>附录</w:t>
      </w:r>
      <w:r w:rsidRPr="00187CB3">
        <w:rPr>
          <w:rFonts w:ascii="Times New Roman" w:hAnsi="Times New Roman"/>
        </w:rPr>
        <w:t xml:space="preserve">D  </w:t>
      </w:r>
      <w:r w:rsidRPr="00187CB3">
        <w:rPr>
          <w:rFonts w:ascii="Times New Roman" w:hAnsi="Times New Roman"/>
        </w:rPr>
        <w:t>热键组态程序及应用</w:t>
      </w:r>
      <w:bookmarkEnd w:id="906"/>
      <w:bookmarkEnd w:id="907"/>
      <w:bookmarkEnd w:id="908"/>
      <w:bookmarkEnd w:id="909"/>
      <w:bookmarkEnd w:id="910"/>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热键组态程序（</w:t>
      </w:r>
      <w:r w:rsidRPr="00187CB3">
        <w:rPr>
          <w:rFonts w:ascii="Times New Roman" w:hAnsi="Times New Roman" w:cs="Times New Roman"/>
        </w:rPr>
        <w:t>keyc.exe</w:t>
      </w:r>
      <w:r w:rsidRPr="00187CB3">
        <w:rPr>
          <w:rFonts w:ascii="Times New Roman" w:hAnsi="Times New Roman" w:cs="Times New Roman"/>
        </w:rPr>
        <w:t>）用于定义组态画面的键盘快捷键，在</w:t>
      </w:r>
      <w:r w:rsidRPr="00187CB3">
        <w:rPr>
          <w:rFonts w:ascii="Times New Roman" w:hAnsi="Times New Roman" w:cs="Times New Roman"/>
        </w:rPr>
        <w:t>MCView</w:t>
      </w:r>
      <w:r w:rsidRPr="00187CB3">
        <w:rPr>
          <w:rFonts w:ascii="Times New Roman" w:hAnsi="Times New Roman" w:cs="Times New Roman"/>
        </w:rPr>
        <w:t>程序运行时可以通过定义的键盘快捷键快速调用组态画面。</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热键组态程序的运行界面如图</w:t>
      </w:r>
      <w:r w:rsidRPr="00187CB3">
        <w:rPr>
          <w:rFonts w:ascii="Times New Roman" w:hAnsi="Times New Roman" w:cs="Times New Roman"/>
        </w:rPr>
        <w:t>D-1</w:t>
      </w:r>
      <w:r w:rsidRPr="00187CB3">
        <w:rPr>
          <w:rFonts w:ascii="Times New Roman" w:hAnsi="Times New Roman" w:cs="Times New Roman"/>
        </w:rPr>
        <w:t>所示：</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1809750" cy="2095500"/>
            <wp:effectExtent l="19050" t="0" r="0" b="0"/>
            <wp:docPr id="376" name="图片 376" descr="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b5"/>
                    <pic:cNvPicPr>
                      <a:picLocks noChangeAspect="1" noChangeArrowheads="1"/>
                    </pic:cNvPicPr>
                  </pic:nvPicPr>
                  <pic:blipFill>
                    <a:blip r:embed="rId300" cstate="print"/>
                    <a:srcRect/>
                    <a:stretch>
                      <a:fillRect/>
                    </a:stretch>
                  </pic:blipFill>
                  <pic:spPr bwMode="auto">
                    <a:xfrm>
                      <a:off x="0" y="0"/>
                      <a:ext cx="1809750" cy="2095500"/>
                    </a:xfrm>
                    <a:prstGeom prst="rect">
                      <a:avLst/>
                    </a:prstGeom>
                    <a:noFill/>
                    <a:ln w="9525">
                      <a:noFill/>
                      <a:miter lim="800000"/>
                      <a:headEnd/>
                      <a:tailEnd/>
                    </a:ln>
                  </pic:spPr>
                </pic:pic>
              </a:graphicData>
            </a:graphic>
          </wp:inline>
        </w:drawing>
      </w:r>
    </w:p>
    <w:p w:rsidR="00575BA4" w:rsidRPr="00187CB3" w:rsidRDefault="00575BA4" w:rsidP="00575BA4">
      <w:pPr>
        <w:ind w:firstLine="420"/>
        <w:jc w:val="center"/>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D-1 </w:t>
      </w:r>
      <w:r w:rsidRPr="00187CB3">
        <w:rPr>
          <w:rFonts w:ascii="Times New Roman" w:hAnsi="Times New Roman" w:cs="Times New Roman"/>
          <w:sz w:val="18"/>
        </w:rPr>
        <w:t>热键组态程序的运行界面</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其中</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图形界面</w:t>
      </w:r>
      <w:r w:rsidRPr="00187CB3">
        <w:rPr>
          <w:rFonts w:ascii="Times New Roman" w:hAnsi="Times New Roman" w:cs="Times New Roman"/>
        </w:rPr>
        <w:tab/>
      </w:r>
      <w:r w:rsidRPr="00187CB3">
        <w:rPr>
          <w:rFonts w:ascii="Times New Roman" w:hAnsi="Times New Roman" w:cs="Times New Roman"/>
        </w:rPr>
        <w:t>既是在</w:t>
      </w:r>
      <w:r w:rsidRPr="00187CB3">
        <w:rPr>
          <w:rFonts w:ascii="Times New Roman" w:hAnsi="Times New Roman" w:cs="Times New Roman"/>
        </w:rPr>
        <w:t>MCDraw</w:t>
      </w:r>
      <w:r w:rsidRPr="00187CB3">
        <w:rPr>
          <w:rFonts w:ascii="Times New Roman" w:hAnsi="Times New Roman" w:cs="Times New Roman"/>
        </w:rPr>
        <w:t>中制作并保存的画面文件；</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快捷键</w:t>
      </w:r>
      <w:r w:rsidRPr="00187CB3">
        <w:rPr>
          <w:rFonts w:ascii="Times New Roman" w:hAnsi="Times New Roman" w:cs="Times New Roman"/>
        </w:rPr>
        <w:tab/>
      </w:r>
      <w:r w:rsidRPr="00187CB3">
        <w:rPr>
          <w:rFonts w:ascii="Times New Roman" w:hAnsi="Times New Roman" w:cs="Times New Roman"/>
        </w:rPr>
        <w:tab/>
      </w:r>
      <w:r w:rsidRPr="00187CB3">
        <w:rPr>
          <w:rFonts w:ascii="Times New Roman" w:hAnsi="Times New Roman" w:cs="Times New Roman"/>
        </w:rPr>
        <w:t>定义的键盘键名，包括</w:t>
      </w:r>
      <w:r w:rsidRPr="00187CB3">
        <w:rPr>
          <w:rFonts w:ascii="Times New Roman" w:hAnsi="Times New Roman" w:cs="Times New Roman"/>
        </w:rPr>
        <w:t>F1~F12</w:t>
      </w:r>
      <w:r w:rsidRPr="00187CB3">
        <w:rPr>
          <w:rFonts w:ascii="Times New Roman" w:hAnsi="Times New Roman" w:cs="Times New Roman"/>
        </w:rPr>
        <w:t>、</w:t>
      </w:r>
      <w:r w:rsidRPr="00187CB3">
        <w:rPr>
          <w:rFonts w:ascii="Times New Roman" w:hAnsi="Times New Roman" w:cs="Times New Roman"/>
        </w:rPr>
        <w:t>0~9</w:t>
      </w:r>
      <w:r w:rsidRPr="00187CB3">
        <w:rPr>
          <w:rFonts w:ascii="Times New Roman" w:hAnsi="Times New Roman" w:cs="Times New Roman"/>
        </w:rPr>
        <w:t>、</w:t>
      </w:r>
      <w:r w:rsidRPr="00187CB3">
        <w:rPr>
          <w:rFonts w:ascii="Times New Roman" w:hAnsi="Times New Roman" w:cs="Times New Roman"/>
        </w:rPr>
        <w:t>A~Z</w:t>
      </w:r>
      <w:r w:rsidRPr="00187CB3">
        <w:rPr>
          <w:rFonts w:ascii="Times New Roman" w:hAnsi="Times New Roman" w:cs="Times New Roman"/>
        </w:rPr>
        <w:t>等共</w:t>
      </w:r>
      <w:r w:rsidRPr="00187CB3">
        <w:rPr>
          <w:rFonts w:ascii="Times New Roman" w:hAnsi="Times New Roman" w:cs="Times New Roman"/>
        </w:rPr>
        <w:t>48</w:t>
      </w:r>
      <w:r w:rsidRPr="00187CB3">
        <w:rPr>
          <w:rFonts w:ascii="Times New Roman" w:hAnsi="Times New Roman" w:cs="Times New Roman"/>
        </w:rPr>
        <w:t>个键，不包括组合键，本系统不支持组合键功能。</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双击任意一个图形界面文件，弹出选择</w:t>
      </w:r>
      <w:r w:rsidRPr="00187CB3">
        <w:rPr>
          <w:rFonts w:ascii="Times New Roman" w:hAnsi="Times New Roman" w:cs="Times New Roman"/>
        </w:rPr>
        <w:t>“</w:t>
      </w:r>
      <w:r w:rsidRPr="00187CB3">
        <w:rPr>
          <w:rFonts w:ascii="Times New Roman" w:hAnsi="Times New Roman" w:cs="Times New Roman"/>
        </w:rPr>
        <w:t>键</w:t>
      </w:r>
      <w:r w:rsidRPr="00187CB3">
        <w:rPr>
          <w:rFonts w:ascii="Times New Roman" w:hAnsi="Times New Roman" w:cs="Times New Roman"/>
        </w:rPr>
        <w:t>”</w:t>
      </w:r>
      <w:r w:rsidRPr="00187CB3">
        <w:rPr>
          <w:rFonts w:ascii="Times New Roman" w:hAnsi="Times New Roman" w:cs="Times New Roman"/>
        </w:rPr>
        <w:t>对话框，选择图形界面对应的热键，如图</w:t>
      </w:r>
      <w:r w:rsidRPr="00187CB3">
        <w:rPr>
          <w:rFonts w:ascii="Times New Roman" w:hAnsi="Times New Roman" w:cs="Times New Roman"/>
        </w:rPr>
        <w:t>D-2</w:t>
      </w:r>
      <w:r w:rsidRPr="00187CB3">
        <w:rPr>
          <w:rFonts w:ascii="Times New Roman" w:hAnsi="Times New Roman" w:cs="Times New Roman"/>
        </w:rPr>
        <w:t>所示：</w:t>
      </w:r>
    </w:p>
    <w:p w:rsidR="00575BA4" w:rsidRPr="00187CB3" w:rsidRDefault="00575BA4" w:rsidP="00575BA4">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847725" cy="1762125"/>
            <wp:effectExtent l="19050" t="0" r="9525" b="0"/>
            <wp:docPr id="377" name="图片 377" descr="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b7"/>
                    <pic:cNvPicPr>
                      <a:picLocks noChangeAspect="1" noChangeArrowheads="1"/>
                    </pic:cNvPicPr>
                  </pic:nvPicPr>
                  <pic:blipFill>
                    <a:blip r:embed="rId301" cstate="print"/>
                    <a:srcRect/>
                    <a:stretch>
                      <a:fillRect/>
                    </a:stretch>
                  </pic:blipFill>
                  <pic:spPr bwMode="auto">
                    <a:xfrm>
                      <a:off x="0" y="0"/>
                      <a:ext cx="847725" cy="1762125"/>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图</w:t>
      </w:r>
      <w:r w:rsidRPr="00187CB3">
        <w:rPr>
          <w:rFonts w:ascii="Times New Roman" w:hAnsi="Times New Roman" w:cs="Times New Roman"/>
          <w:sz w:val="18"/>
        </w:rPr>
        <w:t xml:space="preserve">D-2  </w:t>
      </w:r>
      <w:r w:rsidRPr="00187CB3">
        <w:rPr>
          <w:rFonts w:ascii="Times New Roman" w:hAnsi="Times New Roman" w:cs="Times New Roman"/>
          <w:sz w:val="18"/>
        </w:rPr>
        <w:t>选择热键对话框</w:t>
      </w:r>
    </w:p>
    <w:p w:rsidR="00575BA4" w:rsidRPr="00187CB3" w:rsidRDefault="00575BA4" w:rsidP="00575BA4">
      <w:pPr>
        <w:pStyle w:val="afa"/>
        <w:ind w:firstLineChars="0"/>
        <w:rPr>
          <w:rFonts w:ascii="Times New Roman" w:hAnsi="Times New Roman"/>
        </w:rPr>
      </w:pPr>
    </w:p>
    <w:p w:rsidR="00575BA4" w:rsidRPr="00187CB3" w:rsidRDefault="00575BA4" w:rsidP="00B0141B">
      <w:pPr>
        <w:ind w:firstLine="420"/>
        <w:rPr>
          <w:rFonts w:ascii="Times New Roman" w:hAnsi="Times New Roman" w:cs="Times New Roman"/>
        </w:rPr>
      </w:pPr>
      <w:r w:rsidRPr="00187CB3">
        <w:rPr>
          <w:rFonts w:ascii="Times New Roman" w:hAnsi="Times New Roman" w:cs="Times New Roman"/>
        </w:rPr>
        <w:t>一旦一个键被定义为热键后，它将在</w:t>
      </w:r>
      <w:r w:rsidRPr="00187CB3">
        <w:rPr>
          <w:rFonts w:ascii="Times New Roman" w:hAnsi="Times New Roman" w:cs="Times New Roman"/>
        </w:rPr>
        <w:t>“</w:t>
      </w:r>
      <w:r w:rsidRPr="00187CB3">
        <w:rPr>
          <w:rFonts w:ascii="Times New Roman" w:hAnsi="Times New Roman" w:cs="Times New Roman"/>
        </w:rPr>
        <w:t>热键选择对话框</w:t>
      </w:r>
      <w:r w:rsidRPr="00187CB3">
        <w:rPr>
          <w:rFonts w:ascii="Times New Roman" w:hAnsi="Times New Roman" w:cs="Times New Roman"/>
        </w:rPr>
        <w:t>”</w:t>
      </w:r>
      <w:r w:rsidRPr="00187CB3">
        <w:rPr>
          <w:rFonts w:ascii="Times New Roman" w:hAnsi="Times New Roman" w:cs="Times New Roman"/>
        </w:rPr>
        <w:t>中清除，以免被重复定义，出现持续运行故障。</w:t>
      </w:r>
    </w:p>
    <w:p w:rsidR="00575BA4" w:rsidRPr="00187CB3" w:rsidRDefault="00575BA4" w:rsidP="00B0141B">
      <w:pPr>
        <w:ind w:firstLine="420"/>
        <w:rPr>
          <w:rFonts w:ascii="Times New Roman" w:hAnsi="Times New Roman" w:cs="Times New Roman"/>
        </w:rPr>
      </w:pPr>
      <w:r w:rsidRPr="00187CB3">
        <w:rPr>
          <w:rFonts w:ascii="Times New Roman" w:hAnsi="Times New Roman" w:cs="Times New Roman"/>
        </w:rPr>
        <w:t>要取消以定义的热键，则选中以定义热键的图形界面，选择</w:t>
      </w:r>
      <w:r w:rsidRPr="00187CB3">
        <w:rPr>
          <w:rFonts w:ascii="Times New Roman" w:hAnsi="Times New Roman" w:cs="Times New Roman"/>
        </w:rPr>
        <w:t>“</w:t>
      </w:r>
      <w:r w:rsidRPr="00187CB3">
        <w:rPr>
          <w:rFonts w:ascii="Times New Roman" w:hAnsi="Times New Roman" w:cs="Times New Roman"/>
        </w:rPr>
        <w:t>空键</w:t>
      </w:r>
      <w:r w:rsidRPr="00187CB3">
        <w:rPr>
          <w:rFonts w:ascii="Times New Roman" w:hAnsi="Times New Roman" w:cs="Times New Roman"/>
        </w:rPr>
        <w:t>”</w:t>
      </w:r>
      <w:r w:rsidRPr="00187CB3">
        <w:rPr>
          <w:rFonts w:ascii="Times New Roman" w:hAnsi="Times New Roman" w:cs="Times New Roman"/>
        </w:rPr>
        <w:t>，确认后，热键即被取消，如图</w:t>
      </w:r>
      <w:r w:rsidRPr="00187CB3">
        <w:rPr>
          <w:rFonts w:ascii="Times New Roman" w:hAnsi="Times New Roman" w:cs="Times New Roman"/>
        </w:rPr>
        <w:t>D-3</w:t>
      </w:r>
      <w:r w:rsidRPr="00187CB3">
        <w:rPr>
          <w:rFonts w:ascii="Times New Roman" w:hAnsi="Times New Roman" w:cs="Times New Roman"/>
        </w:rPr>
        <w:t>所示：</w:t>
      </w:r>
    </w:p>
    <w:p w:rsidR="00575BA4" w:rsidRPr="00187CB3" w:rsidRDefault="00575BA4" w:rsidP="00575BA4">
      <w:pPr>
        <w:pStyle w:val="afa"/>
        <w:ind w:firstLineChars="0"/>
        <w:jc w:val="center"/>
        <w:rPr>
          <w:rFonts w:ascii="Times New Roman" w:hAnsi="Times New Roman"/>
        </w:rPr>
      </w:pPr>
      <w:r w:rsidRPr="00187CB3">
        <w:rPr>
          <w:rFonts w:ascii="Times New Roman" w:hAnsi="Times New Roman"/>
          <w:noProof/>
        </w:rPr>
        <w:lastRenderedPageBreak/>
        <w:drawing>
          <wp:inline distT="0" distB="0" distL="0" distR="0">
            <wp:extent cx="962025" cy="2009775"/>
            <wp:effectExtent l="19050" t="0" r="9525" b="0"/>
            <wp:docPr id="1680" name="图片 378" descr="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b6"/>
                    <pic:cNvPicPr>
                      <a:picLocks noChangeAspect="1" noChangeArrowheads="1"/>
                    </pic:cNvPicPr>
                  </pic:nvPicPr>
                  <pic:blipFill>
                    <a:blip r:embed="rId302" cstate="print"/>
                    <a:srcRect/>
                    <a:stretch>
                      <a:fillRect/>
                    </a:stretch>
                  </pic:blipFill>
                  <pic:spPr bwMode="auto">
                    <a:xfrm>
                      <a:off x="0" y="0"/>
                      <a:ext cx="962025" cy="2009775"/>
                    </a:xfrm>
                    <a:prstGeom prst="rect">
                      <a:avLst/>
                    </a:prstGeom>
                    <a:noFill/>
                    <a:ln w="9525">
                      <a:noFill/>
                      <a:miter lim="800000"/>
                      <a:headEnd/>
                      <a:tailEnd/>
                    </a:ln>
                  </pic:spPr>
                </pic:pic>
              </a:graphicData>
            </a:graphic>
          </wp:inline>
        </w:drawing>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360"/>
        <w:jc w:val="center"/>
        <w:rPr>
          <w:rFonts w:ascii="Times New Roman" w:hAnsi="Times New Roman" w:cs="Times New Roman"/>
          <w:sz w:val="18"/>
        </w:rPr>
      </w:pPr>
      <w:r w:rsidRPr="00187CB3">
        <w:rPr>
          <w:rFonts w:ascii="Times New Roman" w:hAnsi="Times New Roman" w:cs="Times New Roman"/>
          <w:sz w:val="18"/>
        </w:rPr>
        <w:t xml:space="preserve">      </w:t>
      </w:r>
      <w:r w:rsidRPr="00187CB3">
        <w:rPr>
          <w:rFonts w:ascii="Times New Roman" w:hAnsi="Times New Roman" w:cs="Times New Roman"/>
          <w:sz w:val="18"/>
        </w:rPr>
        <w:t>图</w:t>
      </w:r>
      <w:r w:rsidRPr="00187CB3">
        <w:rPr>
          <w:rFonts w:ascii="Times New Roman" w:hAnsi="Times New Roman" w:cs="Times New Roman"/>
          <w:sz w:val="18"/>
        </w:rPr>
        <w:t xml:space="preserve">D-3  </w:t>
      </w:r>
      <w:r w:rsidRPr="00187CB3">
        <w:rPr>
          <w:rFonts w:ascii="Times New Roman" w:hAnsi="Times New Roman" w:cs="Times New Roman"/>
          <w:sz w:val="18"/>
        </w:rPr>
        <w:t>取消</w:t>
      </w:r>
      <w:r w:rsidRPr="00187CB3">
        <w:rPr>
          <w:rFonts w:ascii="Times New Roman" w:hAnsi="Times New Roman" w:cs="Times New Roman"/>
          <w:sz w:val="18"/>
        </w:rPr>
        <w:t>“</w:t>
      </w:r>
      <w:r w:rsidRPr="00187CB3">
        <w:rPr>
          <w:rFonts w:ascii="Times New Roman" w:hAnsi="Times New Roman" w:cs="Times New Roman"/>
          <w:sz w:val="18"/>
        </w:rPr>
        <w:t>热键</w:t>
      </w:r>
      <w:r w:rsidRPr="00187CB3">
        <w:rPr>
          <w:rFonts w:ascii="Times New Roman" w:hAnsi="Times New Roman" w:cs="Times New Roman"/>
          <w:sz w:val="18"/>
        </w:rPr>
        <w:t>”</w:t>
      </w:r>
    </w:p>
    <w:p w:rsidR="00575BA4" w:rsidRPr="00187CB3" w:rsidRDefault="00575BA4" w:rsidP="00575BA4">
      <w:pPr>
        <w:ind w:firstLine="420"/>
        <w:rPr>
          <w:rFonts w:ascii="Times New Roman" w:hAnsi="Times New Roman" w:cs="Times New Roman"/>
        </w:rPr>
      </w:pPr>
    </w:p>
    <w:p w:rsidR="00575BA4" w:rsidRPr="00187CB3" w:rsidRDefault="00575BA4" w:rsidP="00B0141B">
      <w:pPr>
        <w:ind w:firstLine="420"/>
        <w:rPr>
          <w:rFonts w:ascii="Times New Roman" w:hAnsi="Times New Roman" w:cs="Times New Roman"/>
        </w:rPr>
      </w:pPr>
      <w:r w:rsidRPr="00187CB3">
        <w:rPr>
          <w:rFonts w:ascii="Times New Roman" w:hAnsi="Times New Roman" w:cs="Times New Roman"/>
        </w:rPr>
        <w:t>热键定义后，在</w:t>
      </w:r>
      <w:r w:rsidRPr="00187CB3">
        <w:rPr>
          <w:rFonts w:ascii="Times New Roman" w:hAnsi="Times New Roman" w:cs="Times New Roman"/>
        </w:rPr>
        <w:t>MCView</w:t>
      </w:r>
      <w:r w:rsidRPr="00187CB3">
        <w:rPr>
          <w:rFonts w:ascii="Times New Roman" w:hAnsi="Times New Roman" w:cs="Times New Roman"/>
        </w:rPr>
        <w:t>中直接生效。</w:t>
      </w:r>
      <w:bookmarkStart w:id="911" w:name="_Toc533902792"/>
      <w:bookmarkStart w:id="912" w:name="_Toc533902945"/>
      <w:bookmarkStart w:id="913" w:name="_Toc533990517"/>
    </w:p>
    <w:p w:rsidR="00575BA4" w:rsidRPr="00187CB3" w:rsidRDefault="00575BA4" w:rsidP="00B0141B">
      <w:pPr>
        <w:ind w:firstLine="420"/>
        <w:rPr>
          <w:rFonts w:ascii="Times New Roman" w:hAnsi="Times New Roman" w:cs="Times New Roman"/>
        </w:rPr>
        <w:sectPr w:rsidR="00575BA4" w:rsidRPr="00187CB3" w:rsidSect="00A93871">
          <w:headerReference w:type="default" r:id="rId303"/>
          <w:pgSz w:w="11907" w:h="16840" w:code="9"/>
          <w:pgMar w:top="1440" w:right="635" w:bottom="1440" w:left="1157" w:header="680" w:footer="680" w:gutter="0"/>
          <w:cols w:space="425"/>
          <w:docGrid w:linePitch="312"/>
        </w:sectPr>
      </w:pPr>
    </w:p>
    <w:p w:rsidR="00B0141B" w:rsidRPr="00187CB3" w:rsidRDefault="00B0141B" w:rsidP="00B0141B">
      <w:pPr>
        <w:pStyle w:val="1"/>
        <w:numPr>
          <w:ilvl w:val="0"/>
          <w:numId w:val="0"/>
        </w:numPr>
        <w:spacing w:before="156"/>
        <w:ind w:left="432" w:hanging="432"/>
        <w:rPr>
          <w:rFonts w:ascii="Times New Roman" w:hAnsi="Times New Roman"/>
        </w:rPr>
      </w:pPr>
      <w:bookmarkStart w:id="914" w:name="_Toc406075143"/>
      <w:bookmarkEnd w:id="911"/>
      <w:bookmarkEnd w:id="912"/>
      <w:bookmarkEnd w:id="913"/>
      <w:r w:rsidRPr="00187CB3">
        <w:rPr>
          <w:rFonts w:ascii="Times New Roman" w:hAnsi="Times New Roman"/>
        </w:rPr>
        <w:lastRenderedPageBreak/>
        <w:t>附录</w:t>
      </w:r>
      <w:r w:rsidR="002A6F57" w:rsidRPr="00187CB3">
        <w:rPr>
          <w:rFonts w:ascii="Times New Roman" w:hAnsi="Times New Roman"/>
        </w:rPr>
        <w:t>E</w:t>
      </w:r>
      <w:r w:rsidR="002A6F57" w:rsidRPr="00187CB3">
        <w:rPr>
          <w:rFonts w:ascii="Times New Roman" w:hAnsi="Times New Roman"/>
        </w:rPr>
        <w:t>：</w:t>
      </w:r>
      <w:r w:rsidRPr="00187CB3">
        <w:rPr>
          <w:rFonts w:ascii="Times New Roman" w:hAnsi="Times New Roman"/>
        </w:rPr>
        <w:t>NicBuilder</w:t>
      </w:r>
      <w:r w:rsidRPr="00187CB3">
        <w:rPr>
          <w:rFonts w:ascii="Times New Roman" w:hAnsi="Times New Roman"/>
        </w:rPr>
        <w:t>配置补充说明</w:t>
      </w:r>
      <w:bookmarkEnd w:id="914"/>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2013-2014</w:t>
      </w:r>
      <w:r w:rsidRPr="00187CB3">
        <w:rPr>
          <w:rFonts w:ascii="Times New Roman" w:hAnsi="Times New Roman" w:cs="Times New Roman"/>
        </w:rPr>
        <w:t>年</w:t>
      </w:r>
      <w:r w:rsidRPr="00187CB3">
        <w:rPr>
          <w:rFonts w:ascii="Times New Roman" w:hAnsi="Times New Roman" w:cs="Times New Roman"/>
        </w:rPr>
        <w:t>NicSys</w:t>
      </w:r>
      <w:r w:rsidR="004B05E5" w:rsidRPr="00187CB3">
        <w:rPr>
          <w:rFonts w:ascii="Times New Roman" w:hAnsi="Times New Roman" w:cs="Times New Roman"/>
          <w:vertAlign w:val="superscript"/>
        </w:rPr>
        <w:t>®</w:t>
      </w:r>
      <w:r w:rsidRPr="00187CB3">
        <w:rPr>
          <w:rFonts w:ascii="Times New Roman" w:hAnsi="Times New Roman" w:cs="Times New Roman"/>
        </w:rPr>
        <w:t>1000</w:t>
      </w:r>
      <w:r w:rsidRPr="00187CB3">
        <w:rPr>
          <w:rFonts w:ascii="Times New Roman" w:hAnsi="Times New Roman" w:cs="Times New Roman"/>
        </w:rPr>
        <w:t>软件在昌江凝结水精处理项目应用后，对软件做了功能改进和</w:t>
      </w:r>
      <w:r w:rsidRPr="00187CB3">
        <w:rPr>
          <w:rFonts w:ascii="Times New Roman" w:hAnsi="Times New Roman" w:cs="Times New Roman"/>
        </w:rPr>
        <w:t>bug</w:t>
      </w:r>
      <w:r w:rsidRPr="00187CB3">
        <w:rPr>
          <w:rFonts w:ascii="Times New Roman" w:hAnsi="Times New Roman" w:cs="Times New Roman"/>
        </w:rPr>
        <w:t>修改。</w:t>
      </w:r>
      <w:r w:rsidRPr="00187CB3">
        <w:rPr>
          <w:rFonts w:ascii="Times New Roman" w:hAnsi="Times New Roman" w:cs="Times New Roman"/>
        </w:rPr>
        <w:t>NicBuilder</w:t>
      </w:r>
      <w:r w:rsidRPr="00187CB3">
        <w:rPr>
          <w:rFonts w:ascii="Times New Roman" w:hAnsi="Times New Roman" w:cs="Times New Roman"/>
        </w:rPr>
        <w:t>的改进使配置发生了如下变化。</w:t>
      </w:r>
    </w:p>
    <w:p w:rsidR="00B0141B" w:rsidRPr="00187CB3" w:rsidRDefault="00B0141B" w:rsidP="00B0141B">
      <w:pPr>
        <w:ind w:firstLine="420"/>
        <w:rPr>
          <w:rFonts w:ascii="Times New Roman" w:hAnsi="Times New Roman" w:cs="Times New Roman"/>
          <w:b/>
        </w:rPr>
      </w:pPr>
      <w:r w:rsidRPr="00187CB3">
        <w:rPr>
          <w:rFonts w:ascii="Times New Roman" w:hAnsi="Times New Roman" w:cs="Times New Roman"/>
          <w:b/>
        </w:rPr>
        <w:t xml:space="preserve">1 </w:t>
      </w:r>
      <w:r w:rsidRPr="00187CB3">
        <w:rPr>
          <w:rFonts w:ascii="Times New Roman" w:hAnsi="Times New Roman" w:cs="Times New Roman"/>
          <w:b/>
        </w:rPr>
        <w:t>报警配置</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配置文件路径为</w:t>
      </w:r>
      <w:r w:rsidRPr="00187CB3">
        <w:rPr>
          <w:rFonts w:ascii="Times New Roman" w:hAnsi="Times New Roman" w:cs="Times New Roman"/>
        </w:rPr>
        <w:t>...\config\NicBuilder.ini</w:t>
      </w:r>
    </w:p>
    <w:p w:rsidR="00B0141B" w:rsidRPr="00187CB3" w:rsidRDefault="00B0141B" w:rsidP="00B0141B">
      <w:pPr>
        <w:ind w:firstLine="420"/>
        <w:rPr>
          <w:rFonts w:ascii="Times New Roman" w:hAnsi="Times New Roman" w:cs="Times New Roman"/>
        </w:rPr>
      </w:pP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1.1</w:t>
      </w:r>
      <w:r w:rsidRPr="00187CB3">
        <w:rPr>
          <w:rFonts w:ascii="Times New Roman" w:hAnsi="Times New Roman" w:cs="Times New Roman"/>
        </w:rPr>
        <w:t>报警权限的配置</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节点名：</w:t>
      </w:r>
      <w:r w:rsidRPr="00187CB3">
        <w:rPr>
          <w:rFonts w:ascii="Times New Roman" w:hAnsi="Times New Roman" w:cs="Times New Roman"/>
        </w:rPr>
        <w:t>[alarm]</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节点内容：</w:t>
      </w:r>
      <w:r w:rsidRPr="00187CB3">
        <w:rPr>
          <w:rFonts w:ascii="Times New Roman" w:hAnsi="Times New Roman" w:cs="Times New Roman"/>
        </w:rPr>
        <w:t>rankShow</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例子：</w:t>
      </w:r>
      <w:r w:rsidRPr="00187CB3">
        <w:rPr>
          <w:rFonts w:ascii="Times New Roman" w:hAnsi="Times New Roman" w:cs="Times New Roman"/>
        </w:rPr>
        <w:t>rankShow=501,506</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含义：表示本机只显示报警级别在</w:t>
      </w:r>
      <w:r w:rsidRPr="00187CB3">
        <w:rPr>
          <w:rFonts w:ascii="Times New Roman" w:hAnsi="Times New Roman" w:cs="Times New Roman"/>
        </w:rPr>
        <w:t>501</w:t>
      </w:r>
      <w:r w:rsidRPr="00187CB3">
        <w:rPr>
          <w:rFonts w:ascii="Times New Roman" w:hAnsi="Times New Roman" w:cs="Times New Roman"/>
        </w:rPr>
        <w:t>到</w:t>
      </w:r>
      <w:r w:rsidRPr="00187CB3">
        <w:rPr>
          <w:rFonts w:ascii="Times New Roman" w:hAnsi="Times New Roman" w:cs="Times New Roman"/>
        </w:rPr>
        <w:t>506</w:t>
      </w:r>
      <w:r w:rsidRPr="00187CB3">
        <w:rPr>
          <w:rFonts w:ascii="Times New Roman" w:hAnsi="Times New Roman" w:cs="Times New Roman"/>
        </w:rPr>
        <w:t>的之间报警（含</w:t>
      </w:r>
      <w:r w:rsidRPr="00187CB3">
        <w:rPr>
          <w:rFonts w:ascii="Times New Roman" w:hAnsi="Times New Roman" w:cs="Times New Roman"/>
        </w:rPr>
        <w:t>501</w:t>
      </w:r>
      <w:r w:rsidRPr="00187CB3">
        <w:rPr>
          <w:rFonts w:ascii="Times New Roman" w:hAnsi="Times New Roman" w:cs="Times New Roman"/>
        </w:rPr>
        <w:t>、</w:t>
      </w:r>
      <w:r w:rsidRPr="00187CB3">
        <w:rPr>
          <w:rFonts w:ascii="Times New Roman" w:hAnsi="Times New Roman" w:cs="Times New Roman"/>
        </w:rPr>
        <w:t>506</w:t>
      </w:r>
      <w:r w:rsidRPr="00187CB3">
        <w:rPr>
          <w:rFonts w:ascii="Times New Roman" w:hAnsi="Times New Roman" w:cs="Times New Roman"/>
        </w:rPr>
        <w:t>级）。注意，报警在</w:t>
      </w:r>
      <w:r w:rsidRPr="00187CB3">
        <w:rPr>
          <w:rFonts w:ascii="Times New Roman" w:hAnsi="Times New Roman" w:cs="Times New Roman"/>
        </w:rPr>
        <w:t>500</w:t>
      </w:r>
      <w:r w:rsidRPr="00187CB3">
        <w:rPr>
          <w:rFonts w:ascii="Times New Roman" w:hAnsi="Times New Roman" w:cs="Times New Roman"/>
        </w:rPr>
        <w:t>级别以上才能收到（含</w:t>
      </w:r>
      <w:r w:rsidRPr="00187CB3">
        <w:rPr>
          <w:rFonts w:ascii="Times New Roman" w:hAnsi="Times New Roman" w:cs="Times New Roman"/>
        </w:rPr>
        <w:t>500</w:t>
      </w:r>
      <w:r w:rsidRPr="00187CB3">
        <w:rPr>
          <w:rFonts w:ascii="Times New Roman" w:hAnsi="Times New Roman" w:cs="Times New Roman"/>
        </w:rPr>
        <w:t>）。</w:t>
      </w:r>
    </w:p>
    <w:p w:rsidR="00B0141B" w:rsidRPr="00187CB3" w:rsidRDefault="00B0141B" w:rsidP="00B0141B">
      <w:pPr>
        <w:ind w:firstLine="420"/>
        <w:rPr>
          <w:rFonts w:ascii="Times New Roman" w:hAnsi="Times New Roman" w:cs="Times New Roman"/>
        </w:rPr>
      </w:pP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1.2</w:t>
      </w:r>
      <w:r w:rsidRPr="00187CB3">
        <w:rPr>
          <w:rFonts w:ascii="Times New Roman" w:hAnsi="Times New Roman" w:cs="Times New Roman"/>
        </w:rPr>
        <w:t>报警声音的配置</w:t>
      </w:r>
      <w:r w:rsidRPr="00187CB3">
        <w:rPr>
          <w:rFonts w:ascii="Times New Roman" w:hAnsi="Times New Roman" w:cs="Times New Roman"/>
        </w:rPr>
        <w:t xml:space="preserve"> </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步骤如下：</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在</w:t>
      </w:r>
      <w:r w:rsidRPr="00187CB3">
        <w:rPr>
          <w:rFonts w:ascii="Times New Roman" w:hAnsi="Times New Roman" w:cs="Times New Roman"/>
        </w:rPr>
        <w:t>DOS</w:t>
      </w:r>
      <w:r w:rsidRPr="00187CB3">
        <w:rPr>
          <w:rFonts w:ascii="Times New Roman" w:hAnsi="Times New Roman" w:cs="Times New Roman"/>
        </w:rPr>
        <w:t>下注册</w:t>
      </w:r>
      <w:r w:rsidRPr="00187CB3">
        <w:rPr>
          <w:rFonts w:ascii="Times New Roman" w:hAnsi="Times New Roman" w:cs="Times New Roman"/>
        </w:rPr>
        <w:t>libhisdATL.dll</w:t>
      </w:r>
      <w:r w:rsidRPr="00187CB3">
        <w:rPr>
          <w:rFonts w:ascii="Times New Roman" w:hAnsi="Times New Roman" w:cs="Times New Roman"/>
        </w:rPr>
        <w:t>。</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在管理员权限下打开</w:t>
      </w:r>
      <w:r w:rsidRPr="00187CB3">
        <w:rPr>
          <w:rFonts w:ascii="Times New Roman" w:hAnsi="Times New Roman" w:cs="Times New Roman"/>
        </w:rPr>
        <w:t>DOS</w:t>
      </w:r>
      <w:r w:rsidRPr="00187CB3">
        <w:rPr>
          <w:rFonts w:ascii="Times New Roman" w:hAnsi="Times New Roman" w:cs="Times New Roman"/>
        </w:rPr>
        <w:t>命令行并将文件路径改为</w:t>
      </w:r>
      <w:r w:rsidRPr="00187CB3">
        <w:rPr>
          <w:rFonts w:ascii="Times New Roman" w:hAnsi="Times New Roman" w:cs="Times New Roman"/>
        </w:rPr>
        <w:t>libhisdATL.dll</w:t>
      </w:r>
      <w:r w:rsidRPr="00187CB3">
        <w:rPr>
          <w:rFonts w:ascii="Times New Roman" w:hAnsi="Times New Roman" w:cs="Times New Roman"/>
        </w:rPr>
        <w:t>所在的文件夹下。输入命令</w:t>
      </w:r>
      <w:r w:rsidRPr="00187CB3">
        <w:rPr>
          <w:rFonts w:ascii="Times New Roman" w:hAnsi="Times New Roman" w:cs="Times New Roman"/>
        </w:rPr>
        <w:t>regsvr32.exe libhisdATL.dll</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noProof/>
        </w:rPr>
        <w:drawing>
          <wp:inline distT="0" distB="0" distL="0" distR="0">
            <wp:extent cx="4932512" cy="3224538"/>
            <wp:effectExtent l="19050" t="0" r="1438" b="0"/>
            <wp:docPr id="12" name="图片 4" descr="C:\Users\Administrator.WJ-20140718QMIH\AppData\Roaming\feiq\RichOle\8312936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WJ-20140718QMIH\AppData\Roaming\feiq\RichOle\831293628.bmp"/>
                    <pic:cNvPicPr>
                      <a:picLocks noChangeAspect="1" noChangeArrowheads="1"/>
                    </pic:cNvPicPr>
                  </pic:nvPicPr>
                  <pic:blipFill>
                    <a:blip r:embed="rId304" cstate="print"/>
                    <a:srcRect/>
                    <a:stretch>
                      <a:fillRect/>
                    </a:stretch>
                  </pic:blipFill>
                  <pic:spPr bwMode="auto">
                    <a:xfrm>
                      <a:off x="0" y="0"/>
                      <a:ext cx="4931840" cy="3224098"/>
                    </a:xfrm>
                    <a:prstGeom prst="rect">
                      <a:avLst/>
                    </a:prstGeom>
                    <a:noFill/>
                    <a:ln w="9525">
                      <a:noFill/>
                      <a:miter lim="800000"/>
                      <a:headEnd/>
                      <a:tailEnd/>
                    </a:ln>
                  </pic:spPr>
                </pic:pic>
              </a:graphicData>
            </a:graphic>
          </wp:inline>
        </w:drawing>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回车后出现下面提示，表示已经注册成功。</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noProof/>
        </w:rPr>
        <w:lastRenderedPageBreak/>
        <w:drawing>
          <wp:inline distT="0" distB="0" distL="0" distR="0">
            <wp:extent cx="5274310" cy="3474285"/>
            <wp:effectExtent l="19050" t="0" r="2540" b="0"/>
            <wp:docPr id="13" name="图片 7" descr="C:\Users\Administrator.WJ-20140718QMIH\AppData\Roaming\feiq\RichOle\12993580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WJ-20140718QMIH\AppData\Roaming\feiq\RichOle\1299358018.bmp"/>
                    <pic:cNvPicPr>
                      <a:picLocks noChangeAspect="1" noChangeArrowheads="1"/>
                    </pic:cNvPicPr>
                  </pic:nvPicPr>
                  <pic:blipFill>
                    <a:blip r:embed="rId305" cstate="print"/>
                    <a:srcRect/>
                    <a:stretch>
                      <a:fillRect/>
                    </a:stretch>
                  </pic:blipFill>
                  <pic:spPr bwMode="auto">
                    <a:xfrm>
                      <a:off x="0" y="0"/>
                      <a:ext cx="5274310" cy="3474285"/>
                    </a:xfrm>
                    <a:prstGeom prst="rect">
                      <a:avLst/>
                    </a:prstGeom>
                    <a:noFill/>
                    <a:ln w="9525">
                      <a:noFill/>
                      <a:miter lim="800000"/>
                      <a:headEnd/>
                      <a:tailEnd/>
                    </a:ln>
                  </pic:spPr>
                </pic:pic>
              </a:graphicData>
            </a:graphic>
          </wp:inline>
        </w:drawing>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配置需要报警发生音的标签点名。</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用记事本打开</w:t>
      </w:r>
      <w:r w:rsidRPr="00187CB3">
        <w:rPr>
          <w:rFonts w:ascii="Times New Roman" w:hAnsi="Times New Roman" w:cs="Times New Roman"/>
        </w:rPr>
        <w:t xml:space="preserve"> ...\...\BZAlarm\alarms.cfg</w:t>
      </w:r>
      <w:r w:rsidRPr="00187CB3">
        <w:rPr>
          <w:rFonts w:ascii="Times New Roman" w:hAnsi="Times New Roman" w:cs="Times New Roman"/>
        </w:rPr>
        <w:t>文件。</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noProof/>
        </w:rPr>
        <w:drawing>
          <wp:inline distT="0" distB="0" distL="0" distR="0">
            <wp:extent cx="5274310" cy="1769808"/>
            <wp:effectExtent l="19050" t="0" r="2540" b="0"/>
            <wp:docPr id="46" name="图片 10" descr="C:\Users\Administrator.WJ-20140718QMIH\AppData\Roaming\feiq\RichOle\137107796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WJ-20140718QMIH\AppData\Roaming\feiq\RichOle\1371077967.bmp"/>
                    <pic:cNvPicPr>
                      <a:picLocks noChangeAspect="1" noChangeArrowheads="1"/>
                    </pic:cNvPicPr>
                  </pic:nvPicPr>
                  <pic:blipFill>
                    <a:blip r:embed="rId306" cstate="print"/>
                    <a:srcRect/>
                    <a:stretch>
                      <a:fillRect/>
                    </a:stretch>
                  </pic:blipFill>
                  <pic:spPr bwMode="auto">
                    <a:xfrm>
                      <a:off x="0" y="0"/>
                      <a:ext cx="5274310" cy="1769808"/>
                    </a:xfrm>
                    <a:prstGeom prst="rect">
                      <a:avLst/>
                    </a:prstGeom>
                    <a:noFill/>
                    <a:ln w="9525">
                      <a:noFill/>
                      <a:miter lim="800000"/>
                      <a:headEnd/>
                      <a:tailEnd/>
                    </a:ln>
                  </pic:spPr>
                </pic:pic>
              </a:graphicData>
            </a:graphic>
          </wp:inline>
        </w:drawing>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配置格式举例：</w:t>
      </w:r>
      <w:r w:rsidRPr="00187CB3">
        <w:rPr>
          <w:rFonts w:ascii="Times New Roman" w:hAnsi="Times New Roman" w:cs="Times New Roman"/>
        </w:rPr>
        <w:t xml:space="preserve">CJNJS.server.test1;Windows XP </w:t>
      </w:r>
      <w:r w:rsidRPr="00187CB3">
        <w:rPr>
          <w:rFonts w:ascii="Times New Roman" w:hAnsi="Times New Roman" w:cs="Times New Roman"/>
        </w:rPr>
        <w:t>错误</w:t>
      </w:r>
      <w:r w:rsidRPr="00187CB3">
        <w:rPr>
          <w:rFonts w:ascii="Times New Roman" w:hAnsi="Times New Roman" w:cs="Times New Roman"/>
        </w:rPr>
        <w:t>.wav</w:t>
      </w:r>
    </w:p>
    <w:p w:rsidR="00B0141B" w:rsidRPr="00187CB3" w:rsidRDefault="00B0141B" w:rsidP="00B0141B">
      <w:pPr>
        <w:ind w:firstLine="420"/>
        <w:rPr>
          <w:rFonts w:ascii="Times New Roman" w:hAnsi="Times New Roman" w:cs="Times New Roman"/>
        </w:rPr>
      </w:pP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w:t>
      </w:r>
      <w:r w:rsidRPr="00187CB3">
        <w:rPr>
          <w:rFonts w:ascii="Times New Roman" w:hAnsi="Times New Roman" w:cs="Times New Roman"/>
        </w:rPr>
        <w:t>左边是要发生音的点名字，右边是对应的声音文件名。其中，声音文件保存在</w:t>
      </w:r>
      <w:r w:rsidRPr="00187CB3">
        <w:rPr>
          <w:rFonts w:ascii="Times New Roman" w:hAnsi="Times New Roman" w:cs="Times New Roman"/>
        </w:rPr>
        <w:t>BZAlarm</w:t>
      </w:r>
      <w:r w:rsidRPr="00187CB3">
        <w:rPr>
          <w:rFonts w:ascii="Times New Roman" w:hAnsi="Times New Roman" w:cs="Times New Roman"/>
        </w:rPr>
        <w:t>文件夹下，</w:t>
      </w:r>
      <w:r w:rsidRPr="00187CB3">
        <w:rPr>
          <w:rFonts w:ascii="Times New Roman" w:hAnsi="Times New Roman" w:cs="Times New Roman"/>
        </w:rPr>
        <w:t>BZAlarm</w:t>
      </w:r>
      <w:r w:rsidRPr="00187CB3">
        <w:rPr>
          <w:rFonts w:ascii="Times New Roman" w:hAnsi="Times New Roman" w:cs="Times New Roman"/>
        </w:rPr>
        <w:t>文件夹必须放在</w:t>
      </w:r>
      <w:r w:rsidRPr="00187CB3">
        <w:rPr>
          <w:rFonts w:ascii="Times New Roman" w:hAnsi="Times New Roman" w:cs="Times New Roman"/>
        </w:rPr>
        <w:t>NicBuilder</w:t>
      </w:r>
      <w:r w:rsidRPr="00187CB3">
        <w:rPr>
          <w:rFonts w:ascii="Times New Roman" w:hAnsi="Times New Roman" w:cs="Times New Roman"/>
        </w:rPr>
        <w:t>文件夹中。</w:t>
      </w:r>
    </w:p>
    <w:p w:rsidR="00B0141B" w:rsidRPr="00187CB3" w:rsidRDefault="00B0141B" w:rsidP="00B0141B">
      <w:pPr>
        <w:ind w:firstLine="420"/>
        <w:jc w:val="center"/>
        <w:rPr>
          <w:rFonts w:ascii="Times New Roman" w:hAnsi="Times New Roman" w:cs="Times New Roman"/>
        </w:rPr>
      </w:pPr>
      <w:r w:rsidRPr="00187CB3">
        <w:rPr>
          <w:rFonts w:ascii="Times New Roman" w:hAnsi="Times New Roman" w:cs="Times New Roman"/>
          <w:noProof/>
        </w:rPr>
        <w:lastRenderedPageBreak/>
        <w:drawing>
          <wp:inline distT="0" distB="0" distL="0" distR="0">
            <wp:extent cx="4018112" cy="3140015"/>
            <wp:effectExtent l="19050" t="0" r="1438" b="0"/>
            <wp:docPr id="97" name="图片 13" descr="C:\Users\Administrator.WJ-20140718QMIH\AppData\Roaming\feiq\RichOle\110116675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WJ-20140718QMIH\AppData\Roaming\feiq\RichOle\1101166758.bmp"/>
                    <pic:cNvPicPr>
                      <a:picLocks noChangeAspect="1" noChangeArrowheads="1"/>
                    </pic:cNvPicPr>
                  </pic:nvPicPr>
                  <pic:blipFill>
                    <a:blip r:embed="rId307" cstate="print"/>
                    <a:srcRect/>
                    <a:stretch>
                      <a:fillRect/>
                    </a:stretch>
                  </pic:blipFill>
                  <pic:spPr bwMode="auto">
                    <a:xfrm>
                      <a:off x="0" y="0"/>
                      <a:ext cx="4022033" cy="3143079"/>
                    </a:xfrm>
                    <a:prstGeom prst="rect">
                      <a:avLst/>
                    </a:prstGeom>
                    <a:noFill/>
                    <a:ln w="9525">
                      <a:noFill/>
                      <a:miter lim="800000"/>
                      <a:headEnd/>
                      <a:tailEnd/>
                    </a:ln>
                  </pic:spPr>
                </pic:pic>
              </a:graphicData>
            </a:graphic>
          </wp:inline>
        </w:drawing>
      </w:r>
    </w:p>
    <w:p w:rsidR="00B0141B" w:rsidRPr="00187CB3" w:rsidRDefault="00B0141B" w:rsidP="00B0141B">
      <w:pPr>
        <w:ind w:firstLine="420"/>
        <w:rPr>
          <w:rFonts w:ascii="Times New Roman" w:hAnsi="Times New Roman" w:cs="Times New Roman"/>
        </w:rPr>
      </w:pPr>
    </w:p>
    <w:p w:rsidR="00B0141B" w:rsidRPr="00187CB3" w:rsidRDefault="00B0141B" w:rsidP="00B0141B">
      <w:pPr>
        <w:rPr>
          <w:rFonts w:ascii="Times New Roman" w:hAnsi="Times New Roman" w:cs="Times New Roman"/>
        </w:rPr>
      </w:pPr>
    </w:p>
    <w:p w:rsidR="00B0141B" w:rsidRPr="00187CB3" w:rsidRDefault="00B0141B" w:rsidP="00B0141B">
      <w:pPr>
        <w:ind w:firstLine="420"/>
        <w:rPr>
          <w:rFonts w:ascii="Times New Roman" w:hAnsi="Times New Roman" w:cs="Times New Roman"/>
          <w:b/>
        </w:rPr>
      </w:pPr>
      <w:r w:rsidRPr="00187CB3">
        <w:rPr>
          <w:rFonts w:ascii="Times New Roman" w:hAnsi="Times New Roman" w:cs="Times New Roman"/>
          <w:b/>
        </w:rPr>
        <w:t xml:space="preserve">2 </w:t>
      </w:r>
      <w:r w:rsidRPr="00187CB3">
        <w:rPr>
          <w:rFonts w:ascii="Times New Roman" w:hAnsi="Times New Roman" w:cs="Times New Roman"/>
          <w:b/>
        </w:rPr>
        <w:t>用户权限配置</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McDraw</w:t>
      </w:r>
      <w:r w:rsidRPr="00187CB3">
        <w:rPr>
          <w:rFonts w:ascii="Times New Roman" w:hAnsi="Times New Roman" w:cs="Times New Roman"/>
        </w:rPr>
        <w:t>组态属性中，操作级别分为</w:t>
      </w:r>
      <w:r w:rsidRPr="00187CB3">
        <w:rPr>
          <w:rFonts w:ascii="Times New Roman" w:hAnsi="Times New Roman" w:cs="Times New Roman"/>
        </w:rPr>
        <w:t>9</w:t>
      </w:r>
      <w:r w:rsidRPr="00187CB3">
        <w:rPr>
          <w:rFonts w:ascii="Times New Roman" w:hAnsi="Times New Roman" w:cs="Times New Roman"/>
        </w:rPr>
        <w:t>级。分别与用户登录管理权限的</w:t>
      </w:r>
      <w:r w:rsidRPr="00187CB3">
        <w:rPr>
          <w:rFonts w:ascii="Times New Roman" w:hAnsi="Times New Roman" w:cs="Times New Roman"/>
        </w:rPr>
        <w:t>9</w:t>
      </w:r>
      <w:r w:rsidRPr="00187CB3">
        <w:rPr>
          <w:rFonts w:ascii="Times New Roman" w:hAnsi="Times New Roman" w:cs="Times New Roman"/>
        </w:rPr>
        <w:t>级所对应。其中，各级别是并行关系，且没有设置权限的组态图（即</w:t>
      </w:r>
      <w:r w:rsidRPr="00187CB3">
        <w:rPr>
          <w:rFonts w:ascii="Times New Roman" w:hAnsi="Times New Roman" w:cs="Times New Roman"/>
        </w:rPr>
        <w:t>0</w:t>
      </w:r>
      <w:r w:rsidRPr="00187CB3">
        <w:rPr>
          <w:rFonts w:ascii="Times New Roman" w:hAnsi="Times New Roman" w:cs="Times New Roman"/>
        </w:rPr>
        <w:t>到</w:t>
      </w:r>
      <w:r w:rsidRPr="00187CB3">
        <w:rPr>
          <w:rFonts w:ascii="Times New Roman" w:hAnsi="Times New Roman" w:cs="Times New Roman"/>
        </w:rPr>
        <w:t>9</w:t>
      </w:r>
      <w:r w:rsidRPr="00187CB3">
        <w:rPr>
          <w:rFonts w:ascii="Times New Roman" w:hAnsi="Times New Roman" w:cs="Times New Roman"/>
        </w:rPr>
        <w:t>权限都不打勾）默认的级别为最低级。</w:t>
      </w:r>
    </w:p>
    <w:p w:rsidR="00B0141B" w:rsidRPr="00187CB3" w:rsidRDefault="00B0141B" w:rsidP="00B0141B">
      <w:pPr>
        <w:jc w:val="center"/>
        <w:rPr>
          <w:rFonts w:ascii="Times New Roman" w:hAnsi="Times New Roman" w:cs="Times New Roman"/>
        </w:rPr>
      </w:pPr>
      <w:r w:rsidRPr="00187CB3">
        <w:rPr>
          <w:rFonts w:ascii="Times New Roman" w:hAnsi="Times New Roman" w:cs="Times New Roman"/>
          <w:noProof/>
        </w:rPr>
        <w:drawing>
          <wp:inline distT="0" distB="0" distL="0" distR="0">
            <wp:extent cx="3895303" cy="2889849"/>
            <wp:effectExtent l="19050" t="0" r="0" b="0"/>
            <wp:docPr id="104" name="图片 16" descr="C:\Users\Administrator.WJ-20140718QMIH\AppData\Roaming\feiq\RichOle\246262506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WJ-20140718QMIH\AppData\Roaming\feiq\RichOle\2462625064.bmp"/>
                    <pic:cNvPicPr>
                      <a:picLocks noChangeAspect="1" noChangeArrowheads="1"/>
                    </pic:cNvPicPr>
                  </pic:nvPicPr>
                  <pic:blipFill>
                    <a:blip r:embed="rId308" cstate="print"/>
                    <a:srcRect/>
                    <a:stretch>
                      <a:fillRect/>
                    </a:stretch>
                  </pic:blipFill>
                  <pic:spPr bwMode="auto">
                    <a:xfrm>
                      <a:off x="0" y="0"/>
                      <a:ext cx="3899056" cy="2892633"/>
                    </a:xfrm>
                    <a:prstGeom prst="rect">
                      <a:avLst/>
                    </a:prstGeom>
                    <a:noFill/>
                    <a:ln w="9525">
                      <a:noFill/>
                      <a:miter lim="800000"/>
                      <a:headEnd/>
                      <a:tailEnd/>
                    </a:ln>
                  </pic:spPr>
                </pic:pic>
              </a:graphicData>
            </a:graphic>
          </wp:inline>
        </w:drawing>
      </w:r>
      <w:r w:rsidRPr="00187CB3">
        <w:rPr>
          <w:rFonts w:ascii="Times New Roman" w:hAnsi="Times New Roman" w:cs="Times New Roman"/>
          <w:noProof/>
        </w:rPr>
        <w:lastRenderedPageBreak/>
        <w:drawing>
          <wp:inline distT="0" distB="0" distL="0" distR="0">
            <wp:extent cx="4233773" cy="3133659"/>
            <wp:effectExtent l="19050" t="0" r="0" b="0"/>
            <wp:docPr id="133" name="图片 19" descr="C:\Users\Administrator.WJ-20140718QMIH\AppData\Roaming\feiq\RichOle\284644755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J-20140718QMIH\AppData\Roaming\feiq\RichOle\2846447552.bmp"/>
                    <pic:cNvPicPr>
                      <a:picLocks noChangeAspect="1" noChangeArrowheads="1"/>
                    </pic:cNvPicPr>
                  </pic:nvPicPr>
                  <pic:blipFill>
                    <a:blip r:embed="rId309" cstate="print"/>
                    <a:srcRect/>
                    <a:stretch>
                      <a:fillRect/>
                    </a:stretch>
                  </pic:blipFill>
                  <pic:spPr bwMode="auto">
                    <a:xfrm>
                      <a:off x="0" y="0"/>
                      <a:ext cx="4233196" cy="3133232"/>
                    </a:xfrm>
                    <a:prstGeom prst="rect">
                      <a:avLst/>
                    </a:prstGeom>
                    <a:noFill/>
                    <a:ln w="9525">
                      <a:noFill/>
                      <a:miter lim="800000"/>
                      <a:headEnd/>
                      <a:tailEnd/>
                    </a:ln>
                  </pic:spPr>
                </pic:pic>
              </a:graphicData>
            </a:graphic>
          </wp:inline>
        </w:drawing>
      </w:r>
    </w:p>
    <w:p w:rsidR="00B0141B" w:rsidRPr="00187CB3" w:rsidRDefault="00B0141B" w:rsidP="00B0141B">
      <w:pPr>
        <w:jc w:val="center"/>
        <w:rPr>
          <w:rFonts w:ascii="Times New Roman" w:hAnsi="Times New Roman" w:cs="Times New Roman"/>
        </w:rPr>
      </w:pPr>
    </w:p>
    <w:p w:rsidR="00B0141B" w:rsidRPr="00187CB3" w:rsidRDefault="00B0141B" w:rsidP="00B0141B">
      <w:pPr>
        <w:ind w:firstLine="420"/>
        <w:rPr>
          <w:rFonts w:ascii="Times New Roman" w:hAnsi="Times New Roman" w:cs="Times New Roman"/>
          <w:b/>
        </w:rPr>
      </w:pPr>
      <w:r w:rsidRPr="00187CB3">
        <w:rPr>
          <w:rFonts w:ascii="Times New Roman" w:hAnsi="Times New Roman" w:cs="Times New Roman"/>
          <w:b/>
        </w:rPr>
        <w:t xml:space="preserve">3 </w:t>
      </w:r>
      <w:r w:rsidRPr="00187CB3">
        <w:rPr>
          <w:rFonts w:ascii="Times New Roman" w:hAnsi="Times New Roman" w:cs="Times New Roman"/>
          <w:b/>
        </w:rPr>
        <w:t>系统管理启动其它程序</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系统登录模块可以启动第三方</w:t>
      </w:r>
      <w:r w:rsidRPr="00187CB3">
        <w:rPr>
          <w:rFonts w:ascii="Times New Roman" w:hAnsi="Times New Roman" w:cs="Times New Roman"/>
        </w:rPr>
        <w:t>exe</w:t>
      </w:r>
      <w:r w:rsidRPr="00187CB3">
        <w:rPr>
          <w:rFonts w:ascii="Times New Roman" w:hAnsi="Times New Roman" w:cs="Times New Roman"/>
        </w:rPr>
        <w:t>执行程序来负责用户使用系统。</w:t>
      </w:r>
    </w:p>
    <w:p w:rsidR="00B0141B" w:rsidRPr="00187CB3" w:rsidRDefault="00B0141B" w:rsidP="00B0141B">
      <w:pPr>
        <w:ind w:firstLine="420"/>
        <w:jc w:val="center"/>
        <w:rPr>
          <w:rFonts w:ascii="Times New Roman" w:hAnsi="Times New Roman" w:cs="Times New Roman"/>
        </w:rPr>
      </w:pPr>
      <w:r w:rsidRPr="00187CB3">
        <w:rPr>
          <w:rFonts w:ascii="Times New Roman" w:hAnsi="Times New Roman" w:cs="Times New Roman"/>
          <w:noProof/>
        </w:rPr>
        <w:drawing>
          <wp:inline distT="0" distB="0" distL="0" distR="0">
            <wp:extent cx="2024077" cy="2182483"/>
            <wp:effectExtent l="19050" t="0" r="0" b="0"/>
            <wp:docPr id="1676" name="图片 22" descr="C:\Users\Administrator.WJ-20140718QMIH\AppData\Roaming\feiq\RichOle\39177856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WJ-20140718QMIH\AppData\Roaming\feiq\RichOle\3917785606.bmp"/>
                    <pic:cNvPicPr>
                      <a:picLocks noChangeAspect="1" noChangeArrowheads="1"/>
                    </pic:cNvPicPr>
                  </pic:nvPicPr>
                  <pic:blipFill>
                    <a:blip r:embed="rId310" cstate="print"/>
                    <a:srcRect/>
                    <a:stretch>
                      <a:fillRect/>
                    </a:stretch>
                  </pic:blipFill>
                  <pic:spPr bwMode="auto">
                    <a:xfrm>
                      <a:off x="0" y="0"/>
                      <a:ext cx="2026375" cy="2184961"/>
                    </a:xfrm>
                    <a:prstGeom prst="rect">
                      <a:avLst/>
                    </a:prstGeom>
                    <a:noFill/>
                    <a:ln w="9525">
                      <a:noFill/>
                      <a:miter lim="800000"/>
                      <a:headEnd/>
                      <a:tailEnd/>
                    </a:ln>
                  </pic:spPr>
                </pic:pic>
              </a:graphicData>
            </a:graphic>
          </wp:inline>
        </w:drawing>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配置方法：</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打开</w:t>
      </w:r>
      <w:r w:rsidRPr="00187CB3">
        <w:rPr>
          <w:rFonts w:ascii="Times New Roman" w:hAnsi="Times New Roman" w:cs="Times New Roman"/>
        </w:rPr>
        <w:t>...\...\sw2\</w:t>
      </w:r>
      <w:r w:rsidRPr="00187CB3">
        <w:rPr>
          <w:rFonts w:ascii="Times New Roman" w:hAnsi="Times New Roman" w:cs="Times New Roman"/>
        </w:rPr>
        <w:t>文件夹，将要添加的</w:t>
      </w:r>
      <w:r w:rsidRPr="00187CB3">
        <w:rPr>
          <w:rFonts w:ascii="Times New Roman" w:hAnsi="Times New Roman" w:cs="Times New Roman"/>
        </w:rPr>
        <w:t>exe</w:t>
      </w:r>
      <w:r w:rsidRPr="00187CB3">
        <w:rPr>
          <w:rFonts w:ascii="Times New Roman" w:hAnsi="Times New Roman" w:cs="Times New Roman"/>
        </w:rPr>
        <w:t>执行程序的快捷方式放入</w:t>
      </w:r>
      <w:r w:rsidRPr="00187CB3">
        <w:rPr>
          <w:rFonts w:ascii="Times New Roman" w:hAnsi="Times New Roman" w:cs="Times New Roman"/>
        </w:rPr>
        <w:t>sw2</w:t>
      </w:r>
      <w:r w:rsidRPr="00187CB3">
        <w:rPr>
          <w:rFonts w:ascii="Times New Roman" w:hAnsi="Times New Roman" w:cs="Times New Roman"/>
        </w:rPr>
        <w:t>文件夹中。</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注意：如果快捷方式类似于</w:t>
      </w:r>
      <w:r w:rsidRPr="00187CB3">
        <w:rPr>
          <w:rFonts w:ascii="Times New Roman" w:hAnsi="Times New Roman" w:cs="Times New Roman"/>
        </w:rPr>
        <w:t>“xxxx.exe”</w:t>
      </w:r>
      <w:r w:rsidRPr="00187CB3">
        <w:rPr>
          <w:rFonts w:ascii="Times New Roman" w:hAnsi="Times New Roman" w:cs="Times New Roman"/>
        </w:rPr>
        <w:t>，要重命名去掉</w:t>
      </w:r>
      <w:r w:rsidRPr="00187CB3">
        <w:rPr>
          <w:rFonts w:ascii="Times New Roman" w:hAnsi="Times New Roman" w:cs="Times New Roman"/>
        </w:rPr>
        <w:t>“.exe”</w:t>
      </w:r>
      <w:r w:rsidRPr="00187CB3">
        <w:rPr>
          <w:rFonts w:ascii="Times New Roman" w:hAnsi="Times New Roman" w:cs="Times New Roman"/>
        </w:rPr>
        <w:t>的结尾，变为</w:t>
      </w:r>
      <w:r w:rsidRPr="00187CB3">
        <w:rPr>
          <w:rFonts w:ascii="Times New Roman" w:hAnsi="Times New Roman" w:cs="Times New Roman"/>
        </w:rPr>
        <w:t>“xxxx”</w:t>
      </w:r>
      <w:r w:rsidRPr="00187CB3">
        <w:rPr>
          <w:rFonts w:ascii="Times New Roman" w:hAnsi="Times New Roman" w:cs="Times New Roman"/>
        </w:rPr>
        <w:t>即可。</w:t>
      </w:r>
    </w:p>
    <w:p w:rsidR="00B0141B" w:rsidRPr="00187CB3" w:rsidRDefault="00B0141B" w:rsidP="00B0141B">
      <w:pPr>
        <w:ind w:firstLine="420"/>
        <w:rPr>
          <w:rFonts w:ascii="Times New Roman" w:hAnsi="Times New Roman" w:cs="Times New Roman"/>
        </w:rPr>
      </w:pPr>
    </w:p>
    <w:p w:rsidR="00B0141B" w:rsidRPr="00187CB3" w:rsidRDefault="00B0141B" w:rsidP="00B0141B">
      <w:pPr>
        <w:ind w:firstLine="420"/>
        <w:rPr>
          <w:rFonts w:ascii="Times New Roman" w:hAnsi="Times New Roman" w:cs="Times New Roman"/>
          <w:b/>
        </w:rPr>
      </w:pPr>
      <w:r w:rsidRPr="00187CB3">
        <w:rPr>
          <w:rFonts w:ascii="Times New Roman" w:hAnsi="Times New Roman" w:cs="Times New Roman"/>
          <w:b/>
        </w:rPr>
        <w:t xml:space="preserve">4 </w:t>
      </w:r>
      <w:r w:rsidRPr="00187CB3">
        <w:rPr>
          <w:rFonts w:ascii="Times New Roman" w:hAnsi="Times New Roman" w:cs="Times New Roman"/>
          <w:b/>
        </w:rPr>
        <w:t>配置文件部分节点介绍</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配置文件路径为</w:t>
      </w:r>
      <w:r w:rsidRPr="00187CB3">
        <w:rPr>
          <w:rFonts w:ascii="Times New Roman" w:hAnsi="Times New Roman" w:cs="Times New Roman"/>
        </w:rPr>
        <w:t>...\config\NicBuilder.ini</w:t>
      </w:r>
    </w:p>
    <w:tbl>
      <w:tblPr>
        <w:tblStyle w:val="ab"/>
        <w:tblW w:w="0" w:type="auto"/>
        <w:tblLook w:val="04A0"/>
      </w:tblPr>
      <w:tblGrid>
        <w:gridCol w:w="8522"/>
      </w:tblGrid>
      <w:tr w:rsidR="00B0141B" w:rsidRPr="00187CB3" w:rsidTr="00B0141B">
        <w:tc>
          <w:tcPr>
            <w:tcW w:w="8522" w:type="dxa"/>
          </w:tcPr>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节点名：</w:t>
            </w:r>
            <w:r w:rsidRPr="00187CB3">
              <w:rPr>
                <w:rFonts w:ascii="Times New Roman" w:hAnsi="Times New Roman" w:cs="Times New Roman"/>
              </w:rPr>
              <w:t>[userState]</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节点内容：</w:t>
            </w:r>
            <w:r w:rsidRPr="00187CB3">
              <w:rPr>
                <w:rFonts w:ascii="Times New Roman" w:hAnsi="Times New Roman" w:cs="Times New Roman"/>
              </w:rPr>
              <w:t>userState</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 xml:space="preserve">          userName</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例子：</w:t>
            </w:r>
            <w:r w:rsidRPr="00187CB3">
              <w:rPr>
                <w:rFonts w:ascii="Times New Roman" w:hAnsi="Times New Roman" w:cs="Times New Roman"/>
              </w:rPr>
              <w:t>userState =1</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userName=aaa</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含义：</w:t>
            </w:r>
            <w:r w:rsidRPr="00187CB3">
              <w:rPr>
                <w:rFonts w:ascii="Times New Roman" w:hAnsi="Times New Roman" w:cs="Times New Roman"/>
              </w:rPr>
              <w:t>aaa</w:t>
            </w:r>
            <w:r w:rsidRPr="00187CB3">
              <w:rPr>
                <w:rFonts w:ascii="Times New Roman" w:hAnsi="Times New Roman" w:cs="Times New Roman"/>
              </w:rPr>
              <w:t>为已登录用户名，</w:t>
            </w:r>
            <w:r w:rsidRPr="00187CB3">
              <w:rPr>
                <w:rFonts w:ascii="Times New Roman" w:hAnsi="Times New Roman" w:cs="Times New Roman"/>
              </w:rPr>
              <w:t>userState</w:t>
            </w:r>
            <w:r w:rsidRPr="00187CB3">
              <w:rPr>
                <w:rFonts w:ascii="Times New Roman" w:hAnsi="Times New Roman" w:cs="Times New Roman"/>
              </w:rPr>
              <w:t>为此刻</w:t>
            </w:r>
            <w:r w:rsidRPr="00187CB3">
              <w:rPr>
                <w:rFonts w:ascii="Times New Roman" w:hAnsi="Times New Roman" w:cs="Times New Roman"/>
              </w:rPr>
              <w:t>mcView</w:t>
            </w:r>
            <w:r w:rsidRPr="00187CB3">
              <w:rPr>
                <w:rFonts w:ascii="Times New Roman" w:hAnsi="Times New Roman" w:cs="Times New Roman"/>
              </w:rPr>
              <w:t>中用户的状态，</w:t>
            </w:r>
            <w:r w:rsidRPr="00187CB3">
              <w:rPr>
                <w:rFonts w:ascii="Times New Roman" w:hAnsi="Times New Roman" w:cs="Times New Roman"/>
              </w:rPr>
              <w:t>1</w:t>
            </w:r>
            <w:r w:rsidRPr="00187CB3">
              <w:rPr>
                <w:rFonts w:ascii="Times New Roman" w:hAnsi="Times New Roman" w:cs="Times New Roman"/>
              </w:rPr>
              <w:t>表示已登录，</w:t>
            </w:r>
            <w:r w:rsidRPr="00187CB3">
              <w:rPr>
                <w:rFonts w:ascii="Times New Roman" w:hAnsi="Times New Roman" w:cs="Times New Roman"/>
              </w:rPr>
              <w:t>0</w:t>
            </w:r>
            <w:r w:rsidRPr="00187CB3">
              <w:rPr>
                <w:rFonts w:ascii="Times New Roman" w:hAnsi="Times New Roman" w:cs="Times New Roman"/>
              </w:rPr>
              <w:t>表示已注销。</w:t>
            </w:r>
          </w:p>
        </w:tc>
      </w:tr>
      <w:tr w:rsidR="00B0141B" w:rsidRPr="00187CB3" w:rsidTr="00B0141B">
        <w:tc>
          <w:tcPr>
            <w:tcW w:w="8522" w:type="dxa"/>
          </w:tcPr>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节点名：</w:t>
            </w:r>
            <w:r w:rsidRPr="00187CB3">
              <w:rPr>
                <w:rFonts w:ascii="Times New Roman" w:hAnsi="Times New Roman" w:cs="Times New Roman"/>
              </w:rPr>
              <w:t>[exception]</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lastRenderedPageBreak/>
              <w:t>节点内容：</w:t>
            </w:r>
            <w:r w:rsidRPr="00187CB3">
              <w:rPr>
                <w:rFonts w:ascii="Times New Roman" w:hAnsi="Times New Roman" w:cs="Times New Roman"/>
              </w:rPr>
              <w:t>state</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例子：</w:t>
            </w:r>
            <w:r w:rsidRPr="00187CB3">
              <w:rPr>
                <w:rFonts w:ascii="Times New Roman" w:hAnsi="Times New Roman" w:cs="Times New Roman"/>
              </w:rPr>
              <w:t>state=0</w:t>
            </w:r>
          </w:p>
          <w:p w:rsidR="00B0141B" w:rsidRPr="00187CB3" w:rsidRDefault="00B0141B" w:rsidP="00B0141B">
            <w:pPr>
              <w:ind w:firstLine="420"/>
              <w:rPr>
                <w:rFonts w:ascii="Times New Roman" w:hAnsi="Times New Roman" w:cs="Times New Roman"/>
              </w:rPr>
            </w:pPr>
            <w:r w:rsidRPr="00187CB3">
              <w:rPr>
                <w:rFonts w:ascii="Times New Roman" w:hAnsi="Times New Roman" w:cs="Times New Roman"/>
              </w:rPr>
              <w:t>含义：</w:t>
            </w:r>
            <w:r w:rsidRPr="00187CB3">
              <w:rPr>
                <w:rFonts w:ascii="Times New Roman" w:hAnsi="Times New Roman" w:cs="Times New Roman"/>
              </w:rPr>
              <w:t>state</w:t>
            </w:r>
            <w:r w:rsidRPr="00187CB3">
              <w:rPr>
                <w:rFonts w:ascii="Times New Roman" w:hAnsi="Times New Roman" w:cs="Times New Roman"/>
              </w:rPr>
              <w:t>表示系统是否是正常关闭。</w:t>
            </w:r>
            <w:r w:rsidRPr="00187CB3">
              <w:rPr>
                <w:rFonts w:ascii="Times New Roman" w:hAnsi="Times New Roman" w:cs="Times New Roman"/>
              </w:rPr>
              <w:t>0</w:t>
            </w:r>
            <w:r w:rsidRPr="00187CB3">
              <w:rPr>
                <w:rFonts w:ascii="Times New Roman" w:hAnsi="Times New Roman" w:cs="Times New Roman"/>
              </w:rPr>
              <w:t>表示系统正常关闭，</w:t>
            </w:r>
            <w:r w:rsidRPr="00187CB3">
              <w:rPr>
                <w:rFonts w:ascii="Times New Roman" w:hAnsi="Times New Roman" w:cs="Times New Roman"/>
              </w:rPr>
              <w:t>1</w:t>
            </w:r>
            <w:r w:rsidRPr="00187CB3">
              <w:rPr>
                <w:rFonts w:ascii="Times New Roman" w:hAnsi="Times New Roman" w:cs="Times New Roman"/>
              </w:rPr>
              <w:t>表示系统上次关闭为异常关闭。</w:t>
            </w:r>
          </w:p>
        </w:tc>
      </w:tr>
    </w:tbl>
    <w:p w:rsidR="00BE6FB4" w:rsidRDefault="00BE6FB4" w:rsidP="00892886">
      <w:pPr>
        <w:pStyle w:val="23"/>
        <w:spacing w:beforeLines="50" w:line="360" w:lineRule="auto"/>
        <w:rPr>
          <w:rFonts w:ascii="Times New Roman" w:eastAsiaTheme="minorEastAsia" w:hAnsi="Times New Roman" w:cs="Times New Roman"/>
          <w:b w:val="0"/>
        </w:rPr>
        <w:sectPr w:rsidR="00BE6FB4" w:rsidSect="00E307F3">
          <w:headerReference w:type="default" r:id="rId311"/>
          <w:footerReference w:type="first" r:id="rId312"/>
          <w:pgSz w:w="11906" w:h="16838" w:code="9"/>
          <w:pgMar w:top="1588" w:right="1134" w:bottom="907" w:left="1418" w:header="1020" w:footer="992" w:gutter="0"/>
          <w:cols w:space="425"/>
          <w:titlePg/>
          <w:docGrid w:type="lines" w:linePitch="312"/>
        </w:sectPr>
      </w:pPr>
    </w:p>
    <w:p w:rsidR="00B0141B" w:rsidRDefault="00B0141B" w:rsidP="00892886">
      <w:pPr>
        <w:pStyle w:val="23"/>
        <w:spacing w:beforeLines="50" w:line="360" w:lineRule="auto"/>
        <w:rPr>
          <w:rFonts w:ascii="Times New Roman" w:eastAsiaTheme="minorEastAsia" w:hAnsi="Times New Roman" w:cs="Times New Roman" w:hint="eastAsia"/>
          <w:b w:val="0"/>
        </w:rPr>
      </w:pPr>
    </w:p>
    <w:p w:rsidR="00BE6FB4" w:rsidRDefault="00BE6FB4" w:rsidP="00892886">
      <w:pPr>
        <w:pStyle w:val="23"/>
        <w:spacing w:beforeLines="50" w:line="360" w:lineRule="auto"/>
        <w:rPr>
          <w:rFonts w:ascii="Times New Roman" w:eastAsiaTheme="minorEastAsia" w:hAnsi="Times New Roman" w:cs="Times New Roman" w:hint="eastAsia"/>
          <w:b w:val="0"/>
        </w:rPr>
      </w:pPr>
    </w:p>
    <w:p w:rsidR="00BE6FB4" w:rsidRDefault="00BE6FB4" w:rsidP="00892886">
      <w:pPr>
        <w:pStyle w:val="23"/>
        <w:spacing w:beforeLines="50" w:line="360" w:lineRule="auto"/>
        <w:rPr>
          <w:rFonts w:ascii="Times New Roman" w:eastAsiaTheme="minorEastAsia" w:hAnsi="Times New Roman" w:cs="Times New Roman" w:hint="eastAsia"/>
          <w:b w:val="0"/>
        </w:rPr>
      </w:pPr>
    </w:p>
    <w:p w:rsidR="00BE6FB4" w:rsidRDefault="00BE6FB4" w:rsidP="00892886">
      <w:pPr>
        <w:pStyle w:val="23"/>
        <w:spacing w:beforeLines="50" w:line="360" w:lineRule="auto"/>
        <w:rPr>
          <w:rFonts w:ascii="Times New Roman" w:eastAsiaTheme="minorEastAsia" w:hAnsi="Times New Roman" w:cs="Times New Roman" w:hint="eastAsia"/>
          <w:b w:val="0"/>
        </w:rPr>
      </w:pPr>
    </w:p>
    <w:p w:rsidR="00BE6FB4" w:rsidRDefault="00BE6FB4" w:rsidP="00892886">
      <w:pPr>
        <w:pStyle w:val="23"/>
        <w:spacing w:beforeLines="50" w:line="360" w:lineRule="auto"/>
        <w:rPr>
          <w:rFonts w:ascii="Times New Roman" w:eastAsiaTheme="minorEastAsia" w:hAnsi="Times New Roman" w:cs="Times New Roman" w:hint="eastAsia"/>
          <w:b w:val="0"/>
        </w:rPr>
      </w:pPr>
    </w:p>
    <w:p w:rsidR="00BE6FB4" w:rsidRDefault="00BE6FB4" w:rsidP="00892886">
      <w:pPr>
        <w:pStyle w:val="23"/>
        <w:spacing w:beforeLines="50" w:line="360" w:lineRule="auto"/>
        <w:rPr>
          <w:rFonts w:ascii="Times New Roman" w:eastAsiaTheme="minorEastAsia" w:hAnsi="Times New Roman" w:cs="Times New Roman" w:hint="eastAsia"/>
          <w:b w:val="0"/>
        </w:rPr>
      </w:pPr>
    </w:p>
    <w:p w:rsidR="00BE6FB4" w:rsidRPr="00187CB3" w:rsidRDefault="00BE6FB4" w:rsidP="00892886">
      <w:pPr>
        <w:pStyle w:val="23"/>
        <w:spacing w:beforeLines="50" w:line="360" w:lineRule="auto"/>
        <w:rPr>
          <w:rFonts w:ascii="Times New Roman" w:eastAsiaTheme="minorEastAsia" w:hAnsi="Times New Roman" w:cs="Times New Roman"/>
          <w:b w:val="0"/>
        </w:rPr>
      </w:pPr>
    </w:p>
    <w:p w:rsidR="00575BA4" w:rsidRPr="00BE6FB4" w:rsidRDefault="00892886" w:rsidP="00BE6FB4">
      <w:pPr>
        <w:pStyle w:val="1"/>
        <w:numPr>
          <w:ilvl w:val="0"/>
          <w:numId w:val="0"/>
        </w:numPr>
        <w:spacing w:before="156"/>
        <w:ind w:left="432" w:hanging="432"/>
      </w:pPr>
      <w:bookmarkStart w:id="915" w:name="_Toc310409604"/>
      <w:r>
        <w:rPr>
          <w:sz w:val="18"/>
        </w:rPr>
        <w:br w:type="page"/>
      </w:r>
      <w:bookmarkStart w:id="916" w:name="_Toc406075144"/>
      <w:r w:rsidR="00575BA4" w:rsidRPr="00BE6FB4">
        <w:lastRenderedPageBreak/>
        <w:t>附录</w:t>
      </w:r>
      <w:r w:rsidR="00575BA4" w:rsidRPr="00BE6FB4">
        <w:t>F  Modprobe</w:t>
      </w:r>
      <w:r w:rsidR="00575BA4" w:rsidRPr="00BE6FB4">
        <w:t>测试程序用法</w:t>
      </w:r>
      <w:bookmarkEnd w:id="915"/>
      <w:bookmarkEnd w:id="916"/>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Modprobe</w:t>
      </w:r>
      <w:r w:rsidRPr="00187CB3">
        <w:rPr>
          <w:rFonts w:ascii="Times New Roman" w:hAnsi="Times New Roman" w:cs="Times New Roman"/>
        </w:rPr>
        <w:t>是</w:t>
      </w:r>
      <w:r w:rsidRPr="00187CB3">
        <w:rPr>
          <w:rFonts w:ascii="Times New Roman" w:hAnsi="Times New Roman" w:cs="Times New Roman"/>
        </w:rPr>
        <w:t>Modbus/Tcp</w:t>
      </w:r>
      <w:r w:rsidRPr="00187CB3">
        <w:rPr>
          <w:rFonts w:ascii="Times New Roman" w:hAnsi="Times New Roman" w:cs="Times New Roman"/>
        </w:rPr>
        <w:t>协议的测试程序，用法如下：</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D:\CNCS\Nic</w:t>
      </w:r>
      <w:r w:rsidR="00187CB3">
        <w:rPr>
          <w:rFonts w:ascii="Times New Roman" w:hAnsi="Times New Roman" w:cs="Times New Roman" w:hint="eastAsia"/>
        </w:rPr>
        <w:t>S</w:t>
      </w:r>
      <w:r w:rsidRPr="00187CB3">
        <w:rPr>
          <w:rFonts w:ascii="Times New Roman" w:hAnsi="Times New Roman" w:cs="Times New Roman"/>
        </w:rPr>
        <w:t>ys\&gt;modprobe --help</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Options:</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-ip:&lt;string&gt;    ip address of modicon tcp device</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-p:&lt;int&gt;        tcp port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-c:&lt;int&gt;        number of register queried</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-r:&lt;string&gt;     starting register/bit address</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-w      write test</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-a      automatic step to next channel</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-t:&lt;int&gt;        interval between automatic stepping</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-b:     boolean output value</w:t>
      </w: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 xml:space="preserve">        -? | -help      show this screen.</w:t>
      </w:r>
    </w:p>
    <w:p w:rsidR="00575BA4" w:rsidRPr="00187CB3" w:rsidRDefault="00575BA4" w:rsidP="00575BA4">
      <w:pPr>
        <w:ind w:firstLine="420"/>
        <w:rPr>
          <w:rFonts w:ascii="Times New Roman" w:hAnsi="Times New Roman" w:cs="Times New Roman"/>
        </w:rPr>
      </w:pPr>
    </w:p>
    <w:p w:rsidR="00575BA4" w:rsidRPr="00187CB3" w:rsidRDefault="00575BA4" w:rsidP="00575BA4">
      <w:pPr>
        <w:ind w:firstLine="420"/>
        <w:rPr>
          <w:rFonts w:ascii="Times New Roman" w:hAnsi="Times New Roman" w:cs="Times New Roman"/>
        </w:rPr>
      </w:pPr>
      <w:r w:rsidRPr="00187CB3">
        <w:rPr>
          <w:rFonts w:ascii="Times New Roman" w:hAnsi="Times New Roman" w:cs="Times New Roman"/>
        </w:rPr>
        <w:t>可以用来在配</w:t>
      </w:r>
      <w:r w:rsidRPr="00187CB3">
        <w:rPr>
          <w:rFonts w:ascii="Times New Roman" w:hAnsi="Times New Roman" w:cs="Times New Roman"/>
        </w:rPr>
        <w:t>IO</w:t>
      </w:r>
      <w:r w:rsidRPr="00187CB3">
        <w:rPr>
          <w:rFonts w:ascii="Times New Roman" w:hAnsi="Times New Roman" w:cs="Times New Roman"/>
        </w:rPr>
        <w:t>柜的时候检测接线情况，典型应用：</w:t>
      </w:r>
    </w:p>
    <w:p w:rsidR="00575BA4" w:rsidRPr="00187CB3" w:rsidRDefault="00575BA4" w:rsidP="006F78FF">
      <w:pPr>
        <w:numPr>
          <w:ilvl w:val="1"/>
          <w:numId w:val="5"/>
        </w:numPr>
        <w:rPr>
          <w:rFonts w:ascii="Times New Roman" w:hAnsi="Times New Roman" w:cs="Times New Roman"/>
        </w:rPr>
      </w:pPr>
      <w:r w:rsidRPr="00187CB3">
        <w:rPr>
          <w:rFonts w:ascii="Times New Roman" w:hAnsi="Times New Roman" w:cs="Times New Roman"/>
        </w:rPr>
        <w:t>DO</w:t>
      </w:r>
      <w:r w:rsidRPr="00187CB3">
        <w:rPr>
          <w:rFonts w:ascii="Times New Roman" w:hAnsi="Times New Roman" w:cs="Times New Roman"/>
        </w:rPr>
        <w:t>点测试，顺序点亮指定卡件的通道上的继电器：</w:t>
      </w:r>
      <w:r w:rsidRPr="00187CB3">
        <w:rPr>
          <w:rFonts w:ascii="Times New Roman" w:hAnsi="Times New Roman" w:cs="Times New Roman"/>
        </w:rPr>
        <w:br/>
        <w:t>modprobe –ip:</w:t>
      </w:r>
      <w:smartTag w:uri="urn:schemas-microsoft-com:office:smarttags" w:element="chsdate">
        <w:smartTagPr>
          <w:attr w:name="IsROCDate" w:val="False"/>
          <w:attr w:name="IsLunarDate" w:val="False"/>
          <w:attr w:name="Day" w:val="30"/>
          <w:attr w:name="Month" w:val="12"/>
          <w:attr w:name="Year" w:val="1899"/>
        </w:smartTagPr>
        <w:r w:rsidRPr="00187CB3">
          <w:rPr>
            <w:rFonts w:ascii="Times New Roman" w:hAnsi="Times New Roman" w:cs="Times New Roman"/>
          </w:rPr>
          <w:t>10.1.0</w:t>
        </w:r>
      </w:smartTag>
      <w:r w:rsidRPr="00187CB3">
        <w:rPr>
          <w:rFonts w:ascii="Times New Roman" w:hAnsi="Times New Roman" w:cs="Times New Roman"/>
        </w:rPr>
        <w:t>.11 –c:32 –w –a –b:1 –r:01</w:t>
      </w:r>
      <w:r w:rsidRPr="00187CB3">
        <w:rPr>
          <w:rFonts w:ascii="Times New Roman" w:hAnsi="Times New Roman" w:cs="Times New Roman"/>
        </w:rPr>
        <w:br/>
      </w:r>
      <w:r w:rsidRPr="00187CB3">
        <w:rPr>
          <w:rFonts w:ascii="Times New Roman" w:hAnsi="Times New Roman" w:cs="Times New Roman"/>
        </w:rPr>
        <w:t>其中</w:t>
      </w:r>
      <w:r w:rsidRPr="00187CB3">
        <w:rPr>
          <w:rFonts w:ascii="Times New Roman" w:hAnsi="Times New Roman" w:cs="Times New Roman"/>
        </w:rPr>
        <w:t>‘-r’</w:t>
      </w:r>
      <w:r w:rsidRPr="00187CB3">
        <w:rPr>
          <w:rFonts w:ascii="Times New Roman" w:hAnsi="Times New Roman" w:cs="Times New Roman"/>
        </w:rPr>
        <w:t>参数指定开始继电器地址，</w:t>
      </w:r>
      <w:r w:rsidRPr="00187CB3">
        <w:rPr>
          <w:rFonts w:ascii="Times New Roman" w:hAnsi="Times New Roman" w:cs="Times New Roman"/>
        </w:rPr>
        <w:t>‘-c:</w:t>
      </w:r>
      <w:smartTag w:uri="urn:schemas-microsoft-com:office:smarttags" w:element="chmetcnv">
        <w:smartTagPr>
          <w:attr w:name="TCSC" w:val="0"/>
          <w:attr w:name="NumberType" w:val="1"/>
          <w:attr w:name="Negative" w:val="False"/>
          <w:attr w:name="HasSpace" w:val="False"/>
          <w:attr w:name="SourceValue" w:val="32"/>
          <w:attr w:name="UnitName" w:val="’"/>
        </w:smartTagPr>
        <w:r w:rsidRPr="00187CB3">
          <w:rPr>
            <w:rFonts w:ascii="Times New Roman" w:hAnsi="Times New Roman" w:cs="Times New Roman"/>
          </w:rPr>
          <w:t>32’</w:t>
        </w:r>
      </w:smartTag>
      <w:r w:rsidRPr="00187CB3">
        <w:rPr>
          <w:rFonts w:ascii="Times New Roman" w:hAnsi="Times New Roman" w:cs="Times New Roman"/>
        </w:rPr>
        <w:t>参数指定继电器的个数（</w:t>
      </w:r>
      <w:r w:rsidRPr="00187CB3">
        <w:rPr>
          <w:rFonts w:ascii="Times New Roman" w:hAnsi="Times New Roman" w:cs="Times New Roman"/>
        </w:rPr>
        <w:t>32</w:t>
      </w:r>
      <w:r w:rsidRPr="00187CB3">
        <w:rPr>
          <w:rFonts w:ascii="Times New Roman" w:hAnsi="Times New Roman" w:cs="Times New Roman"/>
        </w:rPr>
        <w:t>个，也就是一个卡件），</w:t>
      </w:r>
      <w:r w:rsidRPr="00187CB3">
        <w:rPr>
          <w:rFonts w:ascii="Times New Roman" w:hAnsi="Times New Roman" w:cs="Times New Roman"/>
        </w:rPr>
        <w:t>‘-w’</w:t>
      </w:r>
      <w:r w:rsidRPr="00187CB3">
        <w:rPr>
          <w:rFonts w:ascii="Times New Roman" w:hAnsi="Times New Roman" w:cs="Times New Roman"/>
        </w:rPr>
        <w:t>参数指定写测试方式，</w:t>
      </w:r>
      <w:r w:rsidRPr="00187CB3">
        <w:rPr>
          <w:rFonts w:ascii="Times New Roman" w:hAnsi="Times New Roman" w:cs="Times New Roman"/>
        </w:rPr>
        <w:t>‘-a’</w:t>
      </w:r>
      <w:r w:rsidRPr="00187CB3">
        <w:rPr>
          <w:rFonts w:ascii="Times New Roman" w:hAnsi="Times New Roman" w:cs="Times New Roman"/>
        </w:rPr>
        <w:t>指定自动测试方式，即点一个继电器后自动等待一个时间点下一个继电器，否则需要用户按回车键点下一个继电器，</w:t>
      </w:r>
      <w:r w:rsidRPr="00187CB3">
        <w:rPr>
          <w:rFonts w:ascii="Times New Roman" w:hAnsi="Times New Roman" w:cs="Times New Roman"/>
        </w:rPr>
        <w:t>‘-b:</w:t>
      </w:r>
      <w:smartTag w:uri="urn:schemas-microsoft-com:office:smarttags" w:element="chmetcnv">
        <w:smartTagPr>
          <w:attr w:name="TCSC" w:val="0"/>
          <w:attr w:name="NumberType" w:val="1"/>
          <w:attr w:name="Negative" w:val="False"/>
          <w:attr w:name="HasSpace" w:val="False"/>
          <w:attr w:name="SourceValue" w:val="1"/>
          <w:attr w:name="UnitName" w:val="’"/>
        </w:smartTagPr>
        <w:r w:rsidRPr="00187CB3">
          <w:rPr>
            <w:rFonts w:ascii="Times New Roman" w:hAnsi="Times New Roman" w:cs="Times New Roman"/>
          </w:rPr>
          <w:t>1’</w:t>
        </w:r>
      </w:smartTag>
      <w:r w:rsidRPr="00187CB3">
        <w:rPr>
          <w:rFonts w:ascii="Times New Roman" w:hAnsi="Times New Roman" w:cs="Times New Roman"/>
        </w:rPr>
        <w:t>参数表示点亮继电器，如果是</w:t>
      </w:r>
      <w:r w:rsidRPr="00187CB3">
        <w:rPr>
          <w:rFonts w:ascii="Times New Roman" w:hAnsi="Times New Roman" w:cs="Times New Roman"/>
        </w:rPr>
        <w:t>‘-b:</w:t>
      </w:r>
      <w:smartTag w:uri="urn:schemas-microsoft-com:office:smarttags" w:element="chmetcnv">
        <w:smartTagPr>
          <w:attr w:name="TCSC" w:val="0"/>
          <w:attr w:name="NumberType" w:val="1"/>
          <w:attr w:name="Negative" w:val="False"/>
          <w:attr w:name="HasSpace" w:val="False"/>
          <w:attr w:name="SourceValue" w:val="0"/>
          <w:attr w:name="UnitName" w:val="’"/>
        </w:smartTagPr>
        <w:r w:rsidRPr="00187CB3">
          <w:rPr>
            <w:rFonts w:ascii="Times New Roman" w:hAnsi="Times New Roman" w:cs="Times New Roman"/>
          </w:rPr>
          <w:t>0’</w:t>
        </w:r>
      </w:smartTag>
      <w:r w:rsidRPr="00187CB3">
        <w:rPr>
          <w:rFonts w:ascii="Times New Roman" w:hAnsi="Times New Roman" w:cs="Times New Roman"/>
        </w:rPr>
        <w:t>则表示熄灭继电器。</w:t>
      </w:r>
    </w:p>
    <w:p w:rsidR="00575BA4" w:rsidRPr="00187CB3" w:rsidRDefault="00575BA4" w:rsidP="006F78FF">
      <w:pPr>
        <w:numPr>
          <w:ilvl w:val="1"/>
          <w:numId w:val="5"/>
        </w:numPr>
        <w:rPr>
          <w:rFonts w:ascii="Times New Roman" w:hAnsi="Times New Roman" w:cs="Times New Roman"/>
        </w:rPr>
      </w:pPr>
      <w:r w:rsidRPr="00187CB3">
        <w:rPr>
          <w:rFonts w:ascii="Times New Roman" w:hAnsi="Times New Roman" w:cs="Times New Roman"/>
        </w:rPr>
        <w:t>AO</w:t>
      </w:r>
      <w:r w:rsidRPr="00187CB3">
        <w:rPr>
          <w:rFonts w:ascii="Times New Roman" w:hAnsi="Times New Roman" w:cs="Times New Roman"/>
        </w:rPr>
        <w:t>点测试，在指定卡件上输出指定模式的电流：</w:t>
      </w:r>
      <w:r w:rsidRPr="00187CB3">
        <w:rPr>
          <w:rFonts w:ascii="Times New Roman" w:hAnsi="Times New Roman" w:cs="Times New Roman"/>
        </w:rPr>
        <w:br/>
        <w:t>modprobe –ip:</w:t>
      </w:r>
      <w:smartTag w:uri="urn:schemas-microsoft-com:office:smarttags" w:element="chsdate">
        <w:smartTagPr>
          <w:attr w:name="IsROCDate" w:val="False"/>
          <w:attr w:name="IsLunarDate" w:val="False"/>
          <w:attr w:name="Day" w:val="30"/>
          <w:attr w:name="Month" w:val="12"/>
          <w:attr w:name="Year" w:val="1899"/>
        </w:smartTagPr>
        <w:r w:rsidRPr="00187CB3">
          <w:rPr>
            <w:rFonts w:ascii="Times New Roman" w:hAnsi="Times New Roman" w:cs="Times New Roman"/>
          </w:rPr>
          <w:t>10.1.0</w:t>
        </w:r>
      </w:smartTag>
      <w:r w:rsidRPr="00187CB3">
        <w:rPr>
          <w:rFonts w:ascii="Times New Roman" w:hAnsi="Times New Roman" w:cs="Times New Roman"/>
        </w:rPr>
        <w:t>.11 –c:8 –a –r:41</w:t>
      </w:r>
      <w:r w:rsidRPr="00187CB3">
        <w:rPr>
          <w:rFonts w:ascii="Times New Roman" w:hAnsi="Times New Roman" w:cs="Times New Roman"/>
        </w:rPr>
        <w:br/>
      </w:r>
      <w:r w:rsidRPr="00187CB3">
        <w:rPr>
          <w:rFonts w:ascii="Times New Roman" w:hAnsi="Times New Roman" w:cs="Times New Roman"/>
        </w:rPr>
        <w:t>在第一个</w:t>
      </w:r>
      <w:r w:rsidRPr="00187CB3">
        <w:rPr>
          <w:rFonts w:ascii="Times New Roman" w:hAnsi="Times New Roman" w:cs="Times New Roman"/>
        </w:rPr>
        <w:t>AO</w:t>
      </w:r>
      <w:r w:rsidRPr="00187CB3">
        <w:rPr>
          <w:rFonts w:ascii="Times New Roman" w:hAnsi="Times New Roman" w:cs="Times New Roman"/>
        </w:rPr>
        <w:t>卡（地址</w:t>
      </w:r>
      <w:r w:rsidRPr="00187CB3">
        <w:rPr>
          <w:rFonts w:ascii="Times New Roman" w:hAnsi="Times New Roman" w:cs="Times New Roman"/>
        </w:rPr>
        <w:t>400001</w:t>
      </w:r>
      <w:r w:rsidRPr="00187CB3">
        <w:rPr>
          <w:rFonts w:ascii="Times New Roman" w:hAnsi="Times New Roman" w:cs="Times New Roman"/>
        </w:rPr>
        <w:t>）的</w:t>
      </w:r>
      <w:r w:rsidRPr="00187CB3">
        <w:rPr>
          <w:rFonts w:ascii="Times New Roman" w:hAnsi="Times New Roman" w:cs="Times New Roman"/>
        </w:rPr>
        <w:t>8</w:t>
      </w:r>
      <w:r w:rsidRPr="00187CB3">
        <w:rPr>
          <w:rFonts w:ascii="Times New Roman" w:hAnsi="Times New Roman" w:cs="Times New Roman"/>
        </w:rPr>
        <w:t>个通道上输出</w:t>
      </w:r>
      <w:r w:rsidRPr="00187CB3">
        <w:rPr>
          <w:rFonts w:ascii="Times New Roman" w:hAnsi="Times New Roman" w:cs="Times New Roman"/>
        </w:rPr>
        <w:t>4</w:t>
      </w:r>
      <w:r w:rsidRPr="00187CB3">
        <w:rPr>
          <w:rFonts w:ascii="Times New Roman" w:hAnsi="Times New Roman" w:cs="Times New Roman"/>
        </w:rPr>
        <w:t>～</w:t>
      </w:r>
      <w:r w:rsidRPr="00187CB3">
        <w:rPr>
          <w:rFonts w:ascii="Times New Roman" w:hAnsi="Times New Roman" w:cs="Times New Roman"/>
        </w:rPr>
        <w:t>20mA</w:t>
      </w:r>
      <w:r w:rsidRPr="00187CB3">
        <w:rPr>
          <w:rFonts w:ascii="Times New Roman" w:hAnsi="Times New Roman" w:cs="Times New Roman"/>
        </w:rPr>
        <w:t>的电流，可以用万用表测量。</w:t>
      </w:r>
    </w:p>
    <w:p w:rsidR="00575BA4" w:rsidRPr="00187CB3" w:rsidRDefault="00575BA4" w:rsidP="00575BA4">
      <w:pPr>
        <w:ind w:left="420"/>
        <w:rPr>
          <w:rFonts w:ascii="Times New Roman" w:hAnsi="Times New Roman" w:cs="Times New Roman"/>
        </w:rPr>
      </w:pPr>
    </w:p>
    <w:p w:rsidR="00BE6FB4" w:rsidRDefault="00575BA4" w:rsidP="00575BA4">
      <w:pPr>
        <w:ind w:left="420"/>
        <w:rPr>
          <w:rFonts w:ascii="Times New Roman" w:hAnsi="Times New Roman" w:cs="Times New Roman"/>
        </w:rPr>
        <w:sectPr w:rsidR="00BE6FB4" w:rsidSect="00BE6FB4">
          <w:headerReference w:type="default" r:id="rId313"/>
          <w:type w:val="continuous"/>
          <w:pgSz w:w="11906" w:h="16838" w:code="9"/>
          <w:pgMar w:top="1588" w:right="1134" w:bottom="907" w:left="1418" w:header="1020" w:footer="992" w:gutter="0"/>
          <w:cols w:space="425"/>
          <w:titlePg/>
          <w:docGrid w:type="lines" w:linePitch="312"/>
        </w:sectPr>
      </w:pPr>
      <w:r w:rsidRPr="00187CB3">
        <w:rPr>
          <w:rFonts w:ascii="Times New Roman" w:hAnsi="Times New Roman" w:cs="Times New Roman"/>
        </w:rPr>
        <w:t>注意用</w:t>
      </w:r>
      <w:r w:rsidRPr="00187CB3">
        <w:rPr>
          <w:rFonts w:ascii="Times New Roman" w:hAnsi="Times New Roman" w:cs="Times New Roman"/>
        </w:rPr>
        <w:t>Modprobe</w:t>
      </w:r>
      <w:r w:rsidRPr="00187CB3">
        <w:rPr>
          <w:rFonts w:ascii="Times New Roman" w:hAnsi="Times New Roman" w:cs="Times New Roman"/>
        </w:rPr>
        <w:t>程序之前必须把控制器里的程序清空。</w:t>
      </w:r>
    </w:p>
    <w:p w:rsidR="00575BA4" w:rsidRPr="00187CB3" w:rsidRDefault="00575BA4" w:rsidP="00575BA4">
      <w:pPr>
        <w:ind w:left="420"/>
        <w:rPr>
          <w:rFonts w:ascii="Times New Roman" w:hAnsi="Times New Roman" w:cs="Times New Roman"/>
        </w:rPr>
      </w:pPr>
    </w:p>
    <w:p w:rsidR="00575BA4" w:rsidRPr="00BE6FB4" w:rsidRDefault="00575BA4" w:rsidP="00BE6FB4">
      <w:pPr>
        <w:pStyle w:val="1"/>
        <w:numPr>
          <w:ilvl w:val="0"/>
          <w:numId w:val="0"/>
        </w:numPr>
        <w:spacing w:before="156"/>
        <w:ind w:left="432" w:hanging="432"/>
      </w:pPr>
      <w:r w:rsidRPr="00187CB3">
        <w:br w:type="page"/>
      </w:r>
      <w:bookmarkStart w:id="917" w:name="_Toc406075145"/>
      <w:r w:rsidRPr="00BE6FB4">
        <w:lastRenderedPageBreak/>
        <w:t>附录</w:t>
      </w:r>
      <w:r w:rsidRPr="00BE6FB4">
        <w:t>G NicBuilder</w:t>
      </w:r>
      <w:r w:rsidRPr="00BE6FB4">
        <w:t>实时数据库服务器热备配置</w:t>
      </w:r>
      <w:bookmarkEnd w:id="917"/>
    </w:p>
    <w:p w:rsidR="00575BA4" w:rsidRPr="00187CB3" w:rsidRDefault="00575BA4" w:rsidP="00575BA4">
      <w:pPr>
        <w:ind w:left="420"/>
        <w:rPr>
          <w:rFonts w:ascii="Times New Roman" w:hAnsi="Times New Roman" w:cs="Times New Roman"/>
        </w:rPr>
      </w:pPr>
    </w:p>
    <w:p w:rsidR="00575BA4" w:rsidRPr="00187CB3" w:rsidRDefault="00575BA4" w:rsidP="00575BA4">
      <w:pPr>
        <w:ind w:left="420" w:firstLine="360"/>
        <w:rPr>
          <w:rFonts w:ascii="Times New Roman" w:hAnsi="Times New Roman" w:cs="Times New Roman"/>
        </w:rPr>
      </w:pPr>
      <w:r w:rsidRPr="00187CB3">
        <w:rPr>
          <w:rFonts w:ascii="Times New Roman" w:hAnsi="Times New Roman" w:cs="Times New Roman"/>
        </w:rPr>
        <w:t>为了提高系统可用性，</w:t>
      </w:r>
      <w:r w:rsidRPr="00187CB3">
        <w:rPr>
          <w:rFonts w:ascii="Times New Roman" w:hAnsi="Times New Roman" w:cs="Times New Roman"/>
        </w:rPr>
        <w:t>NicBuilder 1.0</w:t>
      </w:r>
      <w:r w:rsidRPr="00187CB3">
        <w:rPr>
          <w:rFonts w:ascii="Times New Roman" w:hAnsi="Times New Roman" w:cs="Times New Roman"/>
        </w:rPr>
        <w:t>版支持实时数据库热备功能。通过将两个上位机节点进行完全一样的配置，可以实现实时数据库服务器的</w:t>
      </w:r>
      <w:r w:rsidRPr="00187CB3">
        <w:rPr>
          <w:rFonts w:ascii="Times New Roman" w:hAnsi="Times New Roman" w:cs="Times New Roman"/>
        </w:rPr>
        <w:t>1</w:t>
      </w:r>
      <w:r w:rsidRPr="00187CB3">
        <w:rPr>
          <w:rFonts w:ascii="Times New Roman" w:hAnsi="Times New Roman" w:cs="Times New Roman"/>
        </w:rPr>
        <w:t>：</w:t>
      </w:r>
      <w:r w:rsidRPr="00187CB3">
        <w:rPr>
          <w:rFonts w:ascii="Times New Roman" w:hAnsi="Times New Roman" w:cs="Times New Roman"/>
        </w:rPr>
        <w:t>1</w:t>
      </w:r>
      <w:r w:rsidRPr="00187CB3">
        <w:rPr>
          <w:rFonts w:ascii="Times New Roman" w:hAnsi="Times New Roman" w:cs="Times New Roman"/>
        </w:rPr>
        <w:t>冗余。热备系统的配置方法如下：</w:t>
      </w:r>
    </w:p>
    <w:p w:rsidR="00575BA4" w:rsidRPr="00187CB3" w:rsidRDefault="00575BA4" w:rsidP="006F78FF">
      <w:pPr>
        <w:numPr>
          <w:ilvl w:val="0"/>
          <w:numId w:val="31"/>
        </w:numPr>
        <w:rPr>
          <w:rFonts w:ascii="Times New Roman" w:hAnsi="Times New Roman" w:cs="Times New Roman"/>
        </w:rPr>
      </w:pPr>
      <w:r w:rsidRPr="00187CB3">
        <w:rPr>
          <w:rFonts w:ascii="Times New Roman" w:hAnsi="Times New Roman" w:cs="Times New Roman"/>
        </w:rPr>
        <w:t>选择要配置为热备的两个上位机节点；</w:t>
      </w:r>
    </w:p>
    <w:p w:rsidR="00575BA4" w:rsidRPr="00187CB3" w:rsidRDefault="00575BA4" w:rsidP="006F78FF">
      <w:pPr>
        <w:numPr>
          <w:ilvl w:val="0"/>
          <w:numId w:val="31"/>
        </w:numPr>
        <w:rPr>
          <w:rFonts w:ascii="Times New Roman" w:hAnsi="Times New Roman" w:cs="Times New Roman"/>
        </w:rPr>
      </w:pPr>
      <w:r w:rsidRPr="00187CB3">
        <w:rPr>
          <w:rFonts w:ascii="Times New Roman" w:hAnsi="Times New Roman" w:cs="Times New Roman"/>
        </w:rPr>
        <w:t>使用系统服务器管理器，停止两个节点上的实时数据库服务；</w:t>
      </w:r>
    </w:p>
    <w:p w:rsidR="00575BA4" w:rsidRPr="00187CB3" w:rsidRDefault="00575BA4" w:rsidP="006F78FF">
      <w:pPr>
        <w:numPr>
          <w:ilvl w:val="0"/>
          <w:numId w:val="31"/>
        </w:numPr>
        <w:rPr>
          <w:rFonts w:ascii="Times New Roman" w:hAnsi="Times New Roman" w:cs="Times New Roman"/>
        </w:rPr>
      </w:pPr>
      <w:r w:rsidRPr="00187CB3">
        <w:rPr>
          <w:rFonts w:ascii="Times New Roman" w:hAnsi="Times New Roman" w:cs="Times New Roman"/>
        </w:rPr>
        <w:t>使用系统服务器管理器分别在两个上位机节点上操作，将其所在的上位机的的节点名称配置成相同的字符串，例如</w:t>
      </w:r>
      <w:r w:rsidRPr="00187CB3">
        <w:rPr>
          <w:rFonts w:ascii="Times New Roman" w:hAnsi="Times New Roman" w:cs="Times New Roman"/>
        </w:rPr>
        <w:t>‘redundant-server’</w:t>
      </w:r>
      <w:r w:rsidRPr="00187CB3">
        <w:rPr>
          <w:rFonts w:ascii="Times New Roman" w:hAnsi="Times New Roman" w:cs="Times New Roman"/>
        </w:rPr>
        <w:t>；</w:t>
      </w:r>
    </w:p>
    <w:p w:rsidR="00575BA4" w:rsidRPr="00187CB3" w:rsidRDefault="00575BA4" w:rsidP="006F78FF">
      <w:pPr>
        <w:numPr>
          <w:ilvl w:val="0"/>
          <w:numId w:val="31"/>
        </w:numPr>
        <w:rPr>
          <w:rFonts w:ascii="Times New Roman" w:hAnsi="Times New Roman" w:cs="Times New Roman"/>
        </w:rPr>
      </w:pPr>
      <w:r w:rsidRPr="00187CB3">
        <w:rPr>
          <w:rFonts w:ascii="Times New Roman" w:hAnsi="Times New Roman" w:cs="Times New Roman"/>
        </w:rPr>
        <w:t>在服务器管理器界面上允许热备；</w:t>
      </w:r>
    </w:p>
    <w:p w:rsidR="00575BA4" w:rsidRPr="00187CB3" w:rsidRDefault="00575BA4" w:rsidP="006F78FF">
      <w:pPr>
        <w:numPr>
          <w:ilvl w:val="0"/>
          <w:numId w:val="31"/>
        </w:numPr>
        <w:rPr>
          <w:rFonts w:ascii="Times New Roman" w:hAnsi="Times New Roman" w:cs="Times New Roman"/>
        </w:rPr>
      </w:pPr>
      <w:r w:rsidRPr="00187CB3">
        <w:rPr>
          <w:rFonts w:ascii="Times New Roman" w:hAnsi="Times New Roman" w:cs="Times New Roman"/>
        </w:rPr>
        <w:t>同步两个上位机节点的实时数据库，方法为将主站上的</w:t>
      </w:r>
      <w:r w:rsidRPr="00187CB3">
        <w:rPr>
          <w:rFonts w:ascii="Times New Roman" w:hAnsi="Times New Roman" w:cs="Times New Roman"/>
        </w:rPr>
        <w:t>config</w:t>
      </w:r>
      <w:r w:rsidRPr="00187CB3">
        <w:rPr>
          <w:rFonts w:ascii="Times New Roman" w:hAnsi="Times New Roman" w:cs="Times New Roman"/>
        </w:rPr>
        <w:t>子目录拷贝到备站的对应位置；</w:t>
      </w:r>
    </w:p>
    <w:p w:rsidR="00575BA4" w:rsidRPr="00187CB3" w:rsidRDefault="00575BA4" w:rsidP="006F78FF">
      <w:pPr>
        <w:numPr>
          <w:ilvl w:val="0"/>
          <w:numId w:val="31"/>
        </w:numPr>
        <w:rPr>
          <w:rFonts w:ascii="Times New Roman" w:hAnsi="Times New Roman" w:cs="Times New Roman"/>
        </w:rPr>
      </w:pPr>
      <w:r w:rsidRPr="00187CB3">
        <w:rPr>
          <w:rFonts w:ascii="Times New Roman" w:hAnsi="Times New Roman" w:cs="Times New Roman"/>
        </w:rPr>
        <w:t>用服务器管理器启动主、备站上的实时数据库服务，此时，热备开始工作。</w:t>
      </w:r>
    </w:p>
    <w:p w:rsidR="00575BA4" w:rsidRPr="00187CB3" w:rsidRDefault="00575BA4" w:rsidP="00575BA4">
      <w:pPr>
        <w:ind w:left="420"/>
        <w:rPr>
          <w:rFonts w:ascii="Times New Roman" w:hAnsi="Times New Roman" w:cs="Times New Roman"/>
        </w:rPr>
      </w:pPr>
    </w:p>
    <w:p w:rsidR="00575BA4" w:rsidRPr="00187CB3" w:rsidRDefault="00575BA4" w:rsidP="00575BA4">
      <w:pPr>
        <w:ind w:left="420" w:firstLine="360"/>
        <w:rPr>
          <w:rFonts w:ascii="Times New Roman" w:hAnsi="Times New Roman" w:cs="Times New Roman"/>
        </w:rPr>
      </w:pPr>
      <w:r w:rsidRPr="00187CB3">
        <w:rPr>
          <w:rFonts w:ascii="Times New Roman" w:hAnsi="Times New Roman" w:cs="Times New Roman"/>
        </w:rPr>
        <w:t>热备配置成功后，如果备站检测到主站故障会自动投入到运行状态，并且这个切换是无扰动的切换，在人机界面以及任何访问实时数据库的程序都不会察觉到这个切换。</w:t>
      </w:r>
    </w:p>
    <w:p w:rsidR="00575BA4" w:rsidRPr="00187CB3" w:rsidRDefault="00575BA4" w:rsidP="00575BA4">
      <w:pPr>
        <w:ind w:left="420"/>
        <w:rPr>
          <w:rFonts w:ascii="Times New Roman" w:hAnsi="Times New Roman" w:cs="Times New Roman"/>
        </w:rPr>
      </w:pPr>
    </w:p>
    <w:p w:rsidR="00575BA4" w:rsidRPr="00187CB3" w:rsidRDefault="00575BA4" w:rsidP="00575BA4">
      <w:pPr>
        <w:ind w:left="420"/>
        <w:rPr>
          <w:rFonts w:ascii="Times New Roman" w:hAnsi="Times New Roman" w:cs="Times New Roman"/>
        </w:rPr>
      </w:pPr>
      <w:r w:rsidRPr="00187CB3">
        <w:rPr>
          <w:rFonts w:ascii="Times New Roman" w:hAnsi="Times New Roman" w:cs="Times New Roman"/>
        </w:rPr>
        <w:t>注意事项：</w:t>
      </w:r>
    </w:p>
    <w:p w:rsidR="00575BA4" w:rsidRPr="00187CB3" w:rsidRDefault="00575BA4" w:rsidP="006F78FF">
      <w:pPr>
        <w:numPr>
          <w:ilvl w:val="0"/>
          <w:numId w:val="32"/>
        </w:numPr>
        <w:rPr>
          <w:rFonts w:ascii="Times New Roman" w:hAnsi="Times New Roman" w:cs="Times New Roman"/>
        </w:rPr>
      </w:pPr>
      <w:r w:rsidRPr="00187CB3">
        <w:rPr>
          <w:rFonts w:ascii="Times New Roman" w:hAnsi="Times New Roman" w:cs="Times New Roman"/>
        </w:rPr>
        <w:t>必须严格按照指定的步骤进行；</w:t>
      </w:r>
    </w:p>
    <w:p w:rsidR="00575BA4" w:rsidRPr="00187CB3" w:rsidRDefault="00575BA4" w:rsidP="006F78FF">
      <w:pPr>
        <w:numPr>
          <w:ilvl w:val="0"/>
          <w:numId w:val="32"/>
        </w:numPr>
        <w:rPr>
          <w:rFonts w:ascii="Times New Roman" w:hAnsi="Times New Roman" w:cs="Times New Roman"/>
        </w:rPr>
      </w:pPr>
      <w:r w:rsidRPr="00187CB3">
        <w:rPr>
          <w:rFonts w:ascii="Times New Roman" w:hAnsi="Times New Roman" w:cs="Times New Roman"/>
        </w:rPr>
        <w:t>在线组态实时数据库的时候禁止启动热备，也就是说如果要执行在线组态，请停止备站；</w:t>
      </w:r>
    </w:p>
    <w:p w:rsidR="00575BA4" w:rsidRPr="00187CB3" w:rsidRDefault="00575BA4" w:rsidP="006F78FF">
      <w:pPr>
        <w:numPr>
          <w:ilvl w:val="0"/>
          <w:numId w:val="32"/>
        </w:numPr>
        <w:rPr>
          <w:rFonts w:ascii="Times New Roman" w:hAnsi="Times New Roman" w:cs="Times New Roman"/>
        </w:rPr>
      </w:pPr>
      <w:r w:rsidRPr="00187CB3">
        <w:rPr>
          <w:rFonts w:ascii="Times New Roman" w:hAnsi="Times New Roman" w:cs="Times New Roman"/>
        </w:rPr>
        <w:t>互为热备的两个节点的实时数据库组态必须完全一致才能保证系统正常工作；</w:t>
      </w:r>
    </w:p>
    <w:p w:rsidR="00575BA4" w:rsidRPr="00187CB3" w:rsidRDefault="00575BA4" w:rsidP="006F78FF">
      <w:pPr>
        <w:numPr>
          <w:ilvl w:val="0"/>
          <w:numId w:val="32"/>
        </w:numPr>
        <w:rPr>
          <w:rFonts w:ascii="Times New Roman" w:hAnsi="Times New Roman" w:cs="Times New Roman"/>
        </w:rPr>
      </w:pPr>
      <w:r w:rsidRPr="00187CB3">
        <w:rPr>
          <w:rFonts w:ascii="Times New Roman" w:hAnsi="Times New Roman" w:cs="Times New Roman"/>
        </w:rPr>
        <w:t>任何时候实时数据库组态完毕后，需要手工同步到备站，然后启动备站上的实时数据库服务器。</w:t>
      </w:r>
    </w:p>
    <w:p w:rsidR="00575BA4" w:rsidRPr="00187CB3" w:rsidRDefault="00575BA4" w:rsidP="00575BA4">
      <w:pPr>
        <w:ind w:left="420"/>
        <w:rPr>
          <w:rFonts w:ascii="Times New Roman" w:hAnsi="Times New Roman" w:cs="Times New Roman"/>
        </w:rPr>
      </w:pPr>
    </w:p>
    <w:p w:rsidR="00575BA4" w:rsidRPr="00187CB3" w:rsidRDefault="00575BA4" w:rsidP="00575BA4">
      <w:pPr>
        <w:ind w:left="420"/>
        <w:rPr>
          <w:rFonts w:ascii="Times New Roman" w:hAnsi="Times New Roman" w:cs="Times New Roman"/>
        </w:rPr>
      </w:pPr>
    </w:p>
    <w:p w:rsidR="00575BA4" w:rsidRPr="00187CB3" w:rsidRDefault="00575BA4" w:rsidP="00575BA4">
      <w:pPr>
        <w:rPr>
          <w:rFonts w:ascii="Times New Roman" w:hAnsi="Times New Roman" w:cs="Times New Roman"/>
        </w:rPr>
      </w:pPr>
    </w:p>
    <w:bookmarkEnd w:id="7"/>
    <w:p w:rsidR="00413391" w:rsidRPr="00187CB3" w:rsidRDefault="00413391" w:rsidP="00413391">
      <w:pPr>
        <w:rPr>
          <w:rFonts w:ascii="Times New Roman" w:eastAsia="宋体" w:hAnsi="Times New Roman" w:cs="Times New Roman"/>
          <w:kern w:val="0"/>
          <w:szCs w:val="21"/>
        </w:rPr>
      </w:pPr>
    </w:p>
    <w:p w:rsidR="00413391" w:rsidRPr="00187CB3" w:rsidRDefault="00413391" w:rsidP="00413391">
      <w:pPr>
        <w:rPr>
          <w:rFonts w:ascii="Times New Roman" w:eastAsia="宋体" w:hAnsi="Times New Roman" w:cs="Times New Roman"/>
          <w:kern w:val="0"/>
          <w:szCs w:val="21"/>
        </w:rPr>
      </w:pPr>
    </w:p>
    <w:p w:rsidR="003C69A0" w:rsidRPr="00187CB3" w:rsidRDefault="003C69A0" w:rsidP="00CF368A">
      <w:pPr>
        <w:rPr>
          <w:rFonts w:ascii="Times New Roman" w:eastAsia="宋体" w:hAnsi="Times New Roman" w:cs="Times New Roman"/>
        </w:rPr>
      </w:pPr>
    </w:p>
    <w:sectPr w:rsidR="003C69A0" w:rsidRPr="00187CB3" w:rsidSect="00BE6FB4">
      <w:headerReference w:type="default" r:id="rId314"/>
      <w:type w:val="continuous"/>
      <w:pgSz w:w="11906" w:h="16838" w:code="9"/>
      <w:pgMar w:top="1588" w:right="1134" w:bottom="907" w:left="1418" w:header="1020"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6B7D" w:rsidRDefault="00896B7D" w:rsidP="00E91790">
      <w:r>
        <w:separator/>
      </w:r>
    </w:p>
  </w:endnote>
  <w:endnote w:type="continuationSeparator" w:id="0">
    <w:p w:rsidR="00896B7D" w:rsidRDefault="00896B7D" w:rsidP="00E9179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Default="00892886" w:rsidP="00E307F3">
    <w:r>
      <w:t>本文件产权属于中核控制系统工程有限公司，未获本公司书面许可，禁止以任何方式擅自使用、复制、传播</w:t>
    </w:r>
    <w:r>
      <w:rPr>
        <w:rFonts w:hint="eastAsia"/>
      </w:rPr>
      <w:t>。</w:t>
    </w:r>
  </w:p>
  <w:p w:rsidR="00892886" w:rsidRDefault="00892886" w:rsidP="00E307F3">
    <w:pPr>
      <w:pStyle w:val="a5"/>
    </w:pPr>
    <w:r w:rsidRPr="00B4127F">
      <w:rPr>
        <w:rFonts w:ascii="Times New Roman" w:hAnsi="Times New Roman" w:cs="Times New Roman"/>
      </w:rPr>
      <w:t>This document is the property of and contains proprietary information owned by CNNC China Nuclear Control System Engineering CO.,LTD.(CNCS) The use</w:t>
    </w:r>
    <w:r w:rsidRPr="00B4127F">
      <w:rPr>
        <w:rFonts w:ascii="Times New Roman" w:cs="Times New Roman"/>
      </w:rPr>
      <w:t>，</w:t>
    </w:r>
    <w:r w:rsidRPr="00B4127F">
      <w:rPr>
        <w:rFonts w:ascii="Times New Roman" w:hAnsi="Times New Roman" w:cs="Times New Roman"/>
      </w:rPr>
      <w:t>reproduction or transmission of this document or its contents is not permitted without express written authority of CNCS.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6B7D" w:rsidRDefault="00896B7D" w:rsidP="00E91790">
      <w:r>
        <w:separator/>
      </w:r>
    </w:p>
  </w:footnote>
  <w:footnote w:type="continuationSeparator" w:id="0">
    <w:p w:rsidR="00896B7D" w:rsidRDefault="00896B7D" w:rsidP="00E917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Times New Roman" w:eastAsia="黑体" w:hAnsi="Times New Roman" w:cs="Times New Roman"/>
        <w:b/>
        <w:sz w:val="21"/>
        <w:szCs w:val="21"/>
      </w:rPr>
    </w:pPr>
    <w:r w:rsidRPr="00892886">
      <w:rPr>
        <w:rFonts w:ascii="Times New Roman" w:eastAsia="黑体" w:hAnsi="黑体" w:cs="Times New Roman"/>
        <w:b/>
        <w:sz w:val="21"/>
        <w:szCs w:val="21"/>
      </w:rPr>
      <w:t>附录</w:t>
    </w:r>
    <w:r w:rsidRPr="00892886">
      <w:rPr>
        <w:rFonts w:ascii="Times New Roman" w:eastAsia="黑体" w:hAnsi="Times New Roman" w:cs="Times New Roman"/>
        <w:b/>
        <w:sz w:val="21"/>
        <w:szCs w:val="21"/>
      </w:rPr>
      <w:t>E  NicBuilder</w:t>
    </w:r>
    <w:r w:rsidRPr="00892886">
      <w:rPr>
        <w:rFonts w:ascii="Times New Roman" w:eastAsia="黑体" w:hAnsi="黑体" w:cs="Times New Roman"/>
        <w:b/>
        <w:sz w:val="21"/>
        <w:szCs w:val="21"/>
      </w:rPr>
      <w:t>配置补充说明</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黑体" w:eastAsia="黑体" w:hAnsi="黑体" w:cs="Times New Roman"/>
        <w:b/>
        <w:sz w:val="21"/>
        <w:szCs w:val="21"/>
      </w:rPr>
    </w:pPr>
    <w:r w:rsidRPr="00892886">
      <w:rPr>
        <w:rFonts w:ascii="黑体" w:eastAsia="黑体" w:hAnsi="黑体" w:cs="Times New Roman"/>
        <w:b/>
        <w:sz w:val="21"/>
        <w:szCs w:val="21"/>
      </w:rPr>
      <w:t>第9章 历史数据记录查询</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黑体" w:eastAsia="黑体" w:hAnsi="黑体" w:cs="Times New Roman"/>
        <w:b/>
        <w:sz w:val="21"/>
        <w:szCs w:val="21"/>
      </w:rPr>
    </w:pPr>
    <w:r w:rsidRPr="00892886">
      <w:rPr>
        <w:rFonts w:ascii="黑体" w:eastAsia="黑体" w:hAnsi="黑体" w:cs="Times New Roman"/>
        <w:b/>
        <w:sz w:val="21"/>
        <w:szCs w:val="21"/>
      </w:rPr>
      <w:t>第10章 事件记录查询</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Times New Roman" w:eastAsia="黑体" w:hAnsi="Times New Roman" w:cs="Times New Roman"/>
        <w:b/>
        <w:sz w:val="21"/>
        <w:szCs w:val="21"/>
      </w:rPr>
    </w:pPr>
    <w:r w:rsidRPr="00892886">
      <w:rPr>
        <w:rFonts w:ascii="Times New Roman" w:eastAsia="黑体" w:hAnsi="黑体" w:cs="Times New Roman"/>
        <w:b/>
        <w:sz w:val="21"/>
        <w:szCs w:val="21"/>
      </w:rPr>
      <w:t>附录</w:t>
    </w:r>
    <w:r w:rsidRPr="00892886">
      <w:rPr>
        <w:rFonts w:ascii="Times New Roman" w:eastAsia="黑体" w:hAnsi="Times New Roman" w:cs="Times New Roman"/>
        <w:b/>
        <w:sz w:val="21"/>
        <w:szCs w:val="21"/>
      </w:rPr>
      <w:t>A  ActiveX</w:t>
    </w:r>
    <w:r w:rsidRPr="00892886">
      <w:rPr>
        <w:rFonts w:ascii="Times New Roman" w:eastAsia="黑体" w:hAnsi="黑体" w:cs="Times New Roman"/>
        <w:b/>
        <w:sz w:val="21"/>
        <w:szCs w:val="21"/>
      </w:rPr>
      <w:t>自动化接口</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Times New Roman" w:eastAsia="黑体" w:hAnsi="Times New Roman" w:cs="Times New Roman"/>
        <w:b/>
        <w:sz w:val="21"/>
        <w:szCs w:val="21"/>
      </w:rPr>
    </w:pPr>
    <w:r w:rsidRPr="00892886">
      <w:rPr>
        <w:rFonts w:ascii="Times New Roman" w:eastAsia="黑体" w:hAnsi="黑体" w:cs="Times New Roman"/>
        <w:b/>
        <w:sz w:val="21"/>
        <w:szCs w:val="21"/>
      </w:rPr>
      <w:t>附录</w:t>
    </w:r>
    <w:r w:rsidRPr="00892886">
      <w:rPr>
        <w:rFonts w:ascii="Times New Roman" w:eastAsia="黑体" w:hAnsi="Times New Roman" w:cs="Times New Roman"/>
        <w:b/>
        <w:sz w:val="21"/>
        <w:szCs w:val="21"/>
      </w:rPr>
      <w:t>B</w:t>
    </w:r>
    <w:r w:rsidRPr="00892886">
      <w:rPr>
        <w:rFonts w:ascii="Times New Roman" w:eastAsia="黑体" w:hAnsi="黑体" w:cs="Times New Roman"/>
        <w:b/>
        <w:sz w:val="21"/>
        <w:szCs w:val="21"/>
      </w:rPr>
      <w:t xml:space="preserve">　</w:t>
    </w:r>
    <w:r w:rsidRPr="00892886">
      <w:rPr>
        <w:rFonts w:ascii="Times New Roman" w:eastAsia="黑体" w:hAnsi="Times New Roman" w:cs="Times New Roman"/>
        <w:b/>
        <w:sz w:val="21"/>
        <w:szCs w:val="21"/>
      </w:rPr>
      <w:t>NicBuilder</w:t>
    </w:r>
    <w:r w:rsidRPr="00892886">
      <w:rPr>
        <w:rFonts w:ascii="Times New Roman" w:eastAsia="黑体" w:hAnsi="黑体" w:cs="Times New Roman"/>
        <w:b/>
        <w:sz w:val="21"/>
        <w:szCs w:val="21"/>
      </w:rPr>
      <w:t>网络对时</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Times New Roman" w:eastAsia="黑体" w:hAnsi="Times New Roman" w:cs="Times New Roman"/>
        <w:b/>
        <w:sz w:val="21"/>
        <w:szCs w:val="21"/>
      </w:rPr>
    </w:pPr>
    <w:r w:rsidRPr="00892886">
      <w:rPr>
        <w:rFonts w:ascii="Times New Roman" w:eastAsia="黑体" w:hAnsi="黑体" w:cs="Times New Roman"/>
        <w:b/>
        <w:sz w:val="21"/>
        <w:szCs w:val="21"/>
      </w:rPr>
      <w:t>附录</w:t>
    </w:r>
    <w:r w:rsidRPr="00892886">
      <w:rPr>
        <w:rFonts w:ascii="Times New Roman" w:eastAsia="黑体" w:hAnsi="Times New Roman" w:cs="Times New Roman"/>
        <w:b/>
        <w:sz w:val="21"/>
        <w:szCs w:val="21"/>
      </w:rPr>
      <w:t>C</w:t>
    </w:r>
    <w:r w:rsidRPr="00892886">
      <w:rPr>
        <w:rFonts w:ascii="Times New Roman" w:eastAsia="黑体" w:hAnsi="黑体" w:cs="Times New Roman"/>
        <w:b/>
        <w:sz w:val="21"/>
        <w:szCs w:val="21"/>
      </w:rPr>
      <w:t xml:space="preserve">　</w:t>
    </w:r>
    <w:r w:rsidRPr="00892886">
      <w:rPr>
        <w:rFonts w:ascii="Times New Roman" w:eastAsia="黑体" w:hAnsi="Times New Roman" w:cs="Times New Roman"/>
        <w:b/>
        <w:sz w:val="21"/>
        <w:szCs w:val="21"/>
      </w:rPr>
      <w:t>GinaDLL</w:t>
    </w:r>
    <w:r w:rsidRPr="00892886">
      <w:rPr>
        <w:rFonts w:ascii="Times New Roman" w:eastAsia="黑体" w:hAnsi="黑体" w:cs="Times New Roman"/>
        <w:b/>
        <w:sz w:val="21"/>
        <w:szCs w:val="21"/>
      </w:rPr>
      <w:t>应用</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Times New Roman" w:eastAsia="黑体" w:hAnsi="Times New Roman" w:cs="Times New Roman"/>
        <w:b/>
        <w:sz w:val="21"/>
        <w:szCs w:val="21"/>
      </w:rPr>
    </w:pPr>
    <w:r w:rsidRPr="00892886">
      <w:rPr>
        <w:rFonts w:ascii="Times New Roman" w:eastAsia="黑体" w:hAnsi="黑体" w:cs="Times New Roman"/>
        <w:b/>
        <w:sz w:val="21"/>
        <w:szCs w:val="21"/>
      </w:rPr>
      <w:t>附录</w:t>
    </w:r>
    <w:r w:rsidRPr="00892886">
      <w:rPr>
        <w:rFonts w:ascii="Times New Roman" w:eastAsia="黑体" w:hAnsi="Times New Roman" w:cs="Times New Roman"/>
        <w:b/>
        <w:sz w:val="21"/>
        <w:szCs w:val="21"/>
      </w:rPr>
      <w:t>D</w:t>
    </w:r>
    <w:r w:rsidRPr="00892886">
      <w:rPr>
        <w:rFonts w:ascii="Times New Roman" w:eastAsia="黑体" w:hAnsi="黑体" w:cs="Times New Roman"/>
        <w:b/>
        <w:sz w:val="21"/>
        <w:szCs w:val="21"/>
      </w:rPr>
      <w:t xml:space="preserve">　热键组态程序及应用</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rsidP="00892886">
    <w:pPr>
      <w:pStyle w:val="a4"/>
      <w:rPr>
        <w:rFonts w:ascii="Times New Roman" w:eastAsia="黑体" w:hAnsi="Times New Roman" w:cs="Times New Roman"/>
        <w:b/>
        <w:sz w:val="21"/>
        <w:szCs w:val="21"/>
      </w:rPr>
    </w:pPr>
    <w:r w:rsidRPr="00892886">
      <w:rPr>
        <w:rFonts w:ascii="Times New Roman" w:eastAsia="黑体" w:hAnsi="黑体" w:cs="Times New Roman"/>
        <w:b/>
        <w:sz w:val="21"/>
        <w:szCs w:val="21"/>
      </w:rPr>
      <w:t>附录</w:t>
    </w:r>
    <w:r w:rsidR="00BE6FB4">
      <w:rPr>
        <w:rFonts w:ascii="Times New Roman" w:eastAsia="黑体" w:hAnsi="黑体" w:cs="Times New Roman" w:hint="eastAsia"/>
        <w:b/>
        <w:sz w:val="21"/>
        <w:szCs w:val="21"/>
      </w:rPr>
      <w:t>E</w:t>
    </w:r>
    <w:r w:rsidRPr="00892886">
      <w:rPr>
        <w:rFonts w:ascii="Times New Roman" w:eastAsia="黑体" w:hAnsi="Times New Roman" w:cs="Times New Roman"/>
        <w:b/>
        <w:sz w:val="21"/>
        <w:szCs w:val="21"/>
      </w:rPr>
      <w:t xml:space="preserve">  NicBuilder</w:t>
    </w:r>
    <w:r w:rsidRPr="00892886">
      <w:rPr>
        <w:rFonts w:ascii="Times New Roman" w:eastAsia="黑体" w:hAnsi="黑体" w:cs="Times New Roman"/>
        <w:b/>
        <w:sz w:val="21"/>
        <w:szCs w:val="21"/>
      </w:rPr>
      <w:t>配置补充说明</w:t>
    </w:r>
  </w:p>
  <w:p w:rsidR="00892886" w:rsidRDefault="00892886" w:rsidP="00E91790"/>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FB4" w:rsidRPr="00892886" w:rsidRDefault="00BE6FB4" w:rsidP="00892886">
    <w:pPr>
      <w:pStyle w:val="a4"/>
      <w:rPr>
        <w:rFonts w:ascii="Times New Roman" w:eastAsia="黑体" w:hAnsi="Times New Roman" w:cs="Times New Roman"/>
        <w:b/>
        <w:sz w:val="21"/>
        <w:szCs w:val="21"/>
      </w:rPr>
    </w:pPr>
    <w:r w:rsidRPr="00892886">
      <w:rPr>
        <w:rFonts w:ascii="Times New Roman" w:eastAsia="黑体" w:hAnsi="黑体" w:cs="Times New Roman"/>
        <w:b/>
        <w:sz w:val="21"/>
        <w:szCs w:val="21"/>
      </w:rPr>
      <w:t>附录</w:t>
    </w:r>
    <w:r>
      <w:rPr>
        <w:rFonts w:ascii="Times New Roman" w:eastAsia="黑体" w:hAnsi="黑体" w:cs="Times New Roman" w:hint="eastAsia"/>
        <w:b/>
        <w:sz w:val="21"/>
        <w:szCs w:val="21"/>
      </w:rPr>
      <w:t>F</w:t>
    </w:r>
    <w:r w:rsidR="004D3697">
      <w:rPr>
        <w:rFonts w:ascii="Times New Roman" w:eastAsia="黑体" w:hAnsi="Times New Roman" w:cs="Times New Roman"/>
        <w:b/>
        <w:sz w:val="21"/>
        <w:szCs w:val="21"/>
      </w:rPr>
      <w:t xml:space="preserve">  </w:t>
    </w:r>
    <w:r w:rsidR="004D3697">
      <w:rPr>
        <w:rFonts w:ascii="Times New Roman" w:eastAsia="黑体" w:hAnsi="Times New Roman" w:cs="Times New Roman" w:hint="eastAsia"/>
        <w:b/>
        <w:sz w:val="21"/>
        <w:szCs w:val="21"/>
      </w:rPr>
      <w:t>MODPROBE</w:t>
    </w:r>
    <w:r w:rsidR="004D3697">
      <w:rPr>
        <w:rFonts w:ascii="Times New Roman" w:eastAsia="黑体" w:hAnsi="Times New Roman" w:cs="Times New Roman" w:hint="eastAsia"/>
        <w:b/>
        <w:sz w:val="21"/>
        <w:szCs w:val="21"/>
      </w:rPr>
      <w:t>测试程序用法</w:t>
    </w:r>
  </w:p>
  <w:p w:rsidR="00BE6FB4" w:rsidRDefault="00BE6FB4" w:rsidP="00E91790"/>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697" w:rsidRPr="00892886" w:rsidRDefault="004D3697" w:rsidP="00892886">
    <w:pPr>
      <w:pStyle w:val="a4"/>
      <w:rPr>
        <w:rFonts w:ascii="Times New Roman" w:eastAsia="黑体" w:hAnsi="Times New Roman" w:cs="Times New Roman"/>
        <w:b/>
        <w:sz w:val="21"/>
        <w:szCs w:val="21"/>
      </w:rPr>
    </w:pPr>
    <w:r w:rsidRPr="00892886">
      <w:rPr>
        <w:rFonts w:ascii="Times New Roman" w:eastAsia="黑体" w:hAnsi="黑体" w:cs="Times New Roman"/>
        <w:b/>
        <w:sz w:val="21"/>
        <w:szCs w:val="21"/>
      </w:rPr>
      <w:t>附录</w:t>
    </w:r>
    <w:r>
      <w:rPr>
        <w:rFonts w:ascii="Times New Roman" w:eastAsia="黑体" w:hAnsi="黑体" w:cs="Times New Roman" w:hint="eastAsia"/>
        <w:b/>
        <w:sz w:val="21"/>
        <w:szCs w:val="21"/>
      </w:rPr>
      <w:t>G</w:t>
    </w:r>
    <w:r>
      <w:rPr>
        <w:rFonts w:ascii="Times New Roman" w:eastAsia="黑体" w:hAnsi="Times New Roman" w:cs="Times New Roman"/>
        <w:b/>
        <w:sz w:val="21"/>
        <w:szCs w:val="21"/>
      </w:rPr>
      <w:t xml:space="preserve">  </w:t>
    </w:r>
    <w:r>
      <w:rPr>
        <w:rFonts w:ascii="Times New Roman" w:eastAsia="黑体" w:hAnsi="Times New Roman" w:cs="Times New Roman" w:hint="eastAsia"/>
        <w:b/>
        <w:sz w:val="21"/>
        <w:szCs w:val="21"/>
      </w:rPr>
      <w:t>NicBuilder</w:t>
    </w:r>
    <w:r>
      <w:rPr>
        <w:rFonts w:ascii="Times New Roman" w:eastAsia="黑体" w:hAnsi="Times New Roman" w:cs="Times New Roman" w:hint="eastAsia"/>
        <w:b/>
        <w:sz w:val="21"/>
        <w:szCs w:val="21"/>
      </w:rPr>
      <w:t>实时数据库服务热备配置</w:t>
    </w:r>
  </w:p>
  <w:p w:rsidR="004D3697" w:rsidRDefault="004D3697" w:rsidP="00E91790"/>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rsidP="00892886">
    <w:pPr>
      <w:pStyle w:val="a4"/>
      <w:tabs>
        <w:tab w:val="left" w:pos="3460"/>
      </w:tabs>
      <w:ind w:left="720"/>
      <w:rPr>
        <w:rFonts w:ascii="Times New Roman" w:eastAsia="黑体" w:hAnsi="Times New Roman" w:cs="Times New Roman"/>
        <w:b/>
        <w:sz w:val="21"/>
        <w:szCs w:val="21"/>
      </w:rPr>
    </w:pPr>
    <w:r>
      <w:rPr>
        <w:rFonts w:ascii="Times New Roman" w:eastAsia="黑体" w:hAnsi="Times New Roman" w:cs="Times New Roman" w:hint="eastAsia"/>
        <w:b/>
        <w:sz w:val="21"/>
        <w:szCs w:val="21"/>
      </w:rPr>
      <w:t>第</w:t>
    </w:r>
    <w:r>
      <w:rPr>
        <w:rFonts w:ascii="Times New Roman" w:eastAsia="黑体" w:hAnsi="Times New Roman" w:cs="Times New Roman" w:hint="eastAsia"/>
        <w:b/>
        <w:sz w:val="21"/>
        <w:szCs w:val="21"/>
      </w:rPr>
      <w:t>1</w:t>
    </w:r>
    <w:r>
      <w:rPr>
        <w:rFonts w:ascii="Times New Roman" w:eastAsia="黑体" w:hAnsi="Times New Roman" w:cs="Times New Roman" w:hint="eastAsia"/>
        <w:b/>
        <w:sz w:val="21"/>
        <w:szCs w:val="21"/>
      </w:rPr>
      <w:t>章</w:t>
    </w:r>
    <w:r w:rsidRPr="00892886">
      <w:rPr>
        <w:rFonts w:ascii="Times New Roman" w:eastAsia="黑体" w:hAnsi="Times New Roman" w:cs="Times New Roman"/>
        <w:b/>
        <w:sz w:val="21"/>
        <w:szCs w:val="21"/>
      </w:rPr>
      <w:t>NicBuilder</w:t>
    </w:r>
    <w:r w:rsidRPr="00892886">
      <w:rPr>
        <w:rFonts w:ascii="Times New Roman" w:eastAsia="黑体" w:hAnsi="黑体" w:cs="Times New Roman"/>
        <w:b/>
        <w:sz w:val="21"/>
        <w:szCs w:val="21"/>
      </w:rPr>
      <w:t>系统的安装于运行环境</w:t>
    </w:r>
  </w:p>
  <w:p w:rsidR="00892886" w:rsidRPr="00892886" w:rsidRDefault="00892886">
    <w:pPr>
      <w:rPr>
        <w:rFonts w:ascii="Times New Roman" w:eastAsia="黑体" w:hAnsi="Times New Roman" w:cs="Times New Roman"/>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Times New Roman" w:eastAsia="黑体" w:hAnsi="Times New Roman" w:cs="Times New Roman"/>
        <w:b/>
        <w:sz w:val="21"/>
        <w:szCs w:val="21"/>
      </w:rPr>
    </w:pPr>
    <w:r w:rsidRPr="00892886">
      <w:rPr>
        <w:rFonts w:ascii="Times New Roman" w:eastAsia="黑体" w:hAnsi="黑体" w:cs="Times New Roman"/>
        <w:b/>
        <w:sz w:val="21"/>
        <w:szCs w:val="21"/>
      </w:rPr>
      <w:t>第</w:t>
    </w:r>
    <w:r w:rsidRPr="00892886">
      <w:rPr>
        <w:rFonts w:ascii="Times New Roman" w:eastAsia="黑体" w:hAnsi="Times New Roman" w:cs="Times New Roman"/>
        <w:b/>
        <w:sz w:val="21"/>
        <w:szCs w:val="21"/>
      </w:rPr>
      <w:t>2</w:t>
    </w:r>
    <w:r w:rsidRPr="00892886">
      <w:rPr>
        <w:rFonts w:ascii="Times New Roman" w:eastAsia="黑体" w:hAnsi="黑体" w:cs="Times New Roman"/>
        <w:b/>
        <w:sz w:val="21"/>
        <w:szCs w:val="21"/>
      </w:rPr>
      <w:t>章</w:t>
    </w:r>
    <w:r w:rsidRPr="00892886">
      <w:rPr>
        <w:rFonts w:ascii="Times New Roman" w:eastAsia="黑体" w:hAnsi="Times New Roman" w:cs="Times New Roman"/>
        <w:b/>
        <w:sz w:val="21"/>
        <w:szCs w:val="21"/>
      </w:rPr>
      <w:t xml:space="preserve"> </w:t>
    </w:r>
    <w:r w:rsidRPr="00892886">
      <w:rPr>
        <w:rFonts w:ascii="Times New Roman" w:eastAsia="黑体" w:hAnsi="黑体" w:cs="Times New Roman"/>
        <w:b/>
        <w:sz w:val="21"/>
        <w:szCs w:val="21"/>
      </w:rPr>
      <w:t>安装</w:t>
    </w:r>
    <w:r w:rsidRPr="00892886">
      <w:rPr>
        <w:rFonts w:ascii="Times New Roman" w:eastAsia="黑体" w:hAnsi="Times New Roman" w:cs="Times New Roman"/>
        <w:b/>
        <w:sz w:val="21"/>
        <w:szCs w:val="21"/>
      </w:rPr>
      <w:t>NicBuilder</w:t>
    </w:r>
    <w:r w:rsidRPr="00892886">
      <w:rPr>
        <w:rFonts w:ascii="Times New Roman" w:eastAsia="黑体" w:hAnsi="黑体" w:cs="Times New Roman"/>
        <w:b/>
        <w:sz w:val="21"/>
        <w:szCs w:val="21"/>
      </w:rPr>
      <w:t>系统</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Times New Roman" w:eastAsia="黑体" w:hAnsi="Times New Roman" w:cs="Times New Roman"/>
        <w:b/>
        <w:sz w:val="21"/>
        <w:szCs w:val="21"/>
      </w:rPr>
    </w:pPr>
    <w:r w:rsidRPr="00892886">
      <w:rPr>
        <w:rFonts w:ascii="Times New Roman" w:eastAsia="黑体" w:hAnsi="黑体" w:cs="Times New Roman"/>
        <w:b/>
        <w:sz w:val="21"/>
        <w:szCs w:val="21"/>
      </w:rPr>
      <w:t>第</w:t>
    </w:r>
    <w:r w:rsidRPr="00892886">
      <w:rPr>
        <w:rFonts w:ascii="Times New Roman" w:eastAsia="黑体" w:hAnsi="Times New Roman" w:cs="Times New Roman"/>
        <w:b/>
        <w:sz w:val="21"/>
        <w:szCs w:val="21"/>
      </w:rPr>
      <w:t>3</w:t>
    </w:r>
    <w:r w:rsidRPr="00892886">
      <w:rPr>
        <w:rFonts w:ascii="Times New Roman" w:eastAsia="黑体" w:hAnsi="黑体" w:cs="Times New Roman"/>
        <w:b/>
        <w:sz w:val="21"/>
        <w:szCs w:val="21"/>
      </w:rPr>
      <w:t>章</w:t>
    </w:r>
    <w:r w:rsidRPr="00892886">
      <w:rPr>
        <w:rFonts w:ascii="Times New Roman" w:eastAsia="黑体" w:hAnsi="Times New Roman" w:cs="Times New Roman"/>
        <w:b/>
        <w:sz w:val="21"/>
        <w:szCs w:val="21"/>
      </w:rPr>
      <w:t xml:space="preserve"> NicBuilder</w:t>
    </w:r>
    <w:r w:rsidRPr="00892886">
      <w:rPr>
        <w:rFonts w:ascii="Times New Roman" w:eastAsia="黑体" w:hAnsi="黑体" w:cs="Times New Roman"/>
        <w:b/>
        <w:sz w:val="21"/>
        <w:szCs w:val="21"/>
      </w:rPr>
      <w:t>系统组态</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黑体" w:eastAsia="黑体" w:hAnsi="黑体" w:cs="Times New Roman"/>
        <w:b/>
        <w:sz w:val="21"/>
        <w:szCs w:val="21"/>
      </w:rPr>
    </w:pPr>
    <w:r w:rsidRPr="00892886">
      <w:rPr>
        <w:rFonts w:ascii="黑体" w:eastAsia="黑体" w:hAnsi="黑体" w:cs="Times New Roman"/>
        <w:b/>
        <w:sz w:val="21"/>
        <w:szCs w:val="21"/>
      </w:rPr>
      <w:t>第4章 人机界面组态程序MCDraw简介</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Times New Roman" w:eastAsia="黑体" w:hAnsi="Times New Roman" w:cs="Times New Roman"/>
        <w:b/>
        <w:sz w:val="21"/>
        <w:szCs w:val="21"/>
      </w:rPr>
    </w:pPr>
    <w:r w:rsidRPr="00892886">
      <w:rPr>
        <w:rFonts w:ascii="Times New Roman" w:eastAsia="黑体" w:hAnsi="黑体" w:cs="Times New Roman"/>
        <w:b/>
        <w:sz w:val="21"/>
        <w:szCs w:val="21"/>
      </w:rPr>
      <w:t>第</w:t>
    </w:r>
    <w:r w:rsidRPr="00892886">
      <w:rPr>
        <w:rFonts w:ascii="Times New Roman" w:eastAsia="黑体" w:hAnsi="Times New Roman" w:cs="Times New Roman"/>
        <w:b/>
        <w:sz w:val="21"/>
        <w:szCs w:val="21"/>
      </w:rPr>
      <w:t>5</w:t>
    </w:r>
    <w:r w:rsidRPr="00892886">
      <w:rPr>
        <w:rFonts w:ascii="Times New Roman" w:eastAsia="黑体" w:hAnsi="黑体" w:cs="Times New Roman"/>
        <w:b/>
        <w:sz w:val="21"/>
        <w:szCs w:val="21"/>
      </w:rPr>
      <w:t>章</w:t>
    </w:r>
    <w:r w:rsidRPr="00892886">
      <w:rPr>
        <w:rFonts w:ascii="Times New Roman" w:eastAsia="黑体" w:hAnsi="Times New Roman" w:cs="Times New Roman"/>
        <w:b/>
        <w:sz w:val="21"/>
        <w:szCs w:val="21"/>
      </w:rPr>
      <w:t xml:space="preserve"> </w:t>
    </w:r>
    <w:r w:rsidRPr="00892886">
      <w:rPr>
        <w:rFonts w:ascii="Times New Roman" w:eastAsia="黑体" w:hAnsi="黑体" w:cs="Times New Roman"/>
        <w:b/>
        <w:sz w:val="21"/>
        <w:szCs w:val="21"/>
      </w:rPr>
      <w:t>菜单命令</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黑体" w:eastAsia="黑体" w:hAnsi="黑体" w:cs="Times New Roman"/>
        <w:b/>
        <w:sz w:val="21"/>
        <w:szCs w:val="21"/>
      </w:rPr>
    </w:pPr>
    <w:r w:rsidRPr="00892886">
      <w:rPr>
        <w:rFonts w:ascii="黑体" w:eastAsia="黑体" w:hAnsi="黑体" w:cs="Times New Roman"/>
        <w:b/>
        <w:sz w:val="21"/>
        <w:szCs w:val="21"/>
      </w:rPr>
      <w:t>第6章 动态属性</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黑体" w:eastAsia="黑体" w:hAnsi="黑体" w:cs="Times New Roman"/>
        <w:b/>
        <w:sz w:val="21"/>
        <w:szCs w:val="21"/>
      </w:rPr>
    </w:pPr>
    <w:r w:rsidRPr="00892886">
      <w:rPr>
        <w:rFonts w:ascii="黑体" w:eastAsia="黑体" w:hAnsi="黑体" w:cs="Times New Roman"/>
        <w:b/>
        <w:sz w:val="21"/>
        <w:szCs w:val="21"/>
      </w:rPr>
      <w:t>第7章 两个特殊的窗口</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86" w:rsidRPr="00892886" w:rsidRDefault="00892886">
    <w:pPr>
      <w:pStyle w:val="a4"/>
      <w:rPr>
        <w:rFonts w:ascii="Times New Roman" w:eastAsia="黑体" w:hAnsi="Times New Roman" w:cs="Times New Roman"/>
        <w:b/>
        <w:sz w:val="21"/>
        <w:szCs w:val="21"/>
      </w:rPr>
    </w:pPr>
    <w:r w:rsidRPr="00892886">
      <w:rPr>
        <w:rFonts w:ascii="Times New Roman" w:eastAsia="黑体" w:hAnsi="黑体" w:cs="Times New Roman"/>
        <w:b/>
        <w:sz w:val="21"/>
        <w:szCs w:val="21"/>
      </w:rPr>
      <w:t>第</w:t>
    </w:r>
    <w:r w:rsidRPr="00892886">
      <w:rPr>
        <w:rFonts w:ascii="Times New Roman" w:eastAsia="黑体" w:hAnsi="Times New Roman" w:cs="Times New Roman"/>
        <w:b/>
        <w:sz w:val="21"/>
        <w:szCs w:val="21"/>
      </w:rPr>
      <w:t>8</w:t>
    </w:r>
    <w:r w:rsidRPr="00892886">
      <w:rPr>
        <w:rFonts w:ascii="Times New Roman" w:eastAsia="黑体" w:hAnsi="黑体" w:cs="Times New Roman"/>
        <w:b/>
        <w:sz w:val="21"/>
        <w:szCs w:val="21"/>
      </w:rPr>
      <w:t>章</w:t>
    </w:r>
    <w:r w:rsidRPr="00892886">
      <w:rPr>
        <w:rFonts w:ascii="Times New Roman" w:eastAsia="黑体" w:hAnsi="Times New Roman" w:cs="Times New Roman"/>
        <w:b/>
        <w:sz w:val="21"/>
        <w:szCs w:val="21"/>
      </w:rPr>
      <w:t xml:space="preserve"> </w:t>
    </w:r>
    <w:r w:rsidRPr="00892886">
      <w:rPr>
        <w:rFonts w:ascii="Times New Roman" w:eastAsia="黑体" w:hAnsi="黑体" w:cs="Times New Roman"/>
        <w:b/>
        <w:sz w:val="21"/>
        <w:szCs w:val="21"/>
      </w:rPr>
      <w:t>人机界面运行程序</w:t>
    </w:r>
    <w:r w:rsidRPr="00892886">
      <w:rPr>
        <w:rFonts w:ascii="Times New Roman" w:eastAsia="黑体" w:hAnsi="Times New Roman" w:cs="Times New Roman"/>
        <w:b/>
        <w:sz w:val="21"/>
        <w:szCs w:val="21"/>
      </w:rPr>
      <w:t>MCVIEW</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2" type="#_x0000_t75" alt="p0061" style="width:18.7pt;height:16.85pt;visibility:visible;mso-wrap-style:square" o:bullet="t">
        <v:imagedata r:id="rId1" o:title="p0061"/>
      </v:shape>
    </w:pict>
  </w:numPicBullet>
  <w:abstractNum w:abstractNumId="0">
    <w:nsid w:val="FFFFFF89"/>
    <w:multiLevelType w:val="singleLevel"/>
    <w:tmpl w:val="E4089AE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5CC15E5"/>
    <w:multiLevelType w:val="hybridMultilevel"/>
    <w:tmpl w:val="2B64EB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6BD3D00"/>
    <w:multiLevelType w:val="hybridMultilevel"/>
    <w:tmpl w:val="B38444A8"/>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
    <w:nsid w:val="10041885"/>
    <w:multiLevelType w:val="hybridMultilevel"/>
    <w:tmpl w:val="C6D428DE"/>
    <w:lvl w:ilvl="0" w:tplc="FFFFFFFF">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4">
    <w:nsid w:val="11227FAC"/>
    <w:multiLevelType w:val="hybridMultilevel"/>
    <w:tmpl w:val="64823278"/>
    <w:lvl w:ilvl="0" w:tplc="FFFFFFFF">
      <w:start w:val="1"/>
      <w:numFmt w:val="bullet"/>
      <w:lvlText w:val=""/>
      <w:lvlJc w:val="left"/>
      <w:pPr>
        <w:tabs>
          <w:tab w:val="num" w:pos="0"/>
        </w:tabs>
        <w:ind w:left="0" w:hanging="420"/>
      </w:pPr>
      <w:rPr>
        <w:rFonts w:ascii="Wingdings" w:hAnsi="Wingdings" w:hint="default"/>
      </w:rPr>
    </w:lvl>
    <w:lvl w:ilvl="1" w:tplc="FFFFFFFF" w:tentative="1">
      <w:start w:val="1"/>
      <w:numFmt w:val="bullet"/>
      <w:lvlText w:val=""/>
      <w:lvlJc w:val="left"/>
      <w:pPr>
        <w:tabs>
          <w:tab w:val="num" w:pos="420"/>
        </w:tabs>
        <w:ind w:left="420" w:hanging="420"/>
      </w:pPr>
      <w:rPr>
        <w:rFonts w:ascii="Wingdings" w:hAnsi="Wingdings" w:hint="default"/>
      </w:rPr>
    </w:lvl>
    <w:lvl w:ilvl="2" w:tplc="FFFFFFFF" w:tentative="1">
      <w:start w:val="1"/>
      <w:numFmt w:val="bullet"/>
      <w:lvlText w:val=""/>
      <w:lvlJc w:val="left"/>
      <w:pPr>
        <w:tabs>
          <w:tab w:val="num" w:pos="840"/>
        </w:tabs>
        <w:ind w:left="840" w:hanging="420"/>
      </w:pPr>
      <w:rPr>
        <w:rFonts w:ascii="Wingdings" w:hAnsi="Wingdings" w:hint="default"/>
      </w:rPr>
    </w:lvl>
    <w:lvl w:ilvl="3" w:tplc="FFFFFFFF" w:tentative="1">
      <w:start w:val="1"/>
      <w:numFmt w:val="bullet"/>
      <w:lvlText w:val=""/>
      <w:lvlJc w:val="left"/>
      <w:pPr>
        <w:tabs>
          <w:tab w:val="num" w:pos="1260"/>
        </w:tabs>
        <w:ind w:left="1260" w:hanging="420"/>
      </w:pPr>
      <w:rPr>
        <w:rFonts w:ascii="Wingdings" w:hAnsi="Wingdings" w:hint="default"/>
      </w:rPr>
    </w:lvl>
    <w:lvl w:ilvl="4" w:tplc="FFFFFFFF" w:tentative="1">
      <w:start w:val="1"/>
      <w:numFmt w:val="bullet"/>
      <w:lvlText w:val=""/>
      <w:lvlJc w:val="left"/>
      <w:pPr>
        <w:tabs>
          <w:tab w:val="num" w:pos="1680"/>
        </w:tabs>
        <w:ind w:left="1680" w:hanging="420"/>
      </w:pPr>
      <w:rPr>
        <w:rFonts w:ascii="Wingdings" w:hAnsi="Wingdings" w:hint="default"/>
      </w:rPr>
    </w:lvl>
    <w:lvl w:ilvl="5" w:tplc="FFFFFFFF" w:tentative="1">
      <w:start w:val="1"/>
      <w:numFmt w:val="bullet"/>
      <w:lvlText w:val=""/>
      <w:lvlJc w:val="left"/>
      <w:pPr>
        <w:tabs>
          <w:tab w:val="num" w:pos="2100"/>
        </w:tabs>
        <w:ind w:left="2100" w:hanging="420"/>
      </w:pPr>
      <w:rPr>
        <w:rFonts w:ascii="Wingdings" w:hAnsi="Wingdings" w:hint="default"/>
      </w:rPr>
    </w:lvl>
    <w:lvl w:ilvl="6" w:tplc="FFFFFFFF" w:tentative="1">
      <w:start w:val="1"/>
      <w:numFmt w:val="bullet"/>
      <w:lvlText w:val=""/>
      <w:lvlJc w:val="left"/>
      <w:pPr>
        <w:tabs>
          <w:tab w:val="num" w:pos="2520"/>
        </w:tabs>
        <w:ind w:left="2520" w:hanging="420"/>
      </w:pPr>
      <w:rPr>
        <w:rFonts w:ascii="Wingdings" w:hAnsi="Wingdings" w:hint="default"/>
      </w:rPr>
    </w:lvl>
    <w:lvl w:ilvl="7" w:tplc="FFFFFFFF" w:tentative="1">
      <w:start w:val="1"/>
      <w:numFmt w:val="bullet"/>
      <w:lvlText w:val=""/>
      <w:lvlJc w:val="left"/>
      <w:pPr>
        <w:tabs>
          <w:tab w:val="num" w:pos="2940"/>
        </w:tabs>
        <w:ind w:left="2940" w:hanging="420"/>
      </w:pPr>
      <w:rPr>
        <w:rFonts w:ascii="Wingdings" w:hAnsi="Wingdings" w:hint="default"/>
      </w:rPr>
    </w:lvl>
    <w:lvl w:ilvl="8" w:tplc="FFFFFFFF" w:tentative="1">
      <w:start w:val="1"/>
      <w:numFmt w:val="bullet"/>
      <w:lvlText w:val=""/>
      <w:lvlJc w:val="left"/>
      <w:pPr>
        <w:tabs>
          <w:tab w:val="num" w:pos="3360"/>
        </w:tabs>
        <w:ind w:left="3360" w:hanging="420"/>
      </w:pPr>
      <w:rPr>
        <w:rFonts w:ascii="Wingdings" w:hAnsi="Wingdings" w:hint="default"/>
      </w:rPr>
    </w:lvl>
  </w:abstractNum>
  <w:abstractNum w:abstractNumId="5">
    <w:nsid w:val="1184223D"/>
    <w:multiLevelType w:val="hybridMultilevel"/>
    <w:tmpl w:val="6FD22A78"/>
    <w:lvl w:ilvl="0" w:tplc="FFFFFFFF">
      <w:start w:val="1"/>
      <w:numFmt w:val="bullet"/>
      <w:lvlText w:val=""/>
      <w:lvlJc w:val="left"/>
      <w:pPr>
        <w:tabs>
          <w:tab w:val="num" w:pos="0"/>
        </w:tabs>
        <w:ind w:left="0" w:hanging="420"/>
      </w:pPr>
      <w:rPr>
        <w:rFonts w:ascii="Wingdings" w:hAnsi="Wingdings" w:hint="default"/>
      </w:rPr>
    </w:lvl>
    <w:lvl w:ilvl="1" w:tplc="FFFFFFFF" w:tentative="1">
      <w:start w:val="1"/>
      <w:numFmt w:val="bullet"/>
      <w:lvlText w:val=""/>
      <w:lvlJc w:val="left"/>
      <w:pPr>
        <w:tabs>
          <w:tab w:val="num" w:pos="420"/>
        </w:tabs>
        <w:ind w:left="420" w:hanging="420"/>
      </w:pPr>
      <w:rPr>
        <w:rFonts w:ascii="Wingdings" w:hAnsi="Wingdings" w:hint="default"/>
      </w:rPr>
    </w:lvl>
    <w:lvl w:ilvl="2" w:tplc="FFFFFFFF" w:tentative="1">
      <w:start w:val="1"/>
      <w:numFmt w:val="bullet"/>
      <w:lvlText w:val=""/>
      <w:lvlJc w:val="left"/>
      <w:pPr>
        <w:tabs>
          <w:tab w:val="num" w:pos="840"/>
        </w:tabs>
        <w:ind w:left="840" w:hanging="420"/>
      </w:pPr>
      <w:rPr>
        <w:rFonts w:ascii="Wingdings" w:hAnsi="Wingdings" w:hint="default"/>
      </w:rPr>
    </w:lvl>
    <w:lvl w:ilvl="3" w:tplc="FFFFFFFF" w:tentative="1">
      <w:start w:val="1"/>
      <w:numFmt w:val="bullet"/>
      <w:lvlText w:val=""/>
      <w:lvlJc w:val="left"/>
      <w:pPr>
        <w:tabs>
          <w:tab w:val="num" w:pos="1260"/>
        </w:tabs>
        <w:ind w:left="1260" w:hanging="420"/>
      </w:pPr>
      <w:rPr>
        <w:rFonts w:ascii="Wingdings" w:hAnsi="Wingdings" w:hint="default"/>
      </w:rPr>
    </w:lvl>
    <w:lvl w:ilvl="4" w:tplc="FFFFFFFF" w:tentative="1">
      <w:start w:val="1"/>
      <w:numFmt w:val="bullet"/>
      <w:lvlText w:val=""/>
      <w:lvlJc w:val="left"/>
      <w:pPr>
        <w:tabs>
          <w:tab w:val="num" w:pos="1680"/>
        </w:tabs>
        <w:ind w:left="1680" w:hanging="420"/>
      </w:pPr>
      <w:rPr>
        <w:rFonts w:ascii="Wingdings" w:hAnsi="Wingdings" w:hint="default"/>
      </w:rPr>
    </w:lvl>
    <w:lvl w:ilvl="5" w:tplc="FFFFFFFF" w:tentative="1">
      <w:start w:val="1"/>
      <w:numFmt w:val="bullet"/>
      <w:lvlText w:val=""/>
      <w:lvlJc w:val="left"/>
      <w:pPr>
        <w:tabs>
          <w:tab w:val="num" w:pos="2100"/>
        </w:tabs>
        <w:ind w:left="2100" w:hanging="420"/>
      </w:pPr>
      <w:rPr>
        <w:rFonts w:ascii="Wingdings" w:hAnsi="Wingdings" w:hint="default"/>
      </w:rPr>
    </w:lvl>
    <w:lvl w:ilvl="6" w:tplc="FFFFFFFF" w:tentative="1">
      <w:start w:val="1"/>
      <w:numFmt w:val="bullet"/>
      <w:lvlText w:val=""/>
      <w:lvlJc w:val="left"/>
      <w:pPr>
        <w:tabs>
          <w:tab w:val="num" w:pos="2520"/>
        </w:tabs>
        <w:ind w:left="2520" w:hanging="420"/>
      </w:pPr>
      <w:rPr>
        <w:rFonts w:ascii="Wingdings" w:hAnsi="Wingdings" w:hint="default"/>
      </w:rPr>
    </w:lvl>
    <w:lvl w:ilvl="7" w:tplc="FFFFFFFF" w:tentative="1">
      <w:start w:val="1"/>
      <w:numFmt w:val="bullet"/>
      <w:lvlText w:val=""/>
      <w:lvlJc w:val="left"/>
      <w:pPr>
        <w:tabs>
          <w:tab w:val="num" w:pos="2940"/>
        </w:tabs>
        <w:ind w:left="2940" w:hanging="420"/>
      </w:pPr>
      <w:rPr>
        <w:rFonts w:ascii="Wingdings" w:hAnsi="Wingdings" w:hint="default"/>
      </w:rPr>
    </w:lvl>
    <w:lvl w:ilvl="8" w:tplc="FFFFFFFF" w:tentative="1">
      <w:start w:val="1"/>
      <w:numFmt w:val="bullet"/>
      <w:lvlText w:val=""/>
      <w:lvlJc w:val="left"/>
      <w:pPr>
        <w:tabs>
          <w:tab w:val="num" w:pos="3360"/>
        </w:tabs>
        <w:ind w:left="3360" w:hanging="420"/>
      </w:pPr>
      <w:rPr>
        <w:rFonts w:ascii="Wingdings" w:hAnsi="Wingdings" w:hint="default"/>
      </w:rPr>
    </w:lvl>
  </w:abstractNum>
  <w:abstractNum w:abstractNumId="6">
    <w:nsid w:val="11BC0B14"/>
    <w:multiLevelType w:val="hybridMultilevel"/>
    <w:tmpl w:val="5C3488AE"/>
    <w:lvl w:ilvl="0" w:tplc="FFFFFFFF">
      <w:start w:val="1"/>
      <w:numFmt w:val="bullet"/>
      <w:lvlText w:val=""/>
      <w:lvlJc w:val="left"/>
      <w:pPr>
        <w:tabs>
          <w:tab w:val="num" w:pos="0"/>
        </w:tabs>
        <w:ind w:left="0" w:hanging="420"/>
      </w:pPr>
      <w:rPr>
        <w:rFonts w:ascii="Wingdings" w:hAnsi="Wingdings" w:hint="default"/>
      </w:rPr>
    </w:lvl>
    <w:lvl w:ilvl="1" w:tplc="FFFFFFFF" w:tentative="1">
      <w:start w:val="1"/>
      <w:numFmt w:val="bullet"/>
      <w:lvlText w:val=""/>
      <w:lvlJc w:val="left"/>
      <w:pPr>
        <w:tabs>
          <w:tab w:val="num" w:pos="420"/>
        </w:tabs>
        <w:ind w:left="420" w:hanging="420"/>
      </w:pPr>
      <w:rPr>
        <w:rFonts w:ascii="Wingdings" w:hAnsi="Wingdings" w:hint="default"/>
      </w:rPr>
    </w:lvl>
    <w:lvl w:ilvl="2" w:tplc="FFFFFFFF" w:tentative="1">
      <w:start w:val="1"/>
      <w:numFmt w:val="bullet"/>
      <w:lvlText w:val=""/>
      <w:lvlJc w:val="left"/>
      <w:pPr>
        <w:tabs>
          <w:tab w:val="num" w:pos="840"/>
        </w:tabs>
        <w:ind w:left="840" w:hanging="420"/>
      </w:pPr>
      <w:rPr>
        <w:rFonts w:ascii="Wingdings" w:hAnsi="Wingdings" w:hint="default"/>
      </w:rPr>
    </w:lvl>
    <w:lvl w:ilvl="3" w:tplc="FFFFFFFF" w:tentative="1">
      <w:start w:val="1"/>
      <w:numFmt w:val="bullet"/>
      <w:lvlText w:val=""/>
      <w:lvlJc w:val="left"/>
      <w:pPr>
        <w:tabs>
          <w:tab w:val="num" w:pos="1260"/>
        </w:tabs>
        <w:ind w:left="1260" w:hanging="420"/>
      </w:pPr>
      <w:rPr>
        <w:rFonts w:ascii="Wingdings" w:hAnsi="Wingdings" w:hint="default"/>
      </w:rPr>
    </w:lvl>
    <w:lvl w:ilvl="4" w:tplc="FFFFFFFF" w:tentative="1">
      <w:start w:val="1"/>
      <w:numFmt w:val="bullet"/>
      <w:lvlText w:val=""/>
      <w:lvlJc w:val="left"/>
      <w:pPr>
        <w:tabs>
          <w:tab w:val="num" w:pos="1680"/>
        </w:tabs>
        <w:ind w:left="1680" w:hanging="420"/>
      </w:pPr>
      <w:rPr>
        <w:rFonts w:ascii="Wingdings" w:hAnsi="Wingdings" w:hint="default"/>
      </w:rPr>
    </w:lvl>
    <w:lvl w:ilvl="5" w:tplc="FFFFFFFF" w:tentative="1">
      <w:start w:val="1"/>
      <w:numFmt w:val="bullet"/>
      <w:lvlText w:val=""/>
      <w:lvlJc w:val="left"/>
      <w:pPr>
        <w:tabs>
          <w:tab w:val="num" w:pos="2100"/>
        </w:tabs>
        <w:ind w:left="2100" w:hanging="420"/>
      </w:pPr>
      <w:rPr>
        <w:rFonts w:ascii="Wingdings" w:hAnsi="Wingdings" w:hint="default"/>
      </w:rPr>
    </w:lvl>
    <w:lvl w:ilvl="6" w:tplc="FFFFFFFF" w:tentative="1">
      <w:start w:val="1"/>
      <w:numFmt w:val="bullet"/>
      <w:lvlText w:val=""/>
      <w:lvlJc w:val="left"/>
      <w:pPr>
        <w:tabs>
          <w:tab w:val="num" w:pos="2520"/>
        </w:tabs>
        <w:ind w:left="2520" w:hanging="420"/>
      </w:pPr>
      <w:rPr>
        <w:rFonts w:ascii="Wingdings" w:hAnsi="Wingdings" w:hint="default"/>
      </w:rPr>
    </w:lvl>
    <w:lvl w:ilvl="7" w:tplc="FFFFFFFF" w:tentative="1">
      <w:start w:val="1"/>
      <w:numFmt w:val="bullet"/>
      <w:lvlText w:val=""/>
      <w:lvlJc w:val="left"/>
      <w:pPr>
        <w:tabs>
          <w:tab w:val="num" w:pos="2940"/>
        </w:tabs>
        <w:ind w:left="2940" w:hanging="420"/>
      </w:pPr>
      <w:rPr>
        <w:rFonts w:ascii="Wingdings" w:hAnsi="Wingdings" w:hint="default"/>
      </w:rPr>
    </w:lvl>
    <w:lvl w:ilvl="8" w:tplc="FFFFFFFF" w:tentative="1">
      <w:start w:val="1"/>
      <w:numFmt w:val="bullet"/>
      <w:lvlText w:val=""/>
      <w:lvlJc w:val="left"/>
      <w:pPr>
        <w:tabs>
          <w:tab w:val="num" w:pos="3360"/>
        </w:tabs>
        <w:ind w:left="3360" w:hanging="420"/>
      </w:pPr>
      <w:rPr>
        <w:rFonts w:ascii="Wingdings" w:hAnsi="Wingdings" w:hint="default"/>
      </w:rPr>
    </w:lvl>
  </w:abstractNum>
  <w:abstractNum w:abstractNumId="7">
    <w:nsid w:val="12FF7EE0"/>
    <w:multiLevelType w:val="hybridMultilevel"/>
    <w:tmpl w:val="78446110"/>
    <w:lvl w:ilvl="0" w:tplc="FFFFFFFF">
      <w:start w:val="1"/>
      <w:numFmt w:val="bullet"/>
      <w:lvlText w:val=""/>
      <w:lvlJc w:val="left"/>
      <w:pPr>
        <w:tabs>
          <w:tab w:val="num" w:pos="0"/>
        </w:tabs>
        <w:ind w:left="0" w:hanging="420"/>
      </w:pPr>
      <w:rPr>
        <w:rFonts w:ascii="Wingdings" w:hAnsi="Wingdings" w:hint="default"/>
      </w:rPr>
    </w:lvl>
    <w:lvl w:ilvl="1" w:tplc="FFFFFFFF" w:tentative="1">
      <w:start w:val="1"/>
      <w:numFmt w:val="bullet"/>
      <w:lvlText w:val=""/>
      <w:lvlJc w:val="left"/>
      <w:pPr>
        <w:tabs>
          <w:tab w:val="num" w:pos="420"/>
        </w:tabs>
        <w:ind w:left="420" w:hanging="420"/>
      </w:pPr>
      <w:rPr>
        <w:rFonts w:ascii="Wingdings" w:hAnsi="Wingdings" w:hint="default"/>
      </w:rPr>
    </w:lvl>
    <w:lvl w:ilvl="2" w:tplc="FFFFFFFF" w:tentative="1">
      <w:start w:val="1"/>
      <w:numFmt w:val="bullet"/>
      <w:lvlText w:val=""/>
      <w:lvlJc w:val="left"/>
      <w:pPr>
        <w:tabs>
          <w:tab w:val="num" w:pos="840"/>
        </w:tabs>
        <w:ind w:left="840" w:hanging="420"/>
      </w:pPr>
      <w:rPr>
        <w:rFonts w:ascii="Wingdings" w:hAnsi="Wingdings" w:hint="default"/>
      </w:rPr>
    </w:lvl>
    <w:lvl w:ilvl="3" w:tplc="FFFFFFFF" w:tentative="1">
      <w:start w:val="1"/>
      <w:numFmt w:val="bullet"/>
      <w:lvlText w:val=""/>
      <w:lvlJc w:val="left"/>
      <w:pPr>
        <w:tabs>
          <w:tab w:val="num" w:pos="1260"/>
        </w:tabs>
        <w:ind w:left="1260" w:hanging="420"/>
      </w:pPr>
      <w:rPr>
        <w:rFonts w:ascii="Wingdings" w:hAnsi="Wingdings" w:hint="default"/>
      </w:rPr>
    </w:lvl>
    <w:lvl w:ilvl="4" w:tplc="FFFFFFFF" w:tentative="1">
      <w:start w:val="1"/>
      <w:numFmt w:val="bullet"/>
      <w:lvlText w:val=""/>
      <w:lvlJc w:val="left"/>
      <w:pPr>
        <w:tabs>
          <w:tab w:val="num" w:pos="1680"/>
        </w:tabs>
        <w:ind w:left="1680" w:hanging="420"/>
      </w:pPr>
      <w:rPr>
        <w:rFonts w:ascii="Wingdings" w:hAnsi="Wingdings" w:hint="default"/>
      </w:rPr>
    </w:lvl>
    <w:lvl w:ilvl="5" w:tplc="FFFFFFFF" w:tentative="1">
      <w:start w:val="1"/>
      <w:numFmt w:val="bullet"/>
      <w:lvlText w:val=""/>
      <w:lvlJc w:val="left"/>
      <w:pPr>
        <w:tabs>
          <w:tab w:val="num" w:pos="2100"/>
        </w:tabs>
        <w:ind w:left="2100" w:hanging="420"/>
      </w:pPr>
      <w:rPr>
        <w:rFonts w:ascii="Wingdings" w:hAnsi="Wingdings" w:hint="default"/>
      </w:rPr>
    </w:lvl>
    <w:lvl w:ilvl="6" w:tplc="FFFFFFFF" w:tentative="1">
      <w:start w:val="1"/>
      <w:numFmt w:val="bullet"/>
      <w:lvlText w:val=""/>
      <w:lvlJc w:val="left"/>
      <w:pPr>
        <w:tabs>
          <w:tab w:val="num" w:pos="2520"/>
        </w:tabs>
        <w:ind w:left="2520" w:hanging="420"/>
      </w:pPr>
      <w:rPr>
        <w:rFonts w:ascii="Wingdings" w:hAnsi="Wingdings" w:hint="default"/>
      </w:rPr>
    </w:lvl>
    <w:lvl w:ilvl="7" w:tplc="FFFFFFFF" w:tentative="1">
      <w:start w:val="1"/>
      <w:numFmt w:val="bullet"/>
      <w:lvlText w:val=""/>
      <w:lvlJc w:val="left"/>
      <w:pPr>
        <w:tabs>
          <w:tab w:val="num" w:pos="2940"/>
        </w:tabs>
        <w:ind w:left="2940" w:hanging="420"/>
      </w:pPr>
      <w:rPr>
        <w:rFonts w:ascii="Wingdings" w:hAnsi="Wingdings" w:hint="default"/>
      </w:rPr>
    </w:lvl>
    <w:lvl w:ilvl="8" w:tplc="FFFFFFFF" w:tentative="1">
      <w:start w:val="1"/>
      <w:numFmt w:val="bullet"/>
      <w:lvlText w:val=""/>
      <w:lvlJc w:val="left"/>
      <w:pPr>
        <w:tabs>
          <w:tab w:val="num" w:pos="3360"/>
        </w:tabs>
        <w:ind w:left="3360" w:hanging="420"/>
      </w:pPr>
      <w:rPr>
        <w:rFonts w:ascii="Wingdings" w:hAnsi="Wingdings" w:hint="default"/>
      </w:rPr>
    </w:lvl>
  </w:abstractNum>
  <w:abstractNum w:abstractNumId="8">
    <w:nsid w:val="145A6C34"/>
    <w:multiLevelType w:val="hybridMultilevel"/>
    <w:tmpl w:val="AC141AAE"/>
    <w:lvl w:ilvl="0" w:tplc="FFFFFFFF">
      <w:start w:val="1"/>
      <w:numFmt w:val="decimal"/>
      <w:lvlText w:val="%1."/>
      <w:lvlJc w:val="left"/>
      <w:pPr>
        <w:tabs>
          <w:tab w:val="num" w:pos="840"/>
        </w:tabs>
        <w:ind w:left="840" w:hanging="420"/>
      </w:pPr>
    </w:lvl>
    <w:lvl w:ilvl="1" w:tplc="FFFFFFFF">
      <w:start w:val="1"/>
      <w:numFmt w:val="decimal"/>
      <w:lvlText w:val="%2、"/>
      <w:lvlJc w:val="left"/>
      <w:pPr>
        <w:tabs>
          <w:tab w:val="num" w:pos="1200"/>
        </w:tabs>
        <w:ind w:left="1200" w:hanging="360"/>
      </w:pPr>
      <w:rPr>
        <w:rFonts w:hint="eastAsia"/>
      </w:rPr>
    </w:lvl>
    <w:lvl w:ilvl="2" w:tplc="FFFFFFFF">
      <w:start w:val="4"/>
      <w:numFmt w:val="japaneseCounting"/>
      <w:lvlText w:val="第%3章"/>
      <w:lvlJc w:val="left"/>
      <w:pPr>
        <w:tabs>
          <w:tab w:val="num" w:pos="2340"/>
        </w:tabs>
        <w:ind w:left="2340" w:hanging="1080"/>
      </w:pPr>
      <w:rPr>
        <w:rFonts w:hint="eastAsia"/>
      </w:r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9">
    <w:nsid w:val="19D3678D"/>
    <w:multiLevelType w:val="hybridMultilevel"/>
    <w:tmpl w:val="D4C8957C"/>
    <w:lvl w:ilvl="0" w:tplc="00DE95E6">
      <w:start w:val="1"/>
      <w:numFmt w:val="bullet"/>
      <w:lvlText w:val=""/>
      <w:lvlJc w:val="left"/>
      <w:pPr>
        <w:tabs>
          <w:tab w:val="num" w:pos="0"/>
        </w:tabs>
        <w:ind w:left="0" w:hanging="420"/>
      </w:pPr>
      <w:rPr>
        <w:rFonts w:ascii="Wingdings" w:hAnsi="Wingdings" w:hint="default"/>
      </w:rPr>
    </w:lvl>
    <w:lvl w:ilvl="1" w:tplc="3836C4C0" w:tentative="1">
      <w:start w:val="1"/>
      <w:numFmt w:val="bullet"/>
      <w:lvlText w:val=""/>
      <w:lvlJc w:val="left"/>
      <w:pPr>
        <w:tabs>
          <w:tab w:val="num" w:pos="420"/>
        </w:tabs>
        <w:ind w:left="420" w:hanging="420"/>
      </w:pPr>
      <w:rPr>
        <w:rFonts w:ascii="Wingdings" w:hAnsi="Wingdings" w:hint="default"/>
      </w:rPr>
    </w:lvl>
    <w:lvl w:ilvl="2" w:tplc="AF56E350" w:tentative="1">
      <w:start w:val="1"/>
      <w:numFmt w:val="bullet"/>
      <w:lvlText w:val=""/>
      <w:lvlJc w:val="left"/>
      <w:pPr>
        <w:tabs>
          <w:tab w:val="num" w:pos="840"/>
        </w:tabs>
        <w:ind w:left="840" w:hanging="420"/>
      </w:pPr>
      <w:rPr>
        <w:rFonts w:ascii="Wingdings" w:hAnsi="Wingdings" w:hint="default"/>
      </w:rPr>
    </w:lvl>
    <w:lvl w:ilvl="3" w:tplc="108E7A4A" w:tentative="1">
      <w:start w:val="1"/>
      <w:numFmt w:val="bullet"/>
      <w:lvlText w:val=""/>
      <w:lvlJc w:val="left"/>
      <w:pPr>
        <w:tabs>
          <w:tab w:val="num" w:pos="1260"/>
        </w:tabs>
        <w:ind w:left="1260" w:hanging="420"/>
      </w:pPr>
      <w:rPr>
        <w:rFonts w:ascii="Wingdings" w:hAnsi="Wingdings" w:hint="default"/>
      </w:rPr>
    </w:lvl>
    <w:lvl w:ilvl="4" w:tplc="FC32CB04" w:tentative="1">
      <w:start w:val="1"/>
      <w:numFmt w:val="bullet"/>
      <w:lvlText w:val=""/>
      <w:lvlJc w:val="left"/>
      <w:pPr>
        <w:tabs>
          <w:tab w:val="num" w:pos="1680"/>
        </w:tabs>
        <w:ind w:left="1680" w:hanging="420"/>
      </w:pPr>
      <w:rPr>
        <w:rFonts w:ascii="Wingdings" w:hAnsi="Wingdings" w:hint="default"/>
      </w:rPr>
    </w:lvl>
    <w:lvl w:ilvl="5" w:tplc="EFB475A2" w:tentative="1">
      <w:start w:val="1"/>
      <w:numFmt w:val="bullet"/>
      <w:lvlText w:val=""/>
      <w:lvlJc w:val="left"/>
      <w:pPr>
        <w:tabs>
          <w:tab w:val="num" w:pos="2100"/>
        </w:tabs>
        <w:ind w:left="2100" w:hanging="420"/>
      </w:pPr>
      <w:rPr>
        <w:rFonts w:ascii="Wingdings" w:hAnsi="Wingdings" w:hint="default"/>
      </w:rPr>
    </w:lvl>
    <w:lvl w:ilvl="6" w:tplc="25EAFAD6" w:tentative="1">
      <w:start w:val="1"/>
      <w:numFmt w:val="bullet"/>
      <w:lvlText w:val=""/>
      <w:lvlJc w:val="left"/>
      <w:pPr>
        <w:tabs>
          <w:tab w:val="num" w:pos="2520"/>
        </w:tabs>
        <w:ind w:left="2520" w:hanging="420"/>
      </w:pPr>
      <w:rPr>
        <w:rFonts w:ascii="Wingdings" w:hAnsi="Wingdings" w:hint="default"/>
      </w:rPr>
    </w:lvl>
    <w:lvl w:ilvl="7" w:tplc="98183A5A" w:tentative="1">
      <w:start w:val="1"/>
      <w:numFmt w:val="bullet"/>
      <w:lvlText w:val=""/>
      <w:lvlJc w:val="left"/>
      <w:pPr>
        <w:tabs>
          <w:tab w:val="num" w:pos="2940"/>
        </w:tabs>
        <w:ind w:left="2940" w:hanging="420"/>
      </w:pPr>
      <w:rPr>
        <w:rFonts w:ascii="Wingdings" w:hAnsi="Wingdings" w:hint="default"/>
      </w:rPr>
    </w:lvl>
    <w:lvl w:ilvl="8" w:tplc="1AB01C6A" w:tentative="1">
      <w:start w:val="1"/>
      <w:numFmt w:val="bullet"/>
      <w:lvlText w:val=""/>
      <w:lvlJc w:val="left"/>
      <w:pPr>
        <w:tabs>
          <w:tab w:val="num" w:pos="3360"/>
        </w:tabs>
        <w:ind w:left="3360" w:hanging="420"/>
      </w:pPr>
      <w:rPr>
        <w:rFonts w:ascii="Wingdings" w:hAnsi="Wingdings" w:hint="default"/>
      </w:rPr>
    </w:lvl>
  </w:abstractNum>
  <w:abstractNum w:abstractNumId="10">
    <w:nsid w:val="1F3D1B0C"/>
    <w:multiLevelType w:val="hybridMultilevel"/>
    <w:tmpl w:val="8A72D2A2"/>
    <w:lvl w:ilvl="0" w:tplc="9200725A">
      <w:start w:val="1"/>
      <w:numFmt w:val="bullet"/>
      <w:lvlText w:val=""/>
      <w:lvlJc w:val="left"/>
      <w:pPr>
        <w:tabs>
          <w:tab w:val="num" w:pos="0"/>
        </w:tabs>
        <w:ind w:left="0" w:hanging="420"/>
      </w:pPr>
      <w:rPr>
        <w:rFonts w:ascii="Wingdings" w:hAnsi="Wingdings" w:hint="default"/>
      </w:rPr>
    </w:lvl>
    <w:lvl w:ilvl="1" w:tplc="70E68D24" w:tentative="1">
      <w:start w:val="1"/>
      <w:numFmt w:val="bullet"/>
      <w:lvlText w:val=""/>
      <w:lvlJc w:val="left"/>
      <w:pPr>
        <w:tabs>
          <w:tab w:val="num" w:pos="420"/>
        </w:tabs>
        <w:ind w:left="420" w:hanging="420"/>
      </w:pPr>
      <w:rPr>
        <w:rFonts w:ascii="Wingdings" w:hAnsi="Wingdings" w:hint="default"/>
      </w:rPr>
    </w:lvl>
    <w:lvl w:ilvl="2" w:tplc="3A36A9FA" w:tentative="1">
      <w:start w:val="1"/>
      <w:numFmt w:val="bullet"/>
      <w:lvlText w:val=""/>
      <w:lvlJc w:val="left"/>
      <w:pPr>
        <w:tabs>
          <w:tab w:val="num" w:pos="840"/>
        </w:tabs>
        <w:ind w:left="840" w:hanging="420"/>
      </w:pPr>
      <w:rPr>
        <w:rFonts w:ascii="Wingdings" w:hAnsi="Wingdings" w:hint="default"/>
      </w:rPr>
    </w:lvl>
    <w:lvl w:ilvl="3" w:tplc="77125D54" w:tentative="1">
      <w:start w:val="1"/>
      <w:numFmt w:val="bullet"/>
      <w:lvlText w:val=""/>
      <w:lvlJc w:val="left"/>
      <w:pPr>
        <w:tabs>
          <w:tab w:val="num" w:pos="1260"/>
        </w:tabs>
        <w:ind w:left="1260" w:hanging="420"/>
      </w:pPr>
      <w:rPr>
        <w:rFonts w:ascii="Wingdings" w:hAnsi="Wingdings" w:hint="default"/>
      </w:rPr>
    </w:lvl>
    <w:lvl w:ilvl="4" w:tplc="BA583476" w:tentative="1">
      <w:start w:val="1"/>
      <w:numFmt w:val="bullet"/>
      <w:lvlText w:val=""/>
      <w:lvlJc w:val="left"/>
      <w:pPr>
        <w:tabs>
          <w:tab w:val="num" w:pos="1680"/>
        </w:tabs>
        <w:ind w:left="1680" w:hanging="420"/>
      </w:pPr>
      <w:rPr>
        <w:rFonts w:ascii="Wingdings" w:hAnsi="Wingdings" w:hint="default"/>
      </w:rPr>
    </w:lvl>
    <w:lvl w:ilvl="5" w:tplc="009CDD24" w:tentative="1">
      <w:start w:val="1"/>
      <w:numFmt w:val="bullet"/>
      <w:lvlText w:val=""/>
      <w:lvlJc w:val="left"/>
      <w:pPr>
        <w:tabs>
          <w:tab w:val="num" w:pos="2100"/>
        </w:tabs>
        <w:ind w:left="2100" w:hanging="420"/>
      </w:pPr>
      <w:rPr>
        <w:rFonts w:ascii="Wingdings" w:hAnsi="Wingdings" w:hint="default"/>
      </w:rPr>
    </w:lvl>
    <w:lvl w:ilvl="6" w:tplc="602AB0AC" w:tentative="1">
      <w:start w:val="1"/>
      <w:numFmt w:val="bullet"/>
      <w:lvlText w:val=""/>
      <w:lvlJc w:val="left"/>
      <w:pPr>
        <w:tabs>
          <w:tab w:val="num" w:pos="2520"/>
        </w:tabs>
        <w:ind w:left="2520" w:hanging="420"/>
      </w:pPr>
      <w:rPr>
        <w:rFonts w:ascii="Wingdings" w:hAnsi="Wingdings" w:hint="default"/>
      </w:rPr>
    </w:lvl>
    <w:lvl w:ilvl="7" w:tplc="49BAF7BA" w:tentative="1">
      <w:start w:val="1"/>
      <w:numFmt w:val="bullet"/>
      <w:lvlText w:val=""/>
      <w:lvlJc w:val="left"/>
      <w:pPr>
        <w:tabs>
          <w:tab w:val="num" w:pos="2940"/>
        </w:tabs>
        <w:ind w:left="2940" w:hanging="420"/>
      </w:pPr>
      <w:rPr>
        <w:rFonts w:ascii="Wingdings" w:hAnsi="Wingdings" w:hint="default"/>
      </w:rPr>
    </w:lvl>
    <w:lvl w:ilvl="8" w:tplc="5CEE8FE0" w:tentative="1">
      <w:start w:val="1"/>
      <w:numFmt w:val="bullet"/>
      <w:lvlText w:val=""/>
      <w:lvlJc w:val="left"/>
      <w:pPr>
        <w:tabs>
          <w:tab w:val="num" w:pos="3360"/>
        </w:tabs>
        <w:ind w:left="3360" w:hanging="420"/>
      </w:pPr>
      <w:rPr>
        <w:rFonts w:ascii="Wingdings" w:hAnsi="Wingdings" w:hint="default"/>
      </w:rPr>
    </w:lvl>
  </w:abstractNum>
  <w:abstractNum w:abstractNumId="11">
    <w:nsid w:val="2135188C"/>
    <w:multiLevelType w:val="hybridMultilevel"/>
    <w:tmpl w:val="453CA154"/>
    <w:lvl w:ilvl="0" w:tplc="FFFFFFFF">
      <w:start w:val="1"/>
      <w:numFmt w:val="decimal"/>
      <w:lvlText w:val="%1."/>
      <w:lvlJc w:val="left"/>
      <w:pPr>
        <w:tabs>
          <w:tab w:val="num" w:pos="420"/>
        </w:tabs>
        <w:ind w:left="420" w:hanging="420"/>
      </w:pPr>
    </w:lvl>
    <w:lvl w:ilvl="1" w:tplc="FFFFFFFF">
      <w:start w:val="1"/>
      <w:numFmt w:val="decimal"/>
      <w:lvlText w:val="%2)"/>
      <w:lvlJc w:val="left"/>
      <w:pPr>
        <w:tabs>
          <w:tab w:val="num" w:pos="780"/>
        </w:tabs>
        <w:ind w:left="780" w:hanging="36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2">
    <w:nsid w:val="21E17788"/>
    <w:multiLevelType w:val="hybridMultilevel"/>
    <w:tmpl w:val="FB12A262"/>
    <w:lvl w:ilvl="0" w:tplc="04090011">
      <w:start w:val="1"/>
      <w:numFmt w:val="bullet"/>
      <w:lvlText w:val=""/>
      <w:lvlJc w:val="left"/>
      <w:pPr>
        <w:tabs>
          <w:tab w:val="num" w:pos="0"/>
        </w:tabs>
        <w:ind w:left="0" w:hanging="420"/>
      </w:pPr>
      <w:rPr>
        <w:rFonts w:ascii="Wingdings" w:hAnsi="Wingdings" w:hint="default"/>
      </w:rPr>
    </w:lvl>
    <w:lvl w:ilvl="1" w:tplc="04090019" w:tentative="1">
      <w:start w:val="1"/>
      <w:numFmt w:val="bullet"/>
      <w:lvlText w:val=""/>
      <w:lvlJc w:val="left"/>
      <w:pPr>
        <w:tabs>
          <w:tab w:val="num" w:pos="420"/>
        </w:tabs>
        <w:ind w:left="420" w:hanging="420"/>
      </w:pPr>
      <w:rPr>
        <w:rFonts w:ascii="Wingdings" w:hAnsi="Wingdings" w:hint="default"/>
      </w:rPr>
    </w:lvl>
    <w:lvl w:ilvl="2" w:tplc="0409001B" w:tentative="1">
      <w:start w:val="1"/>
      <w:numFmt w:val="bullet"/>
      <w:lvlText w:val=""/>
      <w:lvlJc w:val="left"/>
      <w:pPr>
        <w:tabs>
          <w:tab w:val="num" w:pos="840"/>
        </w:tabs>
        <w:ind w:left="840" w:hanging="420"/>
      </w:pPr>
      <w:rPr>
        <w:rFonts w:ascii="Wingdings" w:hAnsi="Wingdings" w:hint="default"/>
      </w:rPr>
    </w:lvl>
    <w:lvl w:ilvl="3" w:tplc="0409000F" w:tentative="1">
      <w:start w:val="1"/>
      <w:numFmt w:val="bullet"/>
      <w:lvlText w:val=""/>
      <w:lvlJc w:val="left"/>
      <w:pPr>
        <w:tabs>
          <w:tab w:val="num" w:pos="1260"/>
        </w:tabs>
        <w:ind w:left="1260" w:hanging="420"/>
      </w:pPr>
      <w:rPr>
        <w:rFonts w:ascii="Wingdings" w:hAnsi="Wingdings" w:hint="default"/>
      </w:rPr>
    </w:lvl>
    <w:lvl w:ilvl="4" w:tplc="04090019" w:tentative="1">
      <w:start w:val="1"/>
      <w:numFmt w:val="bullet"/>
      <w:lvlText w:val=""/>
      <w:lvlJc w:val="left"/>
      <w:pPr>
        <w:tabs>
          <w:tab w:val="num" w:pos="1680"/>
        </w:tabs>
        <w:ind w:left="1680" w:hanging="420"/>
      </w:pPr>
      <w:rPr>
        <w:rFonts w:ascii="Wingdings" w:hAnsi="Wingdings" w:hint="default"/>
      </w:rPr>
    </w:lvl>
    <w:lvl w:ilvl="5" w:tplc="0409001B" w:tentative="1">
      <w:start w:val="1"/>
      <w:numFmt w:val="bullet"/>
      <w:lvlText w:val=""/>
      <w:lvlJc w:val="left"/>
      <w:pPr>
        <w:tabs>
          <w:tab w:val="num" w:pos="2100"/>
        </w:tabs>
        <w:ind w:left="2100" w:hanging="420"/>
      </w:pPr>
      <w:rPr>
        <w:rFonts w:ascii="Wingdings" w:hAnsi="Wingdings" w:hint="default"/>
      </w:rPr>
    </w:lvl>
    <w:lvl w:ilvl="6" w:tplc="0409000F" w:tentative="1">
      <w:start w:val="1"/>
      <w:numFmt w:val="bullet"/>
      <w:lvlText w:val=""/>
      <w:lvlJc w:val="left"/>
      <w:pPr>
        <w:tabs>
          <w:tab w:val="num" w:pos="2520"/>
        </w:tabs>
        <w:ind w:left="2520" w:hanging="420"/>
      </w:pPr>
      <w:rPr>
        <w:rFonts w:ascii="Wingdings" w:hAnsi="Wingdings" w:hint="default"/>
      </w:rPr>
    </w:lvl>
    <w:lvl w:ilvl="7" w:tplc="04090019" w:tentative="1">
      <w:start w:val="1"/>
      <w:numFmt w:val="bullet"/>
      <w:lvlText w:val=""/>
      <w:lvlJc w:val="left"/>
      <w:pPr>
        <w:tabs>
          <w:tab w:val="num" w:pos="2940"/>
        </w:tabs>
        <w:ind w:left="2940" w:hanging="420"/>
      </w:pPr>
      <w:rPr>
        <w:rFonts w:ascii="Wingdings" w:hAnsi="Wingdings" w:hint="default"/>
      </w:rPr>
    </w:lvl>
    <w:lvl w:ilvl="8" w:tplc="0409001B" w:tentative="1">
      <w:start w:val="1"/>
      <w:numFmt w:val="bullet"/>
      <w:lvlText w:val=""/>
      <w:lvlJc w:val="left"/>
      <w:pPr>
        <w:tabs>
          <w:tab w:val="num" w:pos="3360"/>
        </w:tabs>
        <w:ind w:left="3360" w:hanging="420"/>
      </w:pPr>
      <w:rPr>
        <w:rFonts w:ascii="Wingdings" w:hAnsi="Wingdings" w:hint="default"/>
      </w:rPr>
    </w:lvl>
  </w:abstractNum>
  <w:abstractNum w:abstractNumId="13">
    <w:nsid w:val="26565B8B"/>
    <w:multiLevelType w:val="hybridMultilevel"/>
    <w:tmpl w:val="B5063B16"/>
    <w:lvl w:ilvl="0" w:tplc="3394FC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8963595"/>
    <w:multiLevelType w:val="hybridMultilevel"/>
    <w:tmpl w:val="EBDE69EA"/>
    <w:lvl w:ilvl="0" w:tplc="0409000B">
      <w:start w:val="1"/>
      <w:numFmt w:val="decimal"/>
      <w:lvlText w:val="%1）"/>
      <w:lvlJc w:val="left"/>
      <w:pPr>
        <w:tabs>
          <w:tab w:val="num" w:pos="780"/>
        </w:tabs>
        <w:ind w:left="780" w:hanging="360"/>
      </w:pPr>
      <w:rPr>
        <w:rFonts w:hint="default"/>
      </w:rPr>
    </w:lvl>
    <w:lvl w:ilvl="1" w:tplc="04090003" w:tentative="1">
      <w:start w:val="1"/>
      <w:numFmt w:val="lowerLetter"/>
      <w:lvlText w:val="%2)"/>
      <w:lvlJc w:val="left"/>
      <w:pPr>
        <w:tabs>
          <w:tab w:val="num" w:pos="1260"/>
        </w:tabs>
        <w:ind w:left="1260" w:hanging="420"/>
      </w:p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15">
    <w:nsid w:val="33452043"/>
    <w:multiLevelType w:val="hybridMultilevel"/>
    <w:tmpl w:val="C218BF4C"/>
    <w:lvl w:ilvl="0" w:tplc="4A121EE4">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nsid w:val="338E1DFD"/>
    <w:multiLevelType w:val="hybridMultilevel"/>
    <w:tmpl w:val="5C80F6A2"/>
    <w:lvl w:ilvl="0" w:tplc="04090011">
      <w:start w:val="1"/>
      <w:numFmt w:val="bullet"/>
      <w:lvlText w:val=""/>
      <w:lvlJc w:val="left"/>
      <w:pPr>
        <w:tabs>
          <w:tab w:val="num" w:pos="0"/>
        </w:tabs>
        <w:ind w:left="0" w:hanging="420"/>
      </w:pPr>
      <w:rPr>
        <w:rFonts w:ascii="Wingdings" w:hAnsi="Wingdings" w:hint="default"/>
      </w:rPr>
    </w:lvl>
    <w:lvl w:ilvl="1" w:tplc="04090019" w:tentative="1">
      <w:start w:val="1"/>
      <w:numFmt w:val="bullet"/>
      <w:lvlText w:val=""/>
      <w:lvlJc w:val="left"/>
      <w:pPr>
        <w:tabs>
          <w:tab w:val="num" w:pos="420"/>
        </w:tabs>
        <w:ind w:left="420" w:hanging="420"/>
      </w:pPr>
      <w:rPr>
        <w:rFonts w:ascii="Wingdings" w:hAnsi="Wingdings" w:hint="default"/>
      </w:rPr>
    </w:lvl>
    <w:lvl w:ilvl="2" w:tplc="0409001B" w:tentative="1">
      <w:start w:val="1"/>
      <w:numFmt w:val="bullet"/>
      <w:lvlText w:val=""/>
      <w:lvlJc w:val="left"/>
      <w:pPr>
        <w:tabs>
          <w:tab w:val="num" w:pos="840"/>
        </w:tabs>
        <w:ind w:left="840" w:hanging="420"/>
      </w:pPr>
      <w:rPr>
        <w:rFonts w:ascii="Wingdings" w:hAnsi="Wingdings" w:hint="default"/>
      </w:rPr>
    </w:lvl>
    <w:lvl w:ilvl="3" w:tplc="0409000F" w:tentative="1">
      <w:start w:val="1"/>
      <w:numFmt w:val="bullet"/>
      <w:lvlText w:val=""/>
      <w:lvlJc w:val="left"/>
      <w:pPr>
        <w:tabs>
          <w:tab w:val="num" w:pos="1260"/>
        </w:tabs>
        <w:ind w:left="1260" w:hanging="420"/>
      </w:pPr>
      <w:rPr>
        <w:rFonts w:ascii="Wingdings" w:hAnsi="Wingdings" w:hint="default"/>
      </w:rPr>
    </w:lvl>
    <w:lvl w:ilvl="4" w:tplc="04090019" w:tentative="1">
      <w:start w:val="1"/>
      <w:numFmt w:val="bullet"/>
      <w:lvlText w:val=""/>
      <w:lvlJc w:val="left"/>
      <w:pPr>
        <w:tabs>
          <w:tab w:val="num" w:pos="1680"/>
        </w:tabs>
        <w:ind w:left="1680" w:hanging="420"/>
      </w:pPr>
      <w:rPr>
        <w:rFonts w:ascii="Wingdings" w:hAnsi="Wingdings" w:hint="default"/>
      </w:rPr>
    </w:lvl>
    <w:lvl w:ilvl="5" w:tplc="0409001B" w:tentative="1">
      <w:start w:val="1"/>
      <w:numFmt w:val="bullet"/>
      <w:lvlText w:val=""/>
      <w:lvlJc w:val="left"/>
      <w:pPr>
        <w:tabs>
          <w:tab w:val="num" w:pos="2100"/>
        </w:tabs>
        <w:ind w:left="2100" w:hanging="420"/>
      </w:pPr>
      <w:rPr>
        <w:rFonts w:ascii="Wingdings" w:hAnsi="Wingdings" w:hint="default"/>
      </w:rPr>
    </w:lvl>
    <w:lvl w:ilvl="6" w:tplc="0409000F" w:tentative="1">
      <w:start w:val="1"/>
      <w:numFmt w:val="bullet"/>
      <w:lvlText w:val=""/>
      <w:lvlJc w:val="left"/>
      <w:pPr>
        <w:tabs>
          <w:tab w:val="num" w:pos="2520"/>
        </w:tabs>
        <w:ind w:left="2520" w:hanging="420"/>
      </w:pPr>
      <w:rPr>
        <w:rFonts w:ascii="Wingdings" w:hAnsi="Wingdings" w:hint="default"/>
      </w:rPr>
    </w:lvl>
    <w:lvl w:ilvl="7" w:tplc="04090019" w:tentative="1">
      <w:start w:val="1"/>
      <w:numFmt w:val="bullet"/>
      <w:lvlText w:val=""/>
      <w:lvlJc w:val="left"/>
      <w:pPr>
        <w:tabs>
          <w:tab w:val="num" w:pos="2940"/>
        </w:tabs>
        <w:ind w:left="2940" w:hanging="420"/>
      </w:pPr>
      <w:rPr>
        <w:rFonts w:ascii="Wingdings" w:hAnsi="Wingdings" w:hint="default"/>
      </w:rPr>
    </w:lvl>
    <w:lvl w:ilvl="8" w:tplc="0409001B" w:tentative="1">
      <w:start w:val="1"/>
      <w:numFmt w:val="bullet"/>
      <w:lvlText w:val=""/>
      <w:lvlJc w:val="left"/>
      <w:pPr>
        <w:tabs>
          <w:tab w:val="num" w:pos="3360"/>
        </w:tabs>
        <w:ind w:left="3360" w:hanging="420"/>
      </w:pPr>
      <w:rPr>
        <w:rFonts w:ascii="Wingdings" w:hAnsi="Wingdings" w:hint="default"/>
      </w:rPr>
    </w:lvl>
  </w:abstractNum>
  <w:abstractNum w:abstractNumId="17">
    <w:nsid w:val="33F335AE"/>
    <w:multiLevelType w:val="hybridMultilevel"/>
    <w:tmpl w:val="1154099E"/>
    <w:lvl w:ilvl="0" w:tplc="FFFFFFFF">
      <w:start w:val="1"/>
      <w:numFmt w:val="bullet"/>
      <w:lvlText w:val=""/>
      <w:lvlJc w:val="left"/>
      <w:pPr>
        <w:tabs>
          <w:tab w:val="num" w:pos="0"/>
        </w:tabs>
        <w:ind w:left="0" w:hanging="420"/>
      </w:pPr>
      <w:rPr>
        <w:rFonts w:ascii="Wingdings" w:hAnsi="Wingdings" w:hint="default"/>
      </w:rPr>
    </w:lvl>
    <w:lvl w:ilvl="1" w:tplc="FFFFFFFF" w:tentative="1">
      <w:start w:val="1"/>
      <w:numFmt w:val="bullet"/>
      <w:lvlText w:val=""/>
      <w:lvlJc w:val="left"/>
      <w:pPr>
        <w:tabs>
          <w:tab w:val="num" w:pos="420"/>
        </w:tabs>
        <w:ind w:left="420" w:hanging="420"/>
      </w:pPr>
      <w:rPr>
        <w:rFonts w:ascii="Wingdings" w:hAnsi="Wingdings" w:hint="default"/>
      </w:rPr>
    </w:lvl>
    <w:lvl w:ilvl="2" w:tplc="FFFFFFFF" w:tentative="1">
      <w:start w:val="1"/>
      <w:numFmt w:val="bullet"/>
      <w:lvlText w:val=""/>
      <w:lvlJc w:val="left"/>
      <w:pPr>
        <w:tabs>
          <w:tab w:val="num" w:pos="840"/>
        </w:tabs>
        <w:ind w:left="840" w:hanging="420"/>
      </w:pPr>
      <w:rPr>
        <w:rFonts w:ascii="Wingdings" w:hAnsi="Wingdings" w:hint="default"/>
      </w:rPr>
    </w:lvl>
    <w:lvl w:ilvl="3" w:tplc="FFFFFFFF" w:tentative="1">
      <w:start w:val="1"/>
      <w:numFmt w:val="bullet"/>
      <w:lvlText w:val=""/>
      <w:lvlJc w:val="left"/>
      <w:pPr>
        <w:tabs>
          <w:tab w:val="num" w:pos="1260"/>
        </w:tabs>
        <w:ind w:left="1260" w:hanging="420"/>
      </w:pPr>
      <w:rPr>
        <w:rFonts w:ascii="Wingdings" w:hAnsi="Wingdings" w:hint="default"/>
      </w:rPr>
    </w:lvl>
    <w:lvl w:ilvl="4" w:tplc="FFFFFFFF" w:tentative="1">
      <w:start w:val="1"/>
      <w:numFmt w:val="bullet"/>
      <w:lvlText w:val=""/>
      <w:lvlJc w:val="left"/>
      <w:pPr>
        <w:tabs>
          <w:tab w:val="num" w:pos="1680"/>
        </w:tabs>
        <w:ind w:left="1680" w:hanging="420"/>
      </w:pPr>
      <w:rPr>
        <w:rFonts w:ascii="Wingdings" w:hAnsi="Wingdings" w:hint="default"/>
      </w:rPr>
    </w:lvl>
    <w:lvl w:ilvl="5" w:tplc="FFFFFFFF" w:tentative="1">
      <w:start w:val="1"/>
      <w:numFmt w:val="bullet"/>
      <w:lvlText w:val=""/>
      <w:lvlJc w:val="left"/>
      <w:pPr>
        <w:tabs>
          <w:tab w:val="num" w:pos="2100"/>
        </w:tabs>
        <w:ind w:left="2100" w:hanging="420"/>
      </w:pPr>
      <w:rPr>
        <w:rFonts w:ascii="Wingdings" w:hAnsi="Wingdings" w:hint="default"/>
      </w:rPr>
    </w:lvl>
    <w:lvl w:ilvl="6" w:tplc="FFFFFFFF" w:tentative="1">
      <w:start w:val="1"/>
      <w:numFmt w:val="bullet"/>
      <w:lvlText w:val=""/>
      <w:lvlJc w:val="left"/>
      <w:pPr>
        <w:tabs>
          <w:tab w:val="num" w:pos="2520"/>
        </w:tabs>
        <w:ind w:left="2520" w:hanging="420"/>
      </w:pPr>
      <w:rPr>
        <w:rFonts w:ascii="Wingdings" w:hAnsi="Wingdings" w:hint="default"/>
      </w:rPr>
    </w:lvl>
    <w:lvl w:ilvl="7" w:tplc="FFFFFFFF" w:tentative="1">
      <w:start w:val="1"/>
      <w:numFmt w:val="bullet"/>
      <w:lvlText w:val=""/>
      <w:lvlJc w:val="left"/>
      <w:pPr>
        <w:tabs>
          <w:tab w:val="num" w:pos="2940"/>
        </w:tabs>
        <w:ind w:left="2940" w:hanging="420"/>
      </w:pPr>
      <w:rPr>
        <w:rFonts w:ascii="Wingdings" w:hAnsi="Wingdings" w:hint="default"/>
      </w:rPr>
    </w:lvl>
    <w:lvl w:ilvl="8" w:tplc="FFFFFFFF" w:tentative="1">
      <w:start w:val="1"/>
      <w:numFmt w:val="bullet"/>
      <w:lvlText w:val=""/>
      <w:lvlJc w:val="left"/>
      <w:pPr>
        <w:tabs>
          <w:tab w:val="num" w:pos="3360"/>
        </w:tabs>
        <w:ind w:left="3360" w:hanging="420"/>
      </w:pPr>
      <w:rPr>
        <w:rFonts w:ascii="Wingdings" w:hAnsi="Wingdings" w:hint="default"/>
      </w:rPr>
    </w:lvl>
  </w:abstractNum>
  <w:abstractNum w:abstractNumId="18">
    <w:nsid w:val="378111BC"/>
    <w:multiLevelType w:val="hybridMultilevel"/>
    <w:tmpl w:val="114E2738"/>
    <w:lvl w:ilvl="0" w:tplc="0409000B">
      <w:start w:val="1"/>
      <w:numFmt w:val="bullet"/>
      <w:lvlText w:val=""/>
      <w:lvlJc w:val="left"/>
      <w:pPr>
        <w:tabs>
          <w:tab w:val="num" w:pos="0"/>
        </w:tabs>
        <w:ind w:left="0" w:hanging="420"/>
      </w:pPr>
      <w:rPr>
        <w:rFonts w:ascii="Wingdings" w:hAnsi="Wingdings" w:hint="default"/>
      </w:rPr>
    </w:lvl>
    <w:lvl w:ilvl="1" w:tplc="04090003">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19">
    <w:nsid w:val="3ACA105F"/>
    <w:multiLevelType w:val="hybridMultilevel"/>
    <w:tmpl w:val="30C8F1CA"/>
    <w:lvl w:ilvl="0" w:tplc="FFFFFFFF">
      <w:start w:val="1"/>
      <w:numFmt w:val="bullet"/>
      <w:lvlText w:val=""/>
      <w:lvlJc w:val="left"/>
      <w:pPr>
        <w:tabs>
          <w:tab w:val="num" w:pos="0"/>
        </w:tabs>
        <w:ind w:left="0" w:hanging="420"/>
      </w:pPr>
      <w:rPr>
        <w:rFonts w:ascii="Wingdings" w:hAnsi="Wingdings" w:hint="default"/>
      </w:rPr>
    </w:lvl>
    <w:lvl w:ilvl="1" w:tplc="FFFFFFFF" w:tentative="1">
      <w:start w:val="1"/>
      <w:numFmt w:val="lowerLetter"/>
      <w:lvlText w:val="%2)"/>
      <w:lvlJc w:val="left"/>
      <w:pPr>
        <w:tabs>
          <w:tab w:val="num" w:pos="420"/>
        </w:tabs>
        <w:ind w:left="420" w:hanging="420"/>
      </w:pPr>
    </w:lvl>
    <w:lvl w:ilvl="2" w:tplc="FFFFFFFF" w:tentative="1">
      <w:start w:val="1"/>
      <w:numFmt w:val="lowerRoman"/>
      <w:lvlText w:val="%3."/>
      <w:lvlJc w:val="right"/>
      <w:pPr>
        <w:tabs>
          <w:tab w:val="num" w:pos="840"/>
        </w:tabs>
        <w:ind w:left="840" w:hanging="420"/>
      </w:pPr>
    </w:lvl>
    <w:lvl w:ilvl="3" w:tplc="FFFFFFFF" w:tentative="1">
      <w:start w:val="1"/>
      <w:numFmt w:val="decimal"/>
      <w:lvlText w:val="%4."/>
      <w:lvlJc w:val="left"/>
      <w:pPr>
        <w:tabs>
          <w:tab w:val="num" w:pos="1260"/>
        </w:tabs>
        <w:ind w:left="1260" w:hanging="420"/>
      </w:pPr>
    </w:lvl>
    <w:lvl w:ilvl="4" w:tplc="FFFFFFFF" w:tentative="1">
      <w:start w:val="1"/>
      <w:numFmt w:val="lowerLetter"/>
      <w:lvlText w:val="%5)"/>
      <w:lvlJc w:val="left"/>
      <w:pPr>
        <w:tabs>
          <w:tab w:val="num" w:pos="1680"/>
        </w:tabs>
        <w:ind w:left="1680" w:hanging="420"/>
      </w:pPr>
    </w:lvl>
    <w:lvl w:ilvl="5" w:tplc="FFFFFFFF" w:tentative="1">
      <w:start w:val="1"/>
      <w:numFmt w:val="lowerRoman"/>
      <w:lvlText w:val="%6."/>
      <w:lvlJc w:val="right"/>
      <w:pPr>
        <w:tabs>
          <w:tab w:val="num" w:pos="2100"/>
        </w:tabs>
        <w:ind w:left="2100" w:hanging="420"/>
      </w:pPr>
    </w:lvl>
    <w:lvl w:ilvl="6" w:tplc="FFFFFFFF" w:tentative="1">
      <w:start w:val="1"/>
      <w:numFmt w:val="decimal"/>
      <w:lvlText w:val="%7."/>
      <w:lvlJc w:val="left"/>
      <w:pPr>
        <w:tabs>
          <w:tab w:val="num" w:pos="2520"/>
        </w:tabs>
        <w:ind w:left="2520" w:hanging="420"/>
      </w:pPr>
    </w:lvl>
    <w:lvl w:ilvl="7" w:tplc="FFFFFFFF" w:tentative="1">
      <w:start w:val="1"/>
      <w:numFmt w:val="lowerLetter"/>
      <w:lvlText w:val="%8)"/>
      <w:lvlJc w:val="left"/>
      <w:pPr>
        <w:tabs>
          <w:tab w:val="num" w:pos="2940"/>
        </w:tabs>
        <w:ind w:left="2940" w:hanging="420"/>
      </w:pPr>
    </w:lvl>
    <w:lvl w:ilvl="8" w:tplc="FFFFFFFF" w:tentative="1">
      <w:start w:val="1"/>
      <w:numFmt w:val="lowerRoman"/>
      <w:lvlText w:val="%9."/>
      <w:lvlJc w:val="right"/>
      <w:pPr>
        <w:tabs>
          <w:tab w:val="num" w:pos="3360"/>
        </w:tabs>
        <w:ind w:left="3360" w:hanging="420"/>
      </w:pPr>
    </w:lvl>
  </w:abstractNum>
  <w:abstractNum w:abstractNumId="20">
    <w:nsid w:val="47DB6FA3"/>
    <w:multiLevelType w:val="hybridMultilevel"/>
    <w:tmpl w:val="FE721192"/>
    <w:lvl w:ilvl="0" w:tplc="0409000B">
      <w:start w:val="1"/>
      <w:numFmt w:val="bullet"/>
      <w:lvlText w:val=""/>
      <w:lvlJc w:val="left"/>
      <w:pPr>
        <w:tabs>
          <w:tab w:val="num" w:pos="0"/>
        </w:tabs>
        <w:ind w:left="0" w:hanging="420"/>
      </w:pPr>
      <w:rPr>
        <w:rFonts w:ascii="Wingdings" w:hAnsi="Wingdings" w:hint="default"/>
      </w:rPr>
    </w:lvl>
    <w:lvl w:ilvl="1" w:tplc="04090003" w:tentative="1">
      <w:start w:val="1"/>
      <w:numFmt w:val="bullet"/>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21">
    <w:nsid w:val="49311C8C"/>
    <w:multiLevelType w:val="hybridMultilevel"/>
    <w:tmpl w:val="A8C655EE"/>
    <w:lvl w:ilvl="0" w:tplc="FFFFFFFF">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2">
    <w:nsid w:val="4A735017"/>
    <w:multiLevelType w:val="hybridMultilevel"/>
    <w:tmpl w:val="E006E58A"/>
    <w:lvl w:ilvl="0" w:tplc="04090011">
      <w:start w:val="1"/>
      <w:numFmt w:val="decimal"/>
      <w:lvlText w:val="图 3.%1."/>
      <w:lvlJc w:val="center"/>
      <w:pPr>
        <w:tabs>
          <w:tab w:val="num" w:pos="737"/>
        </w:tabs>
        <w:ind w:left="567" w:firstLine="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F553603"/>
    <w:multiLevelType w:val="hybridMultilevel"/>
    <w:tmpl w:val="992A484A"/>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4">
    <w:nsid w:val="52B653FD"/>
    <w:multiLevelType w:val="hybridMultilevel"/>
    <w:tmpl w:val="CC54593E"/>
    <w:lvl w:ilvl="0" w:tplc="FFFFFFFF">
      <w:start w:val="1"/>
      <w:numFmt w:val="bullet"/>
      <w:lvlText w:val=""/>
      <w:lvlJc w:val="left"/>
      <w:pPr>
        <w:tabs>
          <w:tab w:val="num" w:pos="0"/>
        </w:tabs>
        <w:ind w:left="0" w:hanging="420"/>
      </w:pPr>
      <w:rPr>
        <w:rFonts w:ascii="Wingdings" w:hAnsi="Wingdings" w:hint="default"/>
      </w:rPr>
    </w:lvl>
    <w:lvl w:ilvl="1" w:tplc="FFFFFFFF" w:tentative="1">
      <w:start w:val="1"/>
      <w:numFmt w:val="bullet"/>
      <w:lvlText w:val=""/>
      <w:lvlJc w:val="left"/>
      <w:pPr>
        <w:tabs>
          <w:tab w:val="num" w:pos="420"/>
        </w:tabs>
        <w:ind w:left="420" w:hanging="420"/>
      </w:pPr>
      <w:rPr>
        <w:rFonts w:ascii="Wingdings" w:hAnsi="Wingdings" w:hint="default"/>
      </w:rPr>
    </w:lvl>
    <w:lvl w:ilvl="2" w:tplc="FFFFFFFF" w:tentative="1">
      <w:start w:val="1"/>
      <w:numFmt w:val="bullet"/>
      <w:lvlText w:val=""/>
      <w:lvlJc w:val="left"/>
      <w:pPr>
        <w:tabs>
          <w:tab w:val="num" w:pos="840"/>
        </w:tabs>
        <w:ind w:left="840" w:hanging="420"/>
      </w:pPr>
      <w:rPr>
        <w:rFonts w:ascii="Wingdings" w:hAnsi="Wingdings" w:hint="default"/>
      </w:rPr>
    </w:lvl>
    <w:lvl w:ilvl="3" w:tplc="FFFFFFFF" w:tentative="1">
      <w:start w:val="1"/>
      <w:numFmt w:val="bullet"/>
      <w:lvlText w:val=""/>
      <w:lvlJc w:val="left"/>
      <w:pPr>
        <w:tabs>
          <w:tab w:val="num" w:pos="1260"/>
        </w:tabs>
        <w:ind w:left="1260" w:hanging="420"/>
      </w:pPr>
      <w:rPr>
        <w:rFonts w:ascii="Wingdings" w:hAnsi="Wingdings" w:hint="default"/>
      </w:rPr>
    </w:lvl>
    <w:lvl w:ilvl="4" w:tplc="FFFFFFFF" w:tentative="1">
      <w:start w:val="1"/>
      <w:numFmt w:val="bullet"/>
      <w:lvlText w:val=""/>
      <w:lvlJc w:val="left"/>
      <w:pPr>
        <w:tabs>
          <w:tab w:val="num" w:pos="1680"/>
        </w:tabs>
        <w:ind w:left="1680" w:hanging="420"/>
      </w:pPr>
      <w:rPr>
        <w:rFonts w:ascii="Wingdings" w:hAnsi="Wingdings" w:hint="default"/>
      </w:rPr>
    </w:lvl>
    <w:lvl w:ilvl="5" w:tplc="FFFFFFFF" w:tentative="1">
      <w:start w:val="1"/>
      <w:numFmt w:val="bullet"/>
      <w:lvlText w:val=""/>
      <w:lvlJc w:val="left"/>
      <w:pPr>
        <w:tabs>
          <w:tab w:val="num" w:pos="2100"/>
        </w:tabs>
        <w:ind w:left="2100" w:hanging="420"/>
      </w:pPr>
      <w:rPr>
        <w:rFonts w:ascii="Wingdings" w:hAnsi="Wingdings" w:hint="default"/>
      </w:rPr>
    </w:lvl>
    <w:lvl w:ilvl="6" w:tplc="FFFFFFFF" w:tentative="1">
      <w:start w:val="1"/>
      <w:numFmt w:val="bullet"/>
      <w:lvlText w:val=""/>
      <w:lvlJc w:val="left"/>
      <w:pPr>
        <w:tabs>
          <w:tab w:val="num" w:pos="2520"/>
        </w:tabs>
        <w:ind w:left="2520" w:hanging="420"/>
      </w:pPr>
      <w:rPr>
        <w:rFonts w:ascii="Wingdings" w:hAnsi="Wingdings" w:hint="default"/>
      </w:rPr>
    </w:lvl>
    <w:lvl w:ilvl="7" w:tplc="FFFFFFFF" w:tentative="1">
      <w:start w:val="1"/>
      <w:numFmt w:val="bullet"/>
      <w:lvlText w:val=""/>
      <w:lvlJc w:val="left"/>
      <w:pPr>
        <w:tabs>
          <w:tab w:val="num" w:pos="2940"/>
        </w:tabs>
        <w:ind w:left="2940" w:hanging="420"/>
      </w:pPr>
      <w:rPr>
        <w:rFonts w:ascii="Wingdings" w:hAnsi="Wingdings" w:hint="default"/>
      </w:rPr>
    </w:lvl>
    <w:lvl w:ilvl="8" w:tplc="FFFFFFFF" w:tentative="1">
      <w:start w:val="1"/>
      <w:numFmt w:val="bullet"/>
      <w:lvlText w:val=""/>
      <w:lvlJc w:val="left"/>
      <w:pPr>
        <w:tabs>
          <w:tab w:val="num" w:pos="3360"/>
        </w:tabs>
        <w:ind w:left="3360" w:hanging="420"/>
      </w:pPr>
      <w:rPr>
        <w:rFonts w:ascii="Wingdings" w:hAnsi="Wingdings" w:hint="default"/>
      </w:rPr>
    </w:lvl>
  </w:abstractNum>
  <w:abstractNum w:abstractNumId="25">
    <w:nsid w:val="554E53BC"/>
    <w:multiLevelType w:val="hybridMultilevel"/>
    <w:tmpl w:val="5322CB94"/>
    <w:lvl w:ilvl="0" w:tplc="FFFFFFFF">
      <w:start w:val="1"/>
      <w:numFmt w:val="decimal"/>
      <w:lvlText w:val="%1）"/>
      <w:lvlJc w:val="left"/>
      <w:pPr>
        <w:tabs>
          <w:tab w:val="num" w:pos="780"/>
        </w:tabs>
        <w:ind w:left="78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6">
    <w:nsid w:val="5A623D45"/>
    <w:multiLevelType w:val="hybridMultilevel"/>
    <w:tmpl w:val="6C8C9B1A"/>
    <w:lvl w:ilvl="0" w:tplc="04090011">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7">
    <w:nsid w:val="5CAE5580"/>
    <w:multiLevelType w:val="hybridMultilevel"/>
    <w:tmpl w:val="CD5A8C4C"/>
    <w:lvl w:ilvl="0" w:tplc="FAAE8B4E">
      <w:start w:val="1"/>
      <w:numFmt w:val="decimal"/>
      <w:lvlText w:val="第%1章"/>
      <w:lvlJc w:val="left"/>
      <w:pPr>
        <w:ind w:left="720" w:hanging="720"/>
      </w:pPr>
      <w:rPr>
        <w:rFonts w:ascii="Times New Roman" w:eastAsia="宋体"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EEB3828"/>
    <w:multiLevelType w:val="hybridMultilevel"/>
    <w:tmpl w:val="16EE2070"/>
    <w:lvl w:ilvl="0" w:tplc="04090011">
      <w:start w:val="1"/>
      <w:numFmt w:val="bullet"/>
      <w:lvlText w:val=""/>
      <w:lvlJc w:val="left"/>
      <w:pPr>
        <w:tabs>
          <w:tab w:val="num" w:pos="0"/>
        </w:tabs>
        <w:ind w:left="0" w:hanging="420"/>
      </w:pPr>
      <w:rPr>
        <w:rFonts w:ascii="Wingdings" w:hAnsi="Wingdings" w:hint="default"/>
      </w:rPr>
    </w:lvl>
    <w:lvl w:ilvl="1" w:tplc="04090019" w:tentative="1">
      <w:start w:val="1"/>
      <w:numFmt w:val="bullet"/>
      <w:lvlText w:val=""/>
      <w:lvlJc w:val="left"/>
      <w:pPr>
        <w:tabs>
          <w:tab w:val="num" w:pos="420"/>
        </w:tabs>
        <w:ind w:left="420" w:hanging="420"/>
      </w:pPr>
      <w:rPr>
        <w:rFonts w:ascii="Wingdings" w:hAnsi="Wingdings" w:hint="default"/>
      </w:rPr>
    </w:lvl>
    <w:lvl w:ilvl="2" w:tplc="0409001B" w:tentative="1">
      <w:start w:val="1"/>
      <w:numFmt w:val="bullet"/>
      <w:lvlText w:val=""/>
      <w:lvlJc w:val="left"/>
      <w:pPr>
        <w:tabs>
          <w:tab w:val="num" w:pos="840"/>
        </w:tabs>
        <w:ind w:left="840" w:hanging="420"/>
      </w:pPr>
      <w:rPr>
        <w:rFonts w:ascii="Wingdings" w:hAnsi="Wingdings" w:hint="default"/>
      </w:rPr>
    </w:lvl>
    <w:lvl w:ilvl="3" w:tplc="0409000F" w:tentative="1">
      <w:start w:val="1"/>
      <w:numFmt w:val="bullet"/>
      <w:lvlText w:val=""/>
      <w:lvlJc w:val="left"/>
      <w:pPr>
        <w:tabs>
          <w:tab w:val="num" w:pos="1260"/>
        </w:tabs>
        <w:ind w:left="1260" w:hanging="420"/>
      </w:pPr>
      <w:rPr>
        <w:rFonts w:ascii="Wingdings" w:hAnsi="Wingdings" w:hint="default"/>
      </w:rPr>
    </w:lvl>
    <w:lvl w:ilvl="4" w:tplc="04090019" w:tentative="1">
      <w:start w:val="1"/>
      <w:numFmt w:val="bullet"/>
      <w:lvlText w:val=""/>
      <w:lvlJc w:val="left"/>
      <w:pPr>
        <w:tabs>
          <w:tab w:val="num" w:pos="1680"/>
        </w:tabs>
        <w:ind w:left="1680" w:hanging="420"/>
      </w:pPr>
      <w:rPr>
        <w:rFonts w:ascii="Wingdings" w:hAnsi="Wingdings" w:hint="default"/>
      </w:rPr>
    </w:lvl>
    <w:lvl w:ilvl="5" w:tplc="0409001B" w:tentative="1">
      <w:start w:val="1"/>
      <w:numFmt w:val="bullet"/>
      <w:lvlText w:val=""/>
      <w:lvlJc w:val="left"/>
      <w:pPr>
        <w:tabs>
          <w:tab w:val="num" w:pos="2100"/>
        </w:tabs>
        <w:ind w:left="2100" w:hanging="420"/>
      </w:pPr>
      <w:rPr>
        <w:rFonts w:ascii="Wingdings" w:hAnsi="Wingdings" w:hint="default"/>
      </w:rPr>
    </w:lvl>
    <w:lvl w:ilvl="6" w:tplc="0409000F" w:tentative="1">
      <w:start w:val="1"/>
      <w:numFmt w:val="bullet"/>
      <w:lvlText w:val=""/>
      <w:lvlJc w:val="left"/>
      <w:pPr>
        <w:tabs>
          <w:tab w:val="num" w:pos="2520"/>
        </w:tabs>
        <w:ind w:left="2520" w:hanging="420"/>
      </w:pPr>
      <w:rPr>
        <w:rFonts w:ascii="Wingdings" w:hAnsi="Wingdings" w:hint="default"/>
      </w:rPr>
    </w:lvl>
    <w:lvl w:ilvl="7" w:tplc="04090019" w:tentative="1">
      <w:start w:val="1"/>
      <w:numFmt w:val="bullet"/>
      <w:lvlText w:val=""/>
      <w:lvlJc w:val="left"/>
      <w:pPr>
        <w:tabs>
          <w:tab w:val="num" w:pos="2940"/>
        </w:tabs>
        <w:ind w:left="2940" w:hanging="420"/>
      </w:pPr>
      <w:rPr>
        <w:rFonts w:ascii="Wingdings" w:hAnsi="Wingdings" w:hint="default"/>
      </w:rPr>
    </w:lvl>
    <w:lvl w:ilvl="8" w:tplc="0409001B" w:tentative="1">
      <w:start w:val="1"/>
      <w:numFmt w:val="bullet"/>
      <w:lvlText w:val=""/>
      <w:lvlJc w:val="left"/>
      <w:pPr>
        <w:tabs>
          <w:tab w:val="num" w:pos="3360"/>
        </w:tabs>
        <w:ind w:left="3360" w:hanging="420"/>
      </w:pPr>
      <w:rPr>
        <w:rFonts w:ascii="Wingdings" w:hAnsi="Wingdings" w:hint="default"/>
      </w:rPr>
    </w:lvl>
  </w:abstractNum>
  <w:abstractNum w:abstractNumId="29">
    <w:nsid w:val="71953B8B"/>
    <w:multiLevelType w:val="hybridMultilevel"/>
    <w:tmpl w:val="E0E41C0E"/>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0">
    <w:nsid w:val="72810826"/>
    <w:multiLevelType w:val="hybridMultilevel"/>
    <w:tmpl w:val="7676EEC4"/>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1">
    <w:nsid w:val="78163FD9"/>
    <w:multiLevelType w:val="hybridMultilevel"/>
    <w:tmpl w:val="5C603708"/>
    <w:lvl w:ilvl="0" w:tplc="04090011">
      <w:start w:val="1"/>
      <w:numFmt w:val="bullet"/>
      <w:lvlText w:val=""/>
      <w:lvlJc w:val="left"/>
      <w:pPr>
        <w:tabs>
          <w:tab w:val="num" w:pos="0"/>
        </w:tabs>
        <w:ind w:left="0" w:hanging="420"/>
      </w:pPr>
      <w:rPr>
        <w:rFonts w:ascii="Wingdings" w:hAnsi="Wingdings" w:hint="default"/>
      </w:rPr>
    </w:lvl>
    <w:lvl w:ilvl="1" w:tplc="04090019" w:tentative="1">
      <w:start w:val="1"/>
      <w:numFmt w:val="bullet"/>
      <w:lvlText w:val=""/>
      <w:lvlJc w:val="left"/>
      <w:pPr>
        <w:tabs>
          <w:tab w:val="num" w:pos="420"/>
        </w:tabs>
        <w:ind w:left="420" w:hanging="420"/>
      </w:pPr>
      <w:rPr>
        <w:rFonts w:ascii="Wingdings" w:hAnsi="Wingdings" w:hint="default"/>
      </w:rPr>
    </w:lvl>
    <w:lvl w:ilvl="2" w:tplc="0409001B" w:tentative="1">
      <w:start w:val="1"/>
      <w:numFmt w:val="bullet"/>
      <w:lvlText w:val=""/>
      <w:lvlJc w:val="left"/>
      <w:pPr>
        <w:tabs>
          <w:tab w:val="num" w:pos="840"/>
        </w:tabs>
        <w:ind w:left="840" w:hanging="420"/>
      </w:pPr>
      <w:rPr>
        <w:rFonts w:ascii="Wingdings" w:hAnsi="Wingdings" w:hint="default"/>
      </w:rPr>
    </w:lvl>
    <w:lvl w:ilvl="3" w:tplc="0409000F" w:tentative="1">
      <w:start w:val="1"/>
      <w:numFmt w:val="bullet"/>
      <w:lvlText w:val=""/>
      <w:lvlJc w:val="left"/>
      <w:pPr>
        <w:tabs>
          <w:tab w:val="num" w:pos="1260"/>
        </w:tabs>
        <w:ind w:left="1260" w:hanging="420"/>
      </w:pPr>
      <w:rPr>
        <w:rFonts w:ascii="Wingdings" w:hAnsi="Wingdings" w:hint="default"/>
      </w:rPr>
    </w:lvl>
    <w:lvl w:ilvl="4" w:tplc="04090019" w:tentative="1">
      <w:start w:val="1"/>
      <w:numFmt w:val="bullet"/>
      <w:lvlText w:val=""/>
      <w:lvlJc w:val="left"/>
      <w:pPr>
        <w:tabs>
          <w:tab w:val="num" w:pos="1680"/>
        </w:tabs>
        <w:ind w:left="1680" w:hanging="420"/>
      </w:pPr>
      <w:rPr>
        <w:rFonts w:ascii="Wingdings" w:hAnsi="Wingdings" w:hint="default"/>
      </w:rPr>
    </w:lvl>
    <w:lvl w:ilvl="5" w:tplc="0409001B" w:tentative="1">
      <w:start w:val="1"/>
      <w:numFmt w:val="bullet"/>
      <w:lvlText w:val=""/>
      <w:lvlJc w:val="left"/>
      <w:pPr>
        <w:tabs>
          <w:tab w:val="num" w:pos="2100"/>
        </w:tabs>
        <w:ind w:left="2100" w:hanging="420"/>
      </w:pPr>
      <w:rPr>
        <w:rFonts w:ascii="Wingdings" w:hAnsi="Wingdings" w:hint="default"/>
      </w:rPr>
    </w:lvl>
    <w:lvl w:ilvl="6" w:tplc="0409000F" w:tentative="1">
      <w:start w:val="1"/>
      <w:numFmt w:val="bullet"/>
      <w:lvlText w:val=""/>
      <w:lvlJc w:val="left"/>
      <w:pPr>
        <w:tabs>
          <w:tab w:val="num" w:pos="2520"/>
        </w:tabs>
        <w:ind w:left="2520" w:hanging="420"/>
      </w:pPr>
      <w:rPr>
        <w:rFonts w:ascii="Wingdings" w:hAnsi="Wingdings" w:hint="default"/>
      </w:rPr>
    </w:lvl>
    <w:lvl w:ilvl="7" w:tplc="04090019" w:tentative="1">
      <w:start w:val="1"/>
      <w:numFmt w:val="bullet"/>
      <w:lvlText w:val=""/>
      <w:lvlJc w:val="left"/>
      <w:pPr>
        <w:tabs>
          <w:tab w:val="num" w:pos="2940"/>
        </w:tabs>
        <w:ind w:left="2940" w:hanging="420"/>
      </w:pPr>
      <w:rPr>
        <w:rFonts w:ascii="Wingdings" w:hAnsi="Wingdings" w:hint="default"/>
      </w:rPr>
    </w:lvl>
    <w:lvl w:ilvl="8" w:tplc="0409001B" w:tentative="1">
      <w:start w:val="1"/>
      <w:numFmt w:val="bullet"/>
      <w:lvlText w:val=""/>
      <w:lvlJc w:val="left"/>
      <w:pPr>
        <w:tabs>
          <w:tab w:val="num" w:pos="3360"/>
        </w:tabs>
        <w:ind w:left="3360" w:hanging="420"/>
      </w:pPr>
      <w:rPr>
        <w:rFonts w:ascii="Wingdings" w:hAnsi="Wingdings" w:hint="default"/>
      </w:rPr>
    </w:lvl>
  </w:abstractNum>
  <w:abstractNum w:abstractNumId="32">
    <w:nsid w:val="79062561"/>
    <w:multiLevelType w:val="hybridMultilevel"/>
    <w:tmpl w:val="526C654A"/>
    <w:lvl w:ilvl="0" w:tplc="FFFFFFFF">
      <w:start w:val="1"/>
      <w:numFmt w:val="bullet"/>
      <w:lvlText w:val=""/>
      <w:lvlJc w:val="left"/>
      <w:pPr>
        <w:tabs>
          <w:tab w:val="num" w:pos="0"/>
        </w:tabs>
        <w:ind w:left="0" w:hanging="420"/>
      </w:pPr>
      <w:rPr>
        <w:rFonts w:ascii="Wingdings" w:hAnsi="Wingdings" w:hint="default"/>
      </w:rPr>
    </w:lvl>
    <w:lvl w:ilvl="1" w:tplc="FFFFFFFF" w:tentative="1">
      <w:start w:val="1"/>
      <w:numFmt w:val="bullet"/>
      <w:lvlText w:val=""/>
      <w:lvlJc w:val="left"/>
      <w:pPr>
        <w:tabs>
          <w:tab w:val="num" w:pos="420"/>
        </w:tabs>
        <w:ind w:left="420" w:hanging="420"/>
      </w:pPr>
      <w:rPr>
        <w:rFonts w:ascii="Wingdings" w:hAnsi="Wingdings" w:hint="default"/>
      </w:rPr>
    </w:lvl>
    <w:lvl w:ilvl="2" w:tplc="FFFFFFFF" w:tentative="1">
      <w:start w:val="1"/>
      <w:numFmt w:val="bullet"/>
      <w:lvlText w:val=""/>
      <w:lvlJc w:val="left"/>
      <w:pPr>
        <w:tabs>
          <w:tab w:val="num" w:pos="840"/>
        </w:tabs>
        <w:ind w:left="840" w:hanging="420"/>
      </w:pPr>
      <w:rPr>
        <w:rFonts w:ascii="Wingdings" w:hAnsi="Wingdings" w:hint="default"/>
      </w:rPr>
    </w:lvl>
    <w:lvl w:ilvl="3" w:tplc="FFFFFFFF" w:tentative="1">
      <w:start w:val="1"/>
      <w:numFmt w:val="bullet"/>
      <w:lvlText w:val=""/>
      <w:lvlJc w:val="left"/>
      <w:pPr>
        <w:tabs>
          <w:tab w:val="num" w:pos="1260"/>
        </w:tabs>
        <w:ind w:left="1260" w:hanging="420"/>
      </w:pPr>
      <w:rPr>
        <w:rFonts w:ascii="Wingdings" w:hAnsi="Wingdings" w:hint="default"/>
      </w:rPr>
    </w:lvl>
    <w:lvl w:ilvl="4" w:tplc="FFFFFFFF" w:tentative="1">
      <w:start w:val="1"/>
      <w:numFmt w:val="bullet"/>
      <w:lvlText w:val=""/>
      <w:lvlJc w:val="left"/>
      <w:pPr>
        <w:tabs>
          <w:tab w:val="num" w:pos="1680"/>
        </w:tabs>
        <w:ind w:left="1680" w:hanging="420"/>
      </w:pPr>
      <w:rPr>
        <w:rFonts w:ascii="Wingdings" w:hAnsi="Wingdings" w:hint="default"/>
      </w:rPr>
    </w:lvl>
    <w:lvl w:ilvl="5" w:tplc="FFFFFFFF" w:tentative="1">
      <w:start w:val="1"/>
      <w:numFmt w:val="bullet"/>
      <w:lvlText w:val=""/>
      <w:lvlJc w:val="left"/>
      <w:pPr>
        <w:tabs>
          <w:tab w:val="num" w:pos="2100"/>
        </w:tabs>
        <w:ind w:left="2100" w:hanging="420"/>
      </w:pPr>
      <w:rPr>
        <w:rFonts w:ascii="Wingdings" w:hAnsi="Wingdings" w:hint="default"/>
      </w:rPr>
    </w:lvl>
    <w:lvl w:ilvl="6" w:tplc="FFFFFFFF" w:tentative="1">
      <w:start w:val="1"/>
      <w:numFmt w:val="bullet"/>
      <w:lvlText w:val=""/>
      <w:lvlJc w:val="left"/>
      <w:pPr>
        <w:tabs>
          <w:tab w:val="num" w:pos="2520"/>
        </w:tabs>
        <w:ind w:left="2520" w:hanging="420"/>
      </w:pPr>
      <w:rPr>
        <w:rFonts w:ascii="Wingdings" w:hAnsi="Wingdings" w:hint="default"/>
      </w:rPr>
    </w:lvl>
    <w:lvl w:ilvl="7" w:tplc="FFFFFFFF" w:tentative="1">
      <w:start w:val="1"/>
      <w:numFmt w:val="bullet"/>
      <w:lvlText w:val=""/>
      <w:lvlJc w:val="left"/>
      <w:pPr>
        <w:tabs>
          <w:tab w:val="num" w:pos="2940"/>
        </w:tabs>
        <w:ind w:left="2940" w:hanging="420"/>
      </w:pPr>
      <w:rPr>
        <w:rFonts w:ascii="Wingdings" w:hAnsi="Wingdings" w:hint="default"/>
      </w:rPr>
    </w:lvl>
    <w:lvl w:ilvl="8" w:tplc="FFFFFFFF" w:tentative="1">
      <w:start w:val="1"/>
      <w:numFmt w:val="bullet"/>
      <w:lvlText w:val=""/>
      <w:lvlJc w:val="left"/>
      <w:pPr>
        <w:tabs>
          <w:tab w:val="num" w:pos="3360"/>
        </w:tabs>
        <w:ind w:left="3360" w:hanging="420"/>
      </w:pPr>
      <w:rPr>
        <w:rFonts w:ascii="Wingdings" w:hAnsi="Wingdings" w:hint="default"/>
      </w:rPr>
    </w:lvl>
  </w:abstractNum>
  <w:abstractNum w:abstractNumId="33">
    <w:nsid w:val="798247BE"/>
    <w:multiLevelType w:val="multilevel"/>
    <w:tmpl w:val="E5BACABC"/>
    <w:lvl w:ilvl="0">
      <w:start w:val="1"/>
      <w:numFmt w:val="decimal"/>
      <w:pStyle w:val="1"/>
      <w:lvlText w:val="%1"/>
      <w:lvlJc w:val="left"/>
      <w:pPr>
        <w:ind w:left="432" w:hanging="432"/>
      </w:pPr>
    </w:lvl>
    <w:lvl w:ilvl="1">
      <w:start w:val="1"/>
      <w:numFmt w:val="decimal"/>
      <w:pStyle w:val="2"/>
      <w:lvlText w:val="%1.%2"/>
      <w:lvlJc w:val="left"/>
      <w:pPr>
        <w:ind w:left="718" w:hanging="576"/>
      </w:pPr>
    </w:lvl>
    <w:lvl w:ilvl="2">
      <w:start w:val="1"/>
      <w:numFmt w:val="decimal"/>
      <w:pStyle w:val="3"/>
      <w:lvlText w:val="%1.%2.%3"/>
      <w:lvlJc w:val="left"/>
      <w:pPr>
        <w:ind w:left="720" w:hanging="720"/>
      </w:pPr>
      <w:rPr>
        <w:b/>
      </w:rPr>
    </w:lvl>
    <w:lvl w:ilvl="3">
      <w:start w:val="1"/>
      <w:numFmt w:val="decimal"/>
      <w:pStyle w:val="4"/>
      <w:lvlText w:val="%1.%2.%3.%4"/>
      <w:lvlJc w:val="left"/>
      <w:pPr>
        <w:ind w:left="864" w:hanging="864"/>
      </w:pPr>
      <w:rPr>
        <w:rFonts w:ascii="Times New Roman" w:eastAsia="宋体" w:hAnsi="Times New Roman"/>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4">
    <w:nsid w:val="7AA1392F"/>
    <w:multiLevelType w:val="hybridMultilevel"/>
    <w:tmpl w:val="E90AAB4C"/>
    <w:lvl w:ilvl="0" w:tplc="0F9640CC">
      <w:start w:val="1"/>
      <w:numFmt w:val="bullet"/>
      <w:lvlText w:val=""/>
      <w:lvlJc w:val="left"/>
      <w:pPr>
        <w:tabs>
          <w:tab w:val="num" w:pos="840"/>
        </w:tabs>
        <w:ind w:left="840" w:hanging="420"/>
      </w:pPr>
      <w:rPr>
        <w:rFonts w:ascii="Wingdings" w:hAnsi="Wingdings" w:hint="default"/>
      </w:rPr>
    </w:lvl>
    <w:lvl w:ilvl="1" w:tplc="25300D82" w:tentative="1">
      <w:start w:val="1"/>
      <w:numFmt w:val="bullet"/>
      <w:lvlText w:val=""/>
      <w:lvlJc w:val="left"/>
      <w:pPr>
        <w:tabs>
          <w:tab w:val="num" w:pos="1260"/>
        </w:tabs>
        <w:ind w:left="1260" w:hanging="420"/>
      </w:pPr>
      <w:rPr>
        <w:rFonts w:ascii="Wingdings" w:hAnsi="Wingdings" w:hint="default"/>
      </w:rPr>
    </w:lvl>
    <w:lvl w:ilvl="2" w:tplc="A9F81FF2" w:tentative="1">
      <w:start w:val="1"/>
      <w:numFmt w:val="bullet"/>
      <w:lvlText w:val=""/>
      <w:lvlJc w:val="left"/>
      <w:pPr>
        <w:tabs>
          <w:tab w:val="num" w:pos="1680"/>
        </w:tabs>
        <w:ind w:left="1680" w:hanging="420"/>
      </w:pPr>
      <w:rPr>
        <w:rFonts w:ascii="Wingdings" w:hAnsi="Wingdings" w:hint="default"/>
      </w:rPr>
    </w:lvl>
    <w:lvl w:ilvl="3" w:tplc="E27C6088" w:tentative="1">
      <w:start w:val="1"/>
      <w:numFmt w:val="bullet"/>
      <w:lvlText w:val=""/>
      <w:lvlJc w:val="left"/>
      <w:pPr>
        <w:tabs>
          <w:tab w:val="num" w:pos="2100"/>
        </w:tabs>
        <w:ind w:left="2100" w:hanging="420"/>
      </w:pPr>
      <w:rPr>
        <w:rFonts w:ascii="Wingdings" w:hAnsi="Wingdings" w:hint="default"/>
      </w:rPr>
    </w:lvl>
    <w:lvl w:ilvl="4" w:tplc="A4ACC684" w:tentative="1">
      <w:start w:val="1"/>
      <w:numFmt w:val="bullet"/>
      <w:lvlText w:val=""/>
      <w:lvlJc w:val="left"/>
      <w:pPr>
        <w:tabs>
          <w:tab w:val="num" w:pos="2520"/>
        </w:tabs>
        <w:ind w:left="2520" w:hanging="420"/>
      </w:pPr>
      <w:rPr>
        <w:rFonts w:ascii="Wingdings" w:hAnsi="Wingdings" w:hint="default"/>
      </w:rPr>
    </w:lvl>
    <w:lvl w:ilvl="5" w:tplc="6C3827B0" w:tentative="1">
      <w:start w:val="1"/>
      <w:numFmt w:val="bullet"/>
      <w:lvlText w:val=""/>
      <w:lvlJc w:val="left"/>
      <w:pPr>
        <w:tabs>
          <w:tab w:val="num" w:pos="2940"/>
        </w:tabs>
        <w:ind w:left="2940" w:hanging="420"/>
      </w:pPr>
      <w:rPr>
        <w:rFonts w:ascii="Wingdings" w:hAnsi="Wingdings" w:hint="default"/>
      </w:rPr>
    </w:lvl>
    <w:lvl w:ilvl="6" w:tplc="00E0D504" w:tentative="1">
      <w:start w:val="1"/>
      <w:numFmt w:val="bullet"/>
      <w:lvlText w:val=""/>
      <w:lvlJc w:val="left"/>
      <w:pPr>
        <w:tabs>
          <w:tab w:val="num" w:pos="3360"/>
        </w:tabs>
        <w:ind w:left="3360" w:hanging="420"/>
      </w:pPr>
      <w:rPr>
        <w:rFonts w:ascii="Wingdings" w:hAnsi="Wingdings" w:hint="default"/>
      </w:rPr>
    </w:lvl>
    <w:lvl w:ilvl="7" w:tplc="79788292" w:tentative="1">
      <w:start w:val="1"/>
      <w:numFmt w:val="bullet"/>
      <w:lvlText w:val=""/>
      <w:lvlJc w:val="left"/>
      <w:pPr>
        <w:tabs>
          <w:tab w:val="num" w:pos="3780"/>
        </w:tabs>
        <w:ind w:left="3780" w:hanging="420"/>
      </w:pPr>
      <w:rPr>
        <w:rFonts w:ascii="Wingdings" w:hAnsi="Wingdings" w:hint="default"/>
      </w:rPr>
    </w:lvl>
    <w:lvl w:ilvl="8" w:tplc="BABC69F6" w:tentative="1">
      <w:start w:val="1"/>
      <w:numFmt w:val="bullet"/>
      <w:lvlText w:val=""/>
      <w:lvlJc w:val="left"/>
      <w:pPr>
        <w:tabs>
          <w:tab w:val="num" w:pos="4200"/>
        </w:tabs>
        <w:ind w:left="4200" w:hanging="420"/>
      </w:pPr>
      <w:rPr>
        <w:rFonts w:ascii="Wingdings" w:hAnsi="Wingdings" w:hint="default"/>
      </w:rPr>
    </w:lvl>
  </w:abstractNum>
  <w:num w:numId="1">
    <w:abstractNumId w:val="0"/>
  </w:num>
  <w:num w:numId="2">
    <w:abstractNumId w:val="33"/>
  </w:num>
  <w:num w:numId="3">
    <w:abstractNumId w:val="15"/>
  </w:num>
  <w:num w:numId="4">
    <w:abstractNumId w:val="8"/>
  </w:num>
  <w:num w:numId="5">
    <w:abstractNumId w:val="11"/>
  </w:num>
  <w:num w:numId="6">
    <w:abstractNumId w:val="20"/>
  </w:num>
  <w:num w:numId="7">
    <w:abstractNumId w:val="3"/>
  </w:num>
  <w:num w:numId="8">
    <w:abstractNumId w:val="10"/>
  </w:num>
  <w:num w:numId="9">
    <w:abstractNumId w:val="7"/>
  </w:num>
  <w:num w:numId="10">
    <w:abstractNumId w:val="6"/>
  </w:num>
  <w:num w:numId="11">
    <w:abstractNumId w:val="32"/>
  </w:num>
  <w:num w:numId="12">
    <w:abstractNumId w:val="16"/>
  </w:num>
  <w:num w:numId="13">
    <w:abstractNumId w:val="18"/>
  </w:num>
  <w:num w:numId="14">
    <w:abstractNumId w:val="9"/>
  </w:num>
  <w:num w:numId="15">
    <w:abstractNumId w:val="5"/>
  </w:num>
  <w:num w:numId="16">
    <w:abstractNumId w:val="28"/>
  </w:num>
  <w:num w:numId="17">
    <w:abstractNumId w:val="31"/>
  </w:num>
  <w:num w:numId="18">
    <w:abstractNumId w:val="24"/>
  </w:num>
  <w:num w:numId="19">
    <w:abstractNumId w:val="4"/>
  </w:num>
  <w:num w:numId="20">
    <w:abstractNumId w:val="29"/>
  </w:num>
  <w:num w:numId="21">
    <w:abstractNumId w:val="21"/>
  </w:num>
  <w:num w:numId="22">
    <w:abstractNumId w:val="17"/>
  </w:num>
  <w:num w:numId="23">
    <w:abstractNumId w:val="12"/>
  </w:num>
  <w:num w:numId="24">
    <w:abstractNumId w:val="23"/>
  </w:num>
  <w:num w:numId="25">
    <w:abstractNumId w:val="19"/>
  </w:num>
  <w:num w:numId="26">
    <w:abstractNumId w:val="30"/>
  </w:num>
  <w:num w:numId="27">
    <w:abstractNumId w:val="34"/>
  </w:num>
  <w:num w:numId="28">
    <w:abstractNumId w:val="2"/>
  </w:num>
  <w:num w:numId="29">
    <w:abstractNumId w:val="26"/>
  </w:num>
  <w:num w:numId="30">
    <w:abstractNumId w:val="22"/>
  </w:num>
  <w:num w:numId="31">
    <w:abstractNumId w:val="14"/>
  </w:num>
  <w:num w:numId="32">
    <w:abstractNumId w:val="25"/>
  </w:num>
  <w:num w:numId="33">
    <w:abstractNumId w:val="1"/>
  </w:num>
  <w:num w:numId="34">
    <w:abstractNumId w:val="13"/>
  </w:num>
  <w:num w:numId="35">
    <w:abstractNumId w:val="27"/>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133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91790"/>
    <w:rsid w:val="000001BB"/>
    <w:rsid w:val="00006058"/>
    <w:rsid w:val="000069E7"/>
    <w:rsid w:val="000101CD"/>
    <w:rsid w:val="0001034F"/>
    <w:rsid w:val="00013735"/>
    <w:rsid w:val="00013991"/>
    <w:rsid w:val="00017F29"/>
    <w:rsid w:val="00024385"/>
    <w:rsid w:val="000247FA"/>
    <w:rsid w:val="00026F96"/>
    <w:rsid w:val="00032DC1"/>
    <w:rsid w:val="00034D31"/>
    <w:rsid w:val="00040D78"/>
    <w:rsid w:val="00042B80"/>
    <w:rsid w:val="00043342"/>
    <w:rsid w:val="0004459F"/>
    <w:rsid w:val="000502BB"/>
    <w:rsid w:val="00052994"/>
    <w:rsid w:val="00053F24"/>
    <w:rsid w:val="00056EDB"/>
    <w:rsid w:val="000605BD"/>
    <w:rsid w:val="000636FF"/>
    <w:rsid w:val="00070FB5"/>
    <w:rsid w:val="000710EA"/>
    <w:rsid w:val="00071DDD"/>
    <w:rsid w:val="00073515"/>
    <w:rsid w:val="000749E6"/>
    <w:rsid w:val="00074C8D"/>
    <w:rsid w:val="0007655E"/>
    <w:rsid w:val="00076592"/>
    <w:rsid w:val="0008076C"/>
    <w:rsid w:val="00082016"/>
    <w:rsid w:val="000822BA"/>
    <w:rsid w:val="0008259E"/>
    <w:rsid w:val="00087392"/>
    <w:rsid w:val="00091A75"/>
    <w:rsid w:val="000A01D2"/>
    <w:rsid w:val="000A0C91"/>
    <w:rsid w:val="000A11FA"/>
    <w:rsid w:val="000A36C9"/>
    <w:rsid w:val="000A38E2"/>
    <w:rsid w:val="000A51B7"/>
    <w:rsid w:val="000A68EE"/>
    <w:rsid w:val="000B31D8"/>
    <w:rsid w:val="000B33F5"/>
    <w:rsid w:val="000B3E41"/>
    <w:rsid w:val="000B4E26"/>
    <w:rsid w:val="000B5236"/>
    <w:rsid w:val="000B730C"/>
    <w:rsid w:val="000C3118"/>
    <w:rsid w:val="000C3CC7"/>
    <w:rsid w:val="000C55F4"/>
    <w:rsid w:val="000C6D9B"/>
    <w:rsid w:val="000D125C"/>
    <w:rsid w:val="000D2927"/>
    <w:rsid w:val="000D5A72"/>
    <w:rsid w:val="000D5B4B"/>
    <w:rsid w:val="000E04A1"/>
    <w:rsid w:val="000E1794"/>
    <w:rsid w:val="000E5F07"/>
    <w:rsid w:val="000E731F"/>
    <w:rsid w:val="000F0331"/>
    <w:rsid w:val="000F266F"/>
    <w:rsid w:val="000F74F5"/>
    <w:rsid w:val="000F7535"/>
    <w:rsid w:val="001004A8"/>
    <w:rsid w:val="001004DA"/>
    <w:rsid w:val="00101291"/>
    <w:rsid w:val="001029A4"/>
    <w:rsid w:val="00103733"/>
    <w:rsid w:val="00103A89"/>
    <w:rsid w:val="00104C37"/>
    <w:rsid w:val="00105495"/>
    <w:rsid w:val="0010675E"/>
    <w:rsid w:val="00106EE8"/>
    <w:rsid w:val="00112AA4"/>
    <w:rsid w:val="001132B1"/>
    <w:rsid w:val="00113BBB"/>
    <w:rsid w:val="00115BDB"/>
    <w:rsid w:val="00122690"/>
    <w:rsid w:val="001306A2"/>
    <w:rsid w:val="00130C8F"/>
    <w:rsid w:val="001315EE"/>
    <w:rsid w:val="0013271E"/>
    <w:rsid w:val="001379AB"/>
    <w:rsid w:val="00146265"/>
    <w:rsid w:val="00156C01"/>
    <w:rsid w:val="00156F55"/>
    <w:rsid w:val="0016207A"/>
    <w:rsid w:val="0016528D"/>
    <w:rsid w:val="0017242C"/>
    <w:rsid w:val="00172B2A"/>
    <w:rsid w:val="001737F8"/>
    <w:rsid w:val="00176FEE"/>
    <w:rsid w:val="00183411"/>
    <w:rsid w:val="001836BE"/>
    <w:rsid w:val="00183BD4"/>
    <w:rsid w:val="00184B3D"/>
    <w:rsid w:val="00185627"/>
    <w:rsid w:val="0018684A"/>
    <w:rsid w:val="00186C96"/>
    <w:rsid w:val="00187CB3"/>
    <w:rsid w:val="00190D97"/>
    <w:rsid w:val="0019507F"/>
    <w:rsid w:val="001A355E"/>
    <w:rsid w:val="001A4F53"/>
    <w:rsid w:val="001A5A53"/>
    <w:rsid w:val="001A5D16"/>
    <w:rsid w:val="001B5F7D"/>
    <w:rsid w:val="001C1DAF"/>
    <w:rsid w:val="001C3C36"/>
    <w:rsid w:val="001C5799"/>
    <w:rsid w:val="001C58AD"/>
    <w:rsid w:val="001C5ABA"/>
    <w:rsid w:val="001C6B76"/>
    <w:rsid w:val="001D2F09"/>
    <w:rsid w:val="001D37EE"/>
    <w:rsid w:val="001E2311"/>
    <w:rsid w:val="001E3208"/>
    <w:rsid w:val="001E3CCA"/>
    <w:rsid w:val="001E41FD"/>
    <w:rsid w:val="001E5996"/>
    <w:rsid w:val="001F2FC2"/>
    <w:rsid w:val="001F35C3"/>
    <w:rsid w:val="001F5409"/>
    <w:rsid w:val="002018ED"/>
    <w:rsid w:val="0020616E"/>
    <w:rsid w:val="00213A10"/>
    <w:rsid w:val="00214CCE"/>
    <w:rsid w:val="0021688D"/>
    <w:rsid w:val="002212B3"/>
    <w:rsid w:val="00221C4C"/>
    <w:rsid w:val="00221E9F"/>
    <w:rsid w:val="00221EE7"/>
    <w:rsid w:val="002231BB"/>
    <w:rsid w:val="00223293"/>
    <w:rsid w:val="00230E3E"/>
    <w:rsid w:val="002314D9"/>
    <w:rsid w:val="00233F6F"/>
    <w:rsid w:val="00237975"/>
    <w:rsid w:val="00243681"/>
    <w:rsid w:val="00243B76"/>
    <w:rsid w:val="00244981"/>
    <w:rsid w:val="00245766"/>
    <w:rsid w:val="00251FDE"/>
    <w:rsid w:val="00255F2E"/>
    <w:rsid w:val="002578C8"/>
    <w:rsid w:val="00260351"/>
    <w:rsid w:val="002604BE"/>
    <w:rsid w:val="00261A57"/>
    <w:rsid w:val="00263347"/>
    <w:rsid w:val="00263998"/>
    <w:rsid w:val="0026616C"/>
    <w:rsid w:val="00266C93"/>
    <w:rsid w:val="00266D8A"/>
    <w:rsid w:val="00266E95"/>
    <w:rsid w:val="00270946"/>
    <w:rsid w:val="002746B4"/>
    <w:rsid w:val="002762EC"/>
    <w:rsid w:val="002816A8"/>
    <w:rsid w:val="002845EF"/>
    <w:rsid w:val="00284E80"/>
    <w:rsid w:val="00287659"/>
    <w:rsid w:val="00290D1F"/>
    <w:rsid w:val="0029360B"/>
    <w:rsid w:val="00293894"/>
    <w:rsid w:val="00293C1C"/>
    <w:rsid w:val="00295928"/>
    <w:rsid w:val="002A03B7"/>
    <w:rsid w:val="002A14CC"/>
    <w:rsid w:val="002A2DF1"/>
    <w:rsid w:val="002A56CF"/>
    <w:rsid w:val="002A60A4"/>
    <w:rsid w:val="002A6F57"/>
    <w:rsid w:val="002A73E4"/>
    <w:rsid w:val="002A7981"/>
    <w:rsid w:val="002B09D3"/>
    <w:rsid w:val="002B179E"/>
    <w:rsid w:val="002B1A42"/>
    <w:rsid w:val="002B27B8"/>
    <w:rsid w:val="002B54B4"/>
    <w:rsid w:val="002B61FA"/>
    <w:rsid w:val="002B6222"/>
    <w:rsid w:val="002C031D"/>
    <w:rsid w:val="002C14AC"/>
    <w:rsid w:val="002C3020"/>
    <w:rsid w:val="002C42BB"/>
    <w:rsid w:val="002C5286"/>
    <w:rsid w:val="002C6BBB"/>
    <w:rsid w:val="002D4CB8"/>
    <w:rsid w:val="002D588D"/>
    <w:rsid w:val="002E0190"/>
    <w:rsid w:val="002E0E52"/>
    <w:rsid w:val="002E3261"/>
    <w:rsid w:val="002E393E"/>
    <w:rsid w:val="002E40A3"/>
    <w:rsid w:val="002E59F3"/>
    <w:rsid w:val="002E7FEE"/>
    <w:rsid w:val="002F0864"/>
    <w:rsid w:val="002F125A"/>
    <w:rsid w:val="002F2714"/>
    <w:rsid w:val="002F3F82"/>
    <w:rsid w:val="002F6692"/>
    <w:rsid w:val="002F6CD4"/>
    <w:rsid w:val="002F6F7C"/>
    <w:rsid w:val="0030060F"/>
    <w:rsid w:val="0030377A"/>
    <w:rsid w:val="00307544"/>
    <w:rsid w:val="00321C3B"/>
    <w:rsid w:val="0032226F"/>
    <w:rsid w:val="003228E7"/>
    <w:rsid w:val="003231FB"/>
    <w:rsid w:val="003258ED"/>
    <w:rsid w:val="00331164"/>
    <w:rsid w:val="0033542A"/>
    <w:rsid w:val="00336E5D"/>
    <w:rsid w:val="0034601C"/>
    <w:rsid w:val="00346D11"/>
    <w:rsid w:val="0035081C"/>
    <w:rsid w:val="0035164D"/>
    <w:rsid w:val="00354CA4"/>
    <w:rsid w:val="00355990"/>
    <w:rsid w:val="003576D1"/>
    <w:rsid w:val="003579DA"/>
    <w:rsid w:val="00360B20"/>
    <w:rsid w:val="00361145"/>
    <w:rsid w:val="00366F41"/>
    <w:rsid w:val="00372548"/>
    <w:rsid w:val="00373812"/>
    <w:rsid w:val="00374B09"/>
    <w:rsid w:val="003857ED"/>
    <w:rsid w:val="00386703"/>
    <w:rsid w:val="00387A7E"/>
    <w:rsid w:val="00392037"/>
    <w:rsid w:val="003928A8"/>
    <w:rsid w:val="003931F9"/>
    <w:rsid w:val="00393D8C"/>
    <w:rsid w:val="00397344"/>
    <w:rsid w:val="003A1595"/>
    <w:rsid w:val="003A2DF1"/>
    <w:rsid w:val="003A5596"/>
    <w:rsid w:val="003A735E"/>
    <w:rsid w:val="003B16C9"/>
    <w:rsid w:val="003B42CA"/>
    <w:rsid w:val="003B5193"/>
    <w:rsid w:val="003B7C9C"/>
    <w:rsid w:val="003C3D67"/>
    <w:rsid w:val="003C49F6"/>
    <w:rsid w:val="003C4FD3"/>
    <w:rsid w:val="003C50AF"/>
    <w:rsid w:val="003C52A4"/>
    <w:rsid w:val="003C5425"/>
    <w:rsid w:val="003C69A0"/>
    <w:rsid w:val="003C76A8"/>
    <w:rsid w:val="003D19A8"/>
    <w:rsid w:val="003D27D8"/>
    <w:rsid w:val="003D27F0"/>
    <w:rsid w:val="003D3AAA"/>
    <w:rsid w:val="003D6D80"/>
    <w:rsid w:val="003D6DD7"/>
    <w:rsid w:val="003D7B6D"/>
    <w:rsid w:val="003E027E"/>
    <w:rsid w:val="003E3EFB"/>
    <w:rsid w:val="003E7F13"/>
    <w:rsid w:val="003F066B"/>
    <w:rsid w:val="003F1991"/>
    <w:rsid w:val="003F73D1"/>
    <w:rsid w:val="003F7D1C"/>
    <w:rsid w:val="00403077"/>
    <w:rsid w:val="0040513C"/>
    <w:rsid w:val="00407021"/>
    <w:rsid w:val="00411410"/>
    <w:rsid w:val="00413391"/>
    <w:rsid w:val="00416FEA"/>
    <w:rsid w:val="004203CF"/>
    <w:rsid w:val="00421D3D"/>
    <w:rsid w:val="00423936"/>
    <w:rsid w:val="004245CA"/>
    <w:rsid w:val="00426CBC"/>
    <w:rsid w:val="00433ECF"/>
    <w:rsid w:val="00436877"/>
    <w:rsid w:val="0044195E"/>
    <w:rsid w:val="00443DF9"/>
    <w:rsid w:val="00444E4E"/>
    <w:rsid w:val="00452843"/>
    <w:rsid w:val="00452886"/>
    <w:rsid w:val="00452FA9"/>
    <w:rsid w:val="004542D6"/>
    <w:rsid w:val="004553A3"/>
    <w:rsid w:val="00455608"/>
    <w:rsid w:val="00456D62"/>
    <w:rsid w:val="004579CE"/>
    <w:rsid w:val="00462D7D"/>
    <w:rsid w:val="0046344E"/>
    <w:rsid w:val="00464CF5"/>
    <w:rsid w:val="00470383"/>
    <w:rsid w:val="00472814"/>
    <w:rsid w:val="00472EBB"/>
    <w:rsid w:val="00474C34"/>
    <w:rsid w:val="00485B3E"/>
    <w:rsid w:val="004916C4"/>
    <w:rsid w:val="00492073"/>
    <w:rsid w:val="00494BF1"/>
    <w:rsid w:val="00496CC6"/>
    <w:rsid w:val="00497A79"/>
    <w:rsid w:val="004A252F"/>
    <w:rsid w:val="004A42A1"/>
    <w:rsid w:val="004A5390"/>
    <w:rsid w:val="004A6667"/>
    <w:rsid w:val="004A6D11"/>
    <w:rsid w:val="004B05E5"/>
    <w:rsid w:val="004B5B04"/>
    <w:rsid w:val="004C251F"/>
    <w:rsid w:val="004C465C"/>
    <w:rsid w:val="004C7605"/>
    <w:rsid w:val="004D1533"/>
    <w:rsid w:val="004D2E06"/>
    <w:rsid w:val="004D2E4A"/>
    <w:rsid w:val="004D3697"/>
    <w:rsid w:val="004D37A0"/>
    <w:rsid w:val="004D3EBF"/>
    <w:rsid w:val="004D5366"/>
    <w:rsid w:val="004D60E7"/>
    <w:rsid w:val="004D6C41"/>
    <w:rsid w:val="004D7DB8"/>
    <w:rsid w:val="004E1074"/>
    <w:rsid w:val="004E1A0F"/>
    <w:rsid w:val="004E3A80"/>
    <w:rsid w:val="004E4204"/>
    <w:rsid w:val="004E4473"/>
    <w:rsid w:val="004E5044"/>
    <w:rsid w:val="004F315E"/>
    <w:rsid w:val="004F47FB"/>
    <w:rsid w:val="004F55F0"/>
    <w:rsid w:val="00500AD6"/>
    <w:rsid w:val="00501337"/>
    <w:rsid w:val="0050185B"/>
    <w:rsid w:val="00502D47"/>
    <w:rsid w:val="00507772"/>
    <w:rsid w:val="00517D52"/>
    <w:rsid w:val="0052204C"/>
    <w:rsid w:val="005231AA"/>
    <w:rsid w:val="00526D7E"/>
    <w:rsid w:val="0052750B"/>
    <w:rsid w:val="00531BF3"/>
    <w:rsid w:val="00532982"/>
    <w:rsid w:val="00540A27"/>
    <w:rsid w:val="00544942"/>
    <w:rsid w:val="005458CE"/>
    <w:rsid w:val="00547FD4"/>
    <w:rsid w:val="005501EE"/>
    <w:rsid w:val="00553198"/>
    <w:rsid w:val="00555AFB"/>
    <w:rsid w:val="005570EB"/>
    <w:rsid w:val="00557C02"/>
    <w:rsid w:val="00560D70"/>
    <w:rsid w:val="00560F12"/>
    <w:rsid w:val="00563156"/>
    <w:rsid w:val="00563314"/>
    <w:rsid w:val="0056366E"/>
    <w:rsid w:val="00573BC8"/>
    <w:rsid w:val="00574043"/>
    <w:rsid w:val="00575BA4"/>
    <w:rsid w:val="00575C07"/>
    <w:rsid w:val="00577328"/>
    <w:rsid w:val="00577DF0"/>
    <w:rsid w:val="00584202"/>
    <w:rsid w:val="00584F40"/>
    <w:rsid w:val="00586939"/>
    <w:rsid w:val="00591DD6"/>
    <w:rsid w:val="00593217"/>
    <w:rsid w:val="00593648"/>
    <w:rsid w:val="005943DA"/>
    <w:rsid w:val="00594954"/>
    <w:rsid w:val="005A2F91"/>
    <w:rsid w:val="005A4C85"/>
    <w:rsid w:val="005A5683"/>
    <w:rsid w:val="005A7DF6"/>
    <w:rsid w:val="005B1689"/>
    <w:rsid w:val="005B1F7C"/>
    <w:rsid w:val="005B2A87"/>
    <w:rsid w:val="005B3E2A"/>
    <w:rsid w:val="005B4176"/>
    <w:rsid w:val="005B4CB6"/>
    <w:rsid w:val="005B4D2E"/>
    <w:rsid w:val="005B504A"/>
    <w:rsid w:val="005B5E47"/>
    <w:rsid w:val="005C1440"/>
    <w:rsid w:val="005C7E66"/>
    <w:rsid w:val="005D2B75"/>
    <w:rsid w:val="005D37B9"/>
    <w:rsid w:val="005D55A4"/>
    <w:rsid w:val="005D6D56"/>
    <w:rsid w:val="005D7CAF"/>
    <w:rsid w:val="005E08EC"/>
    <w:rsid w:val="005E186C"/>
    <w:rsid w:val="005E20A7"/>
    <w:rsid w:val="005F0558"/>
    <w:rsid w:val="005F4D36"/>
    <w:rsid w:val="005F5F04"/>
    <w:rsid w:val="005F7B2B"/>
    <w:rsid w:val="00600D73"/>
    <w:rsid w:val="00601109"/>
    <w:rsid w:val="00602C57"/>
    <w:rsid w:val="00604F9A"/>
    <w:rsid w:val="00607E22"/>
    <w:rsid w:val="0061021E"/>
    <w:rsid w:val="00610950"/>
    <w:rsid w:val="00613767"/>
    <w:rsid w:val="00613A58"/>
    <w:rsid w:val="006224F6"/>
    <w:rsid w:val="00625A8E"/>
    <w:rsid w:val="00630F0B"/>
    <w:rsid w:val="00633980"/>
    <w:rsid w:val="006417CE"/>
    <w:rsid w:val="00643018"/>
    <w:rsid w:val="00645D30"/>
    <w:rsid w:val="006513FE"/>
    <w:rsid w:val="0065165E"/>
    <w:rsid w:val="00651DF5"/>
    <w:rsid w:val="00653585"/>
    <w:rsid w:val="006564D0"/>
    <w:rsid w:val="006600AD"/>
    <w:rsid w:val="00660645"/>
    <w:rsid w:val="00660E31"/>
    <w:rsid w:val="006616CA"/>
    <w:rsid w:val="00661E82"/>
    <w:rsid w:val="00663D41"/>
    <w:rsid w:val="006657AD"/>
    <w:rsid w:val="0066762F"/>
    <w:rsid w:val="00670158"/>
    <w:rsid w:val="006701F2"/>
    <w:rsid w:val="006705B8"/>
    <w:rsid w:val="0067095E"/>
    <w:rsid w:val="00670CDF"/>
    <w:rsid w:val="00673193"/>
    <w:rsid w:val="00673419"/>
    <w:rsid w:val="00673D16"/>
    <w:rsid w:val="00681AB0"/>
    <w:rsid w:val="00682673"/>
    <w:rsid w:val="00684CC4"/>
    <w:rsid w:val="00687493"/>
    <w:rsid w:val="006910F7"/>
    <w:rsid w:val="0069179E"/>
    <w:rsid w:val="006937D0"/>
    <w:rsid w:val="006944ED"/>
    <w:rsid w:val="0069536F"/>
    <w:rsid w:val="0069741A"/>
    <w:rsid w:val="006A1129"/>
    <w:rsid w:val="006A2BCE"/>
    <w:rsid w:val="006A491D"/>
    <w:rsid w:val="006A6542"/>
    <w:rsid w:val="006A75C2"/>
    <w:rsid w:val="006B025D"/>
    <w:rsid w:val="006B2CFD"/>
    <w:rsid w:val="006C2061"/>
    <w:rsid w:val="006D764C"/>
    <w:rsid w:val="006E1068"/>
    <w:rsid w:val="006E35F7"/>
    <w:rsid w:val="006E436B"/>
    <w:rsid w:val="006E7DC8"/>
    <w:rsid w:val="006F1FE7"/>
    <w:rsid w:val="006F3678"/>
    <w:rsid w:val="006F492C"/>
    <w:rsid w:val="006F5503"/>
    <w:rsid w:val="006F64F9"/>
    <w:rsid w:val="006F78FF"/>
    <w:rsid w:val="007035AC"/>
    <w:rsid w:val="0071199D"/>
    <w:rsid w:val="00711A4D"/>
    <w:rsid w:val="0071243A"/>
    <w:rsid w:val="00713644"/>
    <w:rsid w:val="007136B0"/>
    <w:rsid w:val="0071395B"/>
    <w:rsid w:val="0071526A"/>
    <w:rsid w:val="00715951"/>
    <w:rsid w:val="00721351"/>
    <w:rsid w:val="0072203B"/>
    <w:rsid w:val="0072298A"/>
    <w:rsid w:val="0072642F"/>
    <w:rsid w:val="00726FE4"/>
    <w:rsid w:val="00732C59"/>
    <w:rsid w:val="00736A23"/>
    <w:rsid w:val="0073716E"/>
    <w:rsid w:val="00737194"/>
    <w:rsid w:val="0073759A"/>
    <w:rsid w:val="00745E47"/>
    <w:rsid w:val="0075151E"/>
    <w:rsid w:val="007517B6"/>
    <w:rsid w:val="00751C58"/>
    <w:rsid w:val="007524C3"/>
    <w:rsid w:val="00752A42"/>
    <w:rsid w:val="00753C08"/>
    <w:rsid w:val="00754957"/>
    <w:rsid w:val="00755D8C"/>
    <w:rsid w:val="00756729"/>
    <w:rsid w:val="00760B10"/>
    <w:rsid w:val="00760D67"/>
    <w:rsid w:val="00760DAB"/>
    <w:rsid w:val="00760F9D"/>
    <w:rsid w:val="007615E7"/>
    <w:rsid w:val="007646B6"/>
    <w:rsid w:val="00765EC3"/>
    <w:rsid w:val="007662F3"/>
    <w:rsid w:val="007713A7"/>
    <w:rsid w:val="0077178C"/>
    <w:rsid w:val="00772D07"/>
    <w:rsid w:val="00774506"/>
    <w:rsid w:val="00784741"/>
    <w:rsid w:val="0078479B"/>
    <w:rsid w:val="00784867"/>
    <w:rsid w:val="007865FE"/>
    <w:rsid w:val="00787577"/>
    <w:rsid w:val="00791424"/>
    <w:rsid w:val="007917F1"/>
    <w:rsid w:val="00792E61"/>
    <w:rsid w:val="00793A3C"/>
    <w:rsid w:val="00797B62"/>
    <w:rsid w:val="007A0635"/>
    <w:rsid w:val="007A439D"/>
    <w:rsid w:val="007A7DD9"/>
    <w:rsid w:val="007B094C"/>
    <w:rsid w:val="007B0E76"/>
    <w:rsid w:val="007B1FB4"/>
    <w:rsid w:val="007B710C"/>
    <w:rsid w:val="007B7348"/>
    <w:rsid w:val="007B7B1F"/>
    <w:rsid w:val="007C1581"/>
    <w:rsid w:val="007C4BC5"/>
    <w:rsid w:val="007C6D33"/>
    <w:rsid w:val="007D1BBE"/>
    <w:rsid w:val="007F4C64"/>
    <w:rsid w:val="007F4E12"/>
    <w:rsid w:val="007F6FD9"/>
    <w:rsid w:val="0080540E"/>
    <w:rsid w:val="0080580F"/>
    <w:rsid w:val="0080711E"/>
    <w:rsid w:val="00807E75"/>
    <w:rsid w:val="008103B0"/>
    <w:rsid w:val="00815084"/>
    <w:rsid w:val="008150F0"/>
    <w:rsid w:val="00815143"/>
    <w:rsid w:val="008153A6"/>
    <w:rsid w:val="008166A7"/>
    <w:rsid w:val="00817FC5"/>
    <w:rsid w:val="00820892"/>
    <w:rsid w:val="00821579"/>
    <w:rsid w:val="00822C48"/>
    <w:rsid w:val="008302CA"/>
    <w:rsid w:val="008314DA"/>
    <w:rsid w:val="00831810"/>
    <w:rsid w:val="0083673D"/>
    <w:rsid w:val="0083741B"/>
    <w:rsid w:val="00840B96"/>
    <w:rsid w:val="0084299E"/>
    <w:rsid w:val="008429AA"/>
    <w:rsid w:val="00846AD7"/>
    <w:rsid w:val="00850580"/>
    <w:rsid w:val="008525FC"/>
    <w:rsid w:val="00853408"/>
    <w:rsid w:val="00853855"/>
    <w:rsid w:val="008553A2"/>
    <w:rsid w:val="008602E4"/>
    <w:rsid w:val="008620D7"/>
    <w:rsid w:val="0086402C"/>
    <w:rsid w:val="00865340"/>
    <w:rsid w:val="008656D3"/>
    <w:rsid w:val="008713A7"/>
    <w:rsid w:val="00873797"/>
    <w:rsid w:val="00892886"/>
    <w:rsid w:val="00896B7D"/>
    <w:rsid w:val="008A271E"/>
    <w:rsid w:val="008A35DF"/>
    <w:rsid w:val="008A7C4E"/>
    <w:rsid w:val="008B02AD"/>
    <w:rsid w:val="008B29C1"/>
    <w:rsid w:val="008B7E12"/>
    <w:rsid w:val="008C15BC"/>
    <w:rsid w:val="008C1F31"/>
    <w:rsid w:val="008C43BE"/>
    <w:rsid w:val="008C6105"/>
    <w:rsid w:val="008C7C5A"/>
    <w:rsid w:val="008D2C9D"/>
    <w:rsid w:val="008D7AE1"/>
    <w:rsid w:val="008E14B2"/>
    <w:rsid w:val="008E2B6B"/>
    <w:rsid w:val="008E31B8"/>
    <w:rsid w:val="008E44D6"/>
    <w:rsid w:val="008E4E63"/>
    <w:rsid w:val="008E75B4"/>
    <w:rsid w:val="008E7FC6"/>
    <w:rsid w:val="008F0706"/>
    <w:rsid w:val="008F0EDF"/>
    <w:rsid w:val="008F117B"/>
    <w:rsid w:val="008F65A7"/>
    <w:rsid w:val="008F74FD"/>
    <w:rsid w:val="00904305"/>
    <w:rsid w:val="009055E0"/>
    <w:rsid w:val="00905E7A"/>
    <w:rsid w:val="00906BEC"/>
    <w:rsid w:val="009153C0"/>
    <w:rsid w:val="00916C5D"/>
    <w:rsid w:val="00917F6C"/>
    <w:rsid w:val="00924568"/>
    <w:rsid w:val="009247E3"/>
    <w:rsid w:val="0093041C"/>
    <w:rsid w:val="00930434"/>
    <w:rsid w:val="0093144D"/>
    <w:rsid w:val="0093173E"/>
    <w:rsid w:val="009323DE"/>
    <w:rsid w:val="00933C4F"/>
    <w:rsid w:val="0093719C"/>
    <w:rsid w:val="009372C7"/>
    <w:rsid w:val="0093790E"/>
    <w:rsid w:val="0094133D"/>
    <w:rsid w:val="00944204"/>
    <w:rsid w:val="00945BDC"/>
    <w:rsid w:val="00945BDF"/>
    <w:rsid w:val="009477B5"/>
    <w:rsid w:val="00947FA8"/>
    <w:rsid w:val="0095537C"/>
    <w:rsid w:val="00957937"/>
    <w:rsid w:val="00960D5E"/>
    <w:rsid w:val="00961C41"/>
    <w:rsid w:val="009648FA"/>
    <w:rsid w:val="0097082D"/>
    <w:rsid w:val="0097108D"/>
    <w:rsid w:val="009716A1"/>
    <w:rsid w:val="00971A26"/>
    <w:rsid w:val="00971B31"/>
    <w:rsid w:val="009737B3"/>
    <w:rsid w:val="00973ABC"/>
    <w:rsid w:val="00986627"/>
    <w:rsid w:val="009911EC"/>
    <w:rsid w:val="00991703"/>
    <w:rsid w:val="0099205A"/>
    <w:rsid w:val="00992134"/>
    <w:rsid w:val="00992E77"/>
    <w:rsid w:val="00997B37"/>
    <w:rsid w:val="009A0725"/>
    <w:rsid w:val="009A2D4A"/>
    <w:rsid w:val="009A557D"/>
    <w:rsid w:val="009A66E8"/>
    <w:rsid w:val="009B50CB"/>
    <w:rsid w:val="009B7240"/>
    <w:rsid w:val="009C2268"/>
    <w:rsid w:val="009C3C1F"/>
    <w:rsid w:val="009C3CFF"/>
    <w:rsid w:val="009C3D6D"/>
    <w:rsid w:val="009C3EBD"/>
    <w:rsid w:val="009C3F35"/>
    <w:rsid w:val="009C401A"/>
    <w:rsid w:val="009D2769"/>
    <w:rsid w:val="009D2ABB"/>
    <w:rsid w:val="009D44CD"/>
    <w:rsid w:val="009D47DD"/>
    <w:rsid w:val="009D6315"/>
    <w:rsid w:val="009E0546"/>
    <w:rsid w:val="009E42F3"/>
    <w:rsid w:val="009F09D2"/>
    <w:rsid w:val="009F2935"/>
    <w:rsid w:val="009F3762"/>
    <w:rsid w:val="009F6B57"/>
    <w:rsid w:val="009F6F35"/>
    <w:rsid w:val="009F72CD"/>
    <w:rsid w:val="00A02F0A"/>
    <w:rsid w:val="00A03F4C"/>
    <w:rsid w:val="00A041C7"/>
    <w:rsid w:val="00A049B0"/>
    <w:rsid w:val="00A05C53"/>
    <w:rsid w:val="00A0744F"/>
    <w:rsid w:val="00A105E2"/>
    <w:rsid w:val="00A11322"/>
    <w:rsid w:val="00A12695"/>
    <w:rsid w:val="00A138AB"/>
    <w:rsid w:val="00A1496A"/>
    <w:rsid w:val="00A157F5"/>
    <w:rsid w:val="00A16ECC"/>
    <w:rsid w:val="00A175B2"/>
    <w:rsid w:val="00A247CB"/>
    <w:rsid w:val="00A25B78"/>
    <w:rsid w:val="00A31A7D"/>
    <w:rsid w:val="00A401E8"/>
    <w:rsid w:val="00A411F1"/>
    <w:rsid w:val="00A41B9B"/>
    <w:rsid w:val="00A42437"/>
    <w:rsid w:val="00A478D2"/>
    <w:rsid w:val="00A47E78"/>
    <w:rsid w:val="00A53C9D"/>
    <w:rsid w:val="00A55745"/>
    <w:rsid w:val="00A55DBD"/>
    <w:rsid w:val="00A56DAD"/>
    <w:rsid w:val="00A57153"/>
    <w:rsid w:val="00A57434"/>
    <w:rsid w:val="00A57703"/>
    <w:rsid w:val="00A62EFF"/>
    <w:rsid w:val="00A656AB"/>
    <w:rsid w:val="00A76986"/>
    <w:rsid w:val="00A76994"/>
    <w:rsid w:val="00A8248C"/>
    <w:rsid w:val="00A831C9"/>
    <w:rsid w:val="00A85B31"/>
    <w:rsid w:val="00A87B8A"/>
    <w:rsid w:val="00A900C1"/>
    <w:rsid w:val="00A93074"/>
    <w:rsid w:val="00A93871"/>
    <w:rsid w:val="00A9700B"/>
    <w:rsid w:val="00AA21A0"/>
    <w:rsid w:val="00AA3400"/>
    <w:rsid w:val="00AA34AF"/>
    <w:rsid w:val="00AA45B1"/>
    <w:rsid w:val="00AA7B1A"/>
    <w:rsid w:val="00AB0A9D"/>
    <w:rsid w:val="00AB29AB"/>
    <w:rsid w:val="00AB636E"/>
    <w:rsid w:val="00AC0A55"/>
    <w:rsid w:val="00AC62B4"/>
    <w:rsid w:val="00AC7064"/>
    <w:rsid w:val="00AC707E"/>
    <w:rsid w:val="00AD7C70"/>
    <w:rsid w:val="00AE010A"/>
    <w:rsid w:val="00AE2AF5"/>
    <w:rsid w:val="00AE53FB"/>
    <w:rsid w:val="00AE54D0"/>
    <w:rsid w:val="00AE6CF8"/>
    <w:rsid w:val="00AF0CB3"/>
    <w:rsid w:val="00AF1799"/>
    <w:rsid w:val="00AF2FA6"/>
    <w:rsid w:val="00AF30CC"/>
    <w:rsid w:val="00AF4724"/>
    <w:rsid w:val="00B0141B"/>
    <w:rsid w:val="00B01C4A"/>
    <w:rsid w:val="00B01EA1"/>
    <w:rsid w:val="00B05E28"/>
    <w:rsid w:val="00B05ECA"/>
    <w:rsid w:val="00B06CF2"/>
    <w:rsid w:val="00B10C8C"/>
    <w:rsid w:val="00B1306C"/>
    <w:rsid w:val="00B13BBC"/>
    <w:rsid w:val="00B14014"/>
    <w:rsid w:val="00B14B9A"/>
    <w:rsid w:val="00B154D3"/>
    <w:rsid w:val="00B15B19"/>
    <w:rsid w:val="00B17B17"/>
    <w:rsid w:val="00B21ABB"/>
    <w:rsid w:val="00B2242D"/>
    <w:rsid w:val="00B24E0A"/>
    <w:rsid w:val="00B257EB"/>
    <w:rsid w:val="00B31881"/>
    <w:rsid w:val="00B31950"/>
    <w:rsid w:val="00B31AAC"/>
    <w:rsid w:val="00B32C63"/>
    <w:rsid w:val="00B32EF3"/>
    <w:rsid w:val="00B331AE"/>
    <w:rsid w:val="00B421B7"/>
    <w:rsid w:val="00B42D44"/>
    <w:rsid w:val="00B42FA3"/>
    <w:rsid w:val="00B50902"/>
    <w:rsid w:val="00B50F15"/>
    <w:rsid w:val="00B56B94"/>
    <w:rsid w:val="00B60C1A"/>
    <w:rsid w:val="00B65261"/>
    <w:rsid w:val="00B65EDE"/>
    <w:rsid w:val="00B66175"/>
    <w:rsid w:val="00B66685"/>
    <w:rsid w:val="00B67FE7"/>
    <w:rsid w:val="00B70468"/>
    <w:rsid w:val="00B73A90"/>
    <w:rsid w:val="00B73ED0"/>
    <w:rsid w:val="00B7442D"/>
    <w:rsid w:val="00B7464A"/>
    <w:rsid w:val="00B75C23"/>
    <w:rsid w:val="00B819F5"/>
    <w:rsid w:val="00B8621D"/>
    <w:rsid w:val="00B86777"/>
    <w:rsid w:val="00B9033A"/>
    <w:rsid w:val="00B93BC7"/>
    <w:rsid w:val="00B961EC"/>
    <w:rsid w:val="00B96EFD"/>
    <w:rsid w:val="00B97592"/>
    <w:rsid w:val="00BA08DC"/>
    <w:rsid w:val="00BA4455"/>
    <w:rsid w:val="00BA63B1"/>
    <w:rsid w:val="00BB170A"/>
    <w:rsid w:val="00BB41E8"/>
    <w:rsid w:val="00BC3A62"/>
    <w:rsid w:val="00BC63CB"/>
    <w:rsid w:val="00BD346F"/>
    <w:rsid w:val="00BD435D"/>
    <w:rsid w:val="00BD7BE4"/>
    <w:rsid w:val="00BE15AA"/>
    <w:rsid w:val="00BE160E"/>
    <w:rsid w:val="00BE16FF"/>
    <w:rsid w:val="00BE1E7A"/>
    <w:rsid w:val="00BE4B1E"/>
    <w:rsid w:val="00BE6674"/>
    <w:rsid w:val="00BE6B3B"/>
    <w:rsid w:val="00BE6FB4"/>
    <w:rsid w:val="00BF3CBB"/>
    <w:rsid w:val="00BF49B5"/>
    <w:rsid w:val="00BF53CA"/>
    <w:rsid w:val="00BF76E2"/>
    <w:rsid w:val="00C01249"/>
    <w:rsid w:val="00C02147"/>
    <w:rsid w:val="00C03242"/>
    <w:rsid w:val="00C043EE"/>
    <w:rsid w:val="00C151BA"/>
    <w:rsid w:val="00C15882"/>
    <w:rsid w:val="00C171DA"/>
    <w:rsid w:val="00C174BA"/>
    <w:rsid w:val="00C21310"/>
    <w:rsid w:val="00C219C5"/>
    <w:rsid w:val="00C21A74"/>
    <w:rsid w:val="00C22047"/>
    <w:rsid w:val="00C26730"/>
    <w:rsid w:val="00C3193C"/>
    <w:rsid w:val="00C35C44"/>
    <w:rsid w:val="00C36017"/>
    <w:rsid w:val="00C3605E"/>
    <w:rsid w:val="00C36254"/>
    <w:rsid w:val="00C40790"/>
    <w:rsid w:val="00C45DAF"/>
    <w:rsid w:val="00C465DA"/>
    <w:rsid w:val="00C46801"/>
    <w:rsid w:val="00C512B1"/>
    <w:rsid w:val="00C53E53"/>
    <w:rsid w:val="00C54E42"/>
    <w:rsid w:val="00C550A5"/>
    <w:rsid w:val="00C6318B"/>
    <w:rsid w:val="00C640C9"/>
    <w:rsid w:val="00C642AB"/>
    <w:rsid w:val="00C64B43"/>
    <w:rsid w:val="00C65623"/>
    <w:rsid w:val="00C65D36"/>
    <w:rsid w:val="00C707EF"/>
    <w:rsid w:val="00C70844"/>
    <w:rsid w:val="00C71C4D"/>
    <w:rsid w:val="00C80B50"/>
    <w:rsid w:val="00C822A3"/>
    <w:rsid w:val="00C84782"/>
    <w:rsid w:val="00C85EF2"/>
    <w:rsid w:val="00C86277"/>
    <w:rsid w:val="00C923D6"/>
    <w:rsid w:val="00C9289F"/>
    <w:rsid w:val="00C92D84"/>
    <w:rsid w:val="00C93229"/>
    <w:rsid w:val="00C94E21"/>
    <w:rsid w:val="00C97DE1"/>
    <w:rsid w:val="00CA1D5B"/>
    <w:rsid w:val="00CA3972"/>
    <w:rsid w:val="00CA6A9C"/>
    <w:rsid w:val="00CB1745"/>
    <w:rsid w:val="00CB6A32"/>
    <w:rsid w:val="00CC0D9C"/>
    <w:rsid w:val="00CC1D27"/>
    <w:rsid w:val="00CC314E"/>
    <w:rsid w:val="00CC51EA"/>
    <w:rsid w:val="00CD08E1"/>
    <w:rsid w:val="00CD1D8E"/>
    <w:rsid w:val="00CD4CEF"/>
    <w:rsid w:val="00CD7625"/>
    <w:rsid w:val="00CE12A8"/>
    <w:rsid w:val="00CE319B"/>
    <w:rsid w:val="00CE5A0B"/>
    <w:rsid w:val="00CF10A0"/>
    <w:rsid w:val="00CF368A"/>
    <w:rsid w:val="00CF4481"/>
    <w:rsid w:val="00D0689D"/>
    <w:rsid w:val="00D10663"/>
    <w:rsid w:val="00D12CDC"/>
    <w:rsid w:val="00D15D9E"/>
    <w:rsid w:val="00D220CC"/>
    <w:rsid w:val="00D234FB"/>
    <w:rsid w:val="00D265C4"/>
    <w:rsid w:val="00D26650"/>
    <w:rsid w:val="00D27A0B"/>
    <w:rsid w:val="00D27FDA"/>
    <w:rsid w:val="00D32C1D"/>
    <w:rsid w:val="00D331A7"/>
    <w:rsid w:val="00D332DA"/>
    <w:rsid w:val="00D36593"/>
    <w:rsid w:val="00D365A5"/>
    <w:rsid w:val="00D43639"/>
    <w:rsid w:val="00D45CB2"/>
    <w:rsid w:val="00D45E47"/>
    <w:rsid w:val="00D46C5D"/>
    <w:rsid w:val="00D51705"/>
    <w:rsid w:val="00D52B55"/>
    <w:rsid w:val="00D54054"/>
    <w:rsid w:val="00D56381"/>
    <w:rsid w:val="00D617BC"/>
    <w:rsid w:val="00D621E8"/>
    <w:rsid w:val="00D62CC2"/>
    <w:rsid w:val="00D65059"/>
    <w:rsid w:val="00D67197"/>
    <w:rsid w:val="00D72338"/>
    <w:rsid w:val="00D72E0C"/>
    <w:rsid w:val="00D76124"/>
    <w:rsid w:val="00D766D7"/>
    <w:rsid w:val="00D76729"/>
    <w:rsid w:val="00D81F33"/>
    <w:rsid w:val="00D9130C"/>
    <w:rsid w:val="00D92B44"/>
    <w:rsid w:val="00D950E5"/>
    <w:rsid w:val="00D97FDE"/>
    <w:rsid w:val="00DA09C2"/>
    <w:rsid w:val="00DA0C18"/>
    <w:rsid w:val="00DA10D9"/>
    <w:rsid w:val="00DA2881"/>
    <w:rsid w:val="00DA4EA5"/>
    <w:rsid w:val="00DA58A6"/>
    <w:rsid w:val="00DA5B40"/>
    <w:rsid w:val="00DA64B3"/>
    <w:rsid w:val="00DA78B1"/>
    <w:rsid w:val="00DB0502"/>
    <w:rsid w:val="00DB5C91"/>
    <w:rsid w:val="00DB5EBF"/>
    <w:rsid w:val="00DB7319"/>
    <w:rsid w:val="00DD0680"/>
    <w:rsid w:val="00DD0C5A"/>
    <w:rsid w:val="00DD1394"/>
    <w:rsid w:val="00DD149B"/>
    <w:rsid w:val="00DD1794"/>
    <w:rsid w:val="00DD1B34"/>
    <w:rsid w:val="00DD338A"/>
    <w:rsid w:val="00DD4B35"/>
    <w:rsid w:val="00DD549B"/>
    <w:rsid w:val="00DD58F2"/>
    <w:rsid w:val="00DE137F"/>
    <w:rsid w:val="00DE2CDF"/>
    <w:rsid w:val="00DE46C2"/>
    <w:rsid w:val="00DE749B"/>
    <w:rsid w:val="00DF3219"/>
    <w:rsid w:val="00DF348D"/>
    <w:rsid w:val="00DF49E3"/>
    <w:rsid w:val="00DF51E8"/>
    <w:rsid w:val="00E01270"/>
    <w:rsid w:val="00E0198E"/>
    <w:rsid w:val="00E05487"/>
    <w:rsid w:val="00E06999"/>
    <w:rsid w:val="00E12A8F"/>
    <w:rsid w:val="00E14B32"/>
    <w:rsid w:val="00E15161"/>
    <w:rsid w:val="00E2003D"/>
    <w:rsid w:val="00E21B56"/>
    <w:rsid w:val="00E22FCA"/>
    <w:rsid w:val="00E27693"/>
    <w:rsid w:val="00E307F3"/>
    <w:rsid w:val="00E30A46"/>
    <w:rsid w:val="00E30F59"/>
    <w:rsid w:val="00E376F3"/>
    <w:rsid w:val="00E37923"/>
    <w:rsid w:val="00E438BE"/>
    <w:rsid w:val="00E45273"/>
    <w:rsid w:val="00E4528C"/>
    <w:rsid w:val="00E466F7"/>
    <w:rsid w:val="00E46BA0"/>
    <w:rsid w:val="00E54D41"/>
    <w:rsid w:val="00E55741"/>
    <w:rsid w:val="00E56705"/>
    <w:rsid w:val="00E60F51"/>
    <w:rsid w:val="00E61213"/>
    <w:rsid w:val="00E6351D"/>
    <w:rsid w:val="00E64300"/>
    <w:rsid w:val="00E65CB5"/>
    <w:rsid w:val="00E712E5"/>
    <w:rsid w:val="00E712F8"/>
    <w:rsid w:val="00E77757"/>
    <w:rsid w:val="00E808A6"/>
    <w:rsid w:val="00E839F3"/>
    <w:rsid w:val="00E83E6A"/>
    <w:rsid w:val="00E8655B"/>
    <w:rsid w:val="00E8799A"/>
    <w:rsid w:val="00E91153"/>
    <w:rsid w:val="00E9143E"/>
    <w:rsid w:val="00E91790"/>
    <w:rsid w:val="00E94A99"/>
    <w:rsid w:val="00EA0605"/>
    <w:rsid w:val="00EA141E"/>
    <w:rsid w:val="00EA2B77"/>
    <w:rsid w:val="00EA3E1A"/>
    <w:rsid w:val="00EA46CC"/>
    <w:rsid w:val="00EA4DD4"/>
    <w:rsid w:val="00EB12EE"/>
    <w:rsid w:val="00EB1DF5"/>
    <w:rsid w:val="00EB740A"/>
    <w:rsid w:val="00EB7ABB"/>
    <w:rsid w:val="00EC026C"/>
    <w:rsid w:val="00EC1D53"/>
    <w:rsid w:val="00ED03C5"/>
    <w:rsid w:val="00ED7E79"/>
    <w:rsid w:val="00EE3A3A"/>
    <w:rsid w:val="00EE3FBC"/>
    <w:rsid w:val="00EE46A8"/>
    <w:rsid w:val="00EE515D"/>
    <w:rsid w:val="00EE5D88"/>
    <w:rsid w:val="00EE6B44"/>
    <w:rsid w:val="00EE6E5E"/>
    <w:rsid w:val="00EF4D7B"/>
    <w:rsid w:val="00EF7C9C"/>
    <w:rsid w:val="00F011E2"/>
    <w:rsid w:val="00F02A1D"/>
    <w:rsid w:val="00F03F92"/>
    <w:rsid w:val="00F054A4"/>
    <w:rsid w:val="00F05FE7"/>
    <w:rsid w:val="00F12DAC"/>
    <w:rsid w:val="00F1334C"/>
    <w:rsid w:val="00F140AF"/>
    <w:rsid w:val="00F145AF"/>
    <w:rsid w:val="00F154FB"/>
    <w:rsid w:val="00F206CA"/>
    <w:rsid w:val="00F2077C"/>
    <w:rsid w:val="00F2202D"/>
    <w:rsid w:val="00F23201"/>
    <w:rsid w:val="00F24DEC"/>
    <w:rsid w:val="00F271C8"/>
    <w:rsid w:val="00F30ED1"/>
    <w:rsid w:val="00F311FD"/>
    <w:rsid w:val="00F3181D"/>
    <w:rsid w:val="00F3466F"/>
    <w:rsid w:val="00F34ECF"/>
    <w:rsid w:val="00F35CC6"/>
    <w:rsid w:val="00F4007A"/>
    <w:rsid w:val="00F42C66"/>
    <w:rsid w:val="00F44DF2"/>
    <w:rsid w:val="00F44E2B"/>
    <w:rsid w:val="00F4637B"/>
    <w:rsid w:val="00F46CB4"/>
    <w:rsid w:val="00F5173B"/>
    <w:rsid w:val="00F54E8F"/>
    <w:rsid w:val="00F60225"/>
    <w:rsid w:val="00F615B5"/>
    <w:rsid w:val="00F622EC"/>
    <w:rsid w:val="00F626B6"/>
    <w:rsid w:val="00F6317A"/>
    <w:rsid w:val="00F718D3"/>
    <w:rsid w:val="00F75D5F"/>
    <w:rsid w:val="00F7616C"/>
    <w:rsid w:val="00F77A15"/>
    <w:rsid w:val="00F80EE2"/>
    <w:rsid w:val="00F82514"/>
    <w:rsid w:val="00F847ED"/>
    <w:rsid w:val="00F87A1B"/>
    <w:rsid w:val="00F91A3A"/>
    <w:rsid w:val="00F97AE4"/>
    <w:rsid w:val="00FA4E6E"/>
    <w:rsid w:val="00FA7EC7"/>
    <w:rsid w:val="00FB0E38"/>
    <w:rsid w:val="00FB2798"/>
    <w:rsid w:val="00FB2B28"/>
    <w:rsid w:val="00FB2DB0"/>
    <w:rsid w:val="00FB31BC"/>
    <w:rsid w:val="00FB4514"/>
    <w:rsid w:val="00FB50B3"/>
    <w:rsid w:val="00FB66E8"/>
    <w:rsid w:val="00FC1393"/>
    <w:rsid w:val="00FC4871"/>
    <w:rsid w:val="00FD11A9"/>
    <w:rsid w:val="00FD15D7"/>
    <w:rsid w:val="00FD1C45"/>
    <w:rsid w:val="00FD28CD"/>
    <w:rsid w:val="00FD463C"/>
    <w:rsid w:val="00FD4EEA"/>
    <w:rsid w:val="00FD5284"/>
    <w:rsid w:val="00FE2D80"/>
    <w:rsid w:val="00FF0686"/>
    <w:rsid w:val="00FF31CE"/>
    <w:rsid w:val="00FF5BF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133122"/>
    <o:shapelayout v:ext="edit">
      <o:idmap v:ext="edit" data="2"/>
      <o:rules v:ext="edit">
        <o:r id="V:Rule1" type="callout" idref="#_x0000_s222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annotation reference" w:uiPriority="0"/>
    <w:lsdException w:name="page number" w:uiPriority="0"/>
    <w:lsdException w:name="toa heading"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annotation subject" w:uiPriority="0"/>
    <w:lsdException w:name="Table Classic 1"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F73D1"/>
    <w:pPr>
      <w:widowControl w:val="0"/>
      <w:jc w:val="both"/>
    </w:pPr>
  </w:style>
  <w:style w:type="paragraph" w:styleId="1">
    <w:name w:val="heading 1"/>
    <w:basedOn w:val="a0"/>
    <w:next w:val="a0"/>
    <w:link w:val="1Char"/>
    <w:qFormat/>
    <w:rsid w:val="004542D6"/>
    <w:pPr>
      <w:keepNext/>
      <w:widowControl/>
      <w:numPr>
        <w:numId w:val="2"/>
      </w:numPr>
      <w:tabs>
        <w:tab w:val="left" w:pos="432"/>
      </w:tabs>
      <w:overflowPunct w:val="0"/>
      <w:autoSpaceDE w:val="0"/>
      <w:autoSpaceDN w:val="0"/>
      <w:adjustRightInd w:val="0"/>
      <w:spacing w:beforeLines="50"/>
      <w:jc w:val="left"/>
      <w:textAlignment w:val="baseline"/>
      <w:outlineLvl w:val="0"/>
    </w:pPr>
    <w:rPr>
      <w:rFonts w:ascii="Arial" w:eastAsia="宋体" w:hAnsi="Arial" w:cs="Times New Roman"/>
      <w:b/>
      <w:caps/>
      <w:kern w:val="0"/>
      <w:sz w:val="28"/>
      <w:szCs w:val="20"/>
      <w:lang w:val="en-NZ"/>
    </w:rPr>
  </w:style>
  <w:style w:type="paragraph" w:styleId="2">
    <w:name w:val="heading 2"/>
    <w:aliases w:val="2,Level 2 Heading,h2,Numbered indent 2,ni2,Hanging 2 Indent,numbered indent 2,Chapter X.X. Statement,Header 2,l2,Level 2 Head,heading 2"/>
    <w:basedOn w:val="a0"/>
    <w:next w:val="a0"/>
    <w:link w:val="2Char"/>
    <w:qFormat/>
    <w:rsid w:val="008A7C4E"/>
    <w:pPr>
      <w:keepNext/>
      <w:widowControl/>
      <w:numPr>
        <w:ilvl w:val="1"/>
        <w:numId w:val="2"/>
      </w:numPr>
      <w:tabs>
        <w:tab w:val="left" w:pos="576"/>
      </w:tabs>
      <w:overflowPunct w:val="0"/>
      <w:autoSpaceDE w:val="0"/>
      <w:autoSpaceDN w:val="0"/>
      <w:adjustRightInd w:val="0"/>
      <w:spacing w:beforeLines="100" w:afterLines="100"/>
      <w:jc w:val="left"/>
      <w:textAlignment w:val="baseline"/>
      <w:outlineLvl w:val="1"/>
    </w:pPr>
    <w:rPr>
      <w:rFonts w:ascii="Arial" w:eastAsia="宋体" w:hAnsi="Arial" w:cs="Times New Roman"/>
      <w:b/>
      <w:kern w:val="0"/>
      <w:sz w:val="24"/>
      <w:szCs w:val="20"/>
      <w:lang w:val="en-NZ"/>
    </w:rPr>
  </w:style>
  <w:style w:type="paragraph" w:styleId="3">
    <w:name w:val="heading 3"/>
    <w:aliases w:val="h3,Chapter X.X.X."/>
    <w:basedOn w:val="a0"/>
    <w:next w:val="a0"/>
    <w:link w:val="3Char"/>
    <w:qFormat/>
    <w:rsid w:val="00413391"/>
    <w:pPr>
      <w:keepNext/>
      <w:keepLines/>
      <w:numPr>
        <w:ilvl w:val="2"/>
        <w:numId w:val="2"/>
      </w:numPr>
      <w:spacing w:before="260" w:after="260" w:line="415" w:lineRule="auto"/>
      <w:outlineLvl w:val="2"/>
    </w:pPr>
    <w:rPr>
      <w:rFonts w:ascii="Times New Roman" w:eastAsia="宋体" w:hAnsi="Times New Roman" w:cs="Times New Roman"/>
      <w:b/>
      <w:kern w:val="0"/>
      <w:sz w:val="22"/>
      <w:szCs w:val="24"/>
      <w:lang w:val="en-NZ"/>
    </w:rPr>
  </w:style>
  <w:style w:type="paragraph" w:styleId="4">
    <w:name w:val="heading 4"/>
    <w:basedOn w:val="a0"/>
    <w:next w:val="a0"/>
    <w:link w:val="4Char"/>
    <w:qFormat/>
    <w:rsid w:val="00E91790"/>
    <w:pPr>
      <w:keepNext/>
      <w:widowControl/>
      <w:numPr>
        <w:ilvl w:val="3"/>
        <w:numId w:val="2"/>
      </w:numPr>
      <w:tabs>
        <w:tab w:val="left" w:pos="864"/>
      </w:tabs>
      <w:overflowPunct w:val="0"/>
      <w:autoSpaceDE w:val="0"/>
      <w:autoSpaceDN w:val="0"/>
      <w:adjustRightInd w:val="0"/>
      <w:spacing w:after="120"/>
      <w:jc w:val="left"/>
      <w:textAlignment w:val="baseline"/>
      <w:outlineLvl w:val="3"/>
    </w:pPr>
    <w:rPr>
      <w:rFonts w:ascii="Arial" w:eastAsia="宋体" w:hAnsi="Arial" w:cs="Times New Roman"/>
      <w:b/>
      <w:kern w:val="0"/>
      <w:sz w:val="22"/>
      <w:szCs w:val="20"/>
      <w:lang w:val="en-NZ"/>
    </w:rPr>
  </w:style>
  <w:style w:type="paragraph" w:styleId="5">
    <w:name w:val="heading 5"/>
    <w:basedOn w:val="a0"/>
    <w:next w:val="a0"/>
    <w:link w:val="5Char"/>
    <w:qFormat/>
    <w:rsid w:val="00E91790"/>
    <w:pPr>
      <w:keepNext/>
      <w:widowControl/>
      <w:numPr>
        <w:ilvl w:val="4"/>
        <w:numId w:val="2"/>
      </w:numPr>
      <w:tabs>
        <w:tab w:val="left" w:pos="1008"/>
      </w:tabs>
      <w:overflowPunct w:val="0"/>
      <w:autoSpaceDE w:val="0"/>
      <w:autoSpaceDN w:val="0"/>
      <w:adjustRightInd w:val="0"/>
      <w:spacing w:after="120"/>
      <w:jc w:val="left"/>
      <w:textAlignment w:val="baseline"/>
      <w:outlineLvl w:val="4"/>
    </w:pPr>
    <w:rPr>
      <w:rFonts w:ascii="Arial" w:eastAsia="宋体" w:hAnsi="Arial" w:cs="Times New Roman"/>
      <w:kern w:val="0"/>
      <w:sz w:val="22"/>
      <w:szCs w:val="20"/>
      <w:u w:val="single"/>
      <w:lang w:val="en-NZ"/>
    </w:rPr>
  </w:style>
  <w:style w:type="paragraph" w:styleId="6">
    <w:name w:val="heading 6"/>
    <w:basedOn w:val="a0"/>
    <w:next w:val="a0"/>
    <w:link w:val="6Char"/>
    <w:qFormat/>
    <w:rsid w:val="00E91790"/>
    <w:pPr>
      <w:keepNext/>
      <w:widowControl/>
      <w:numPr>
        <w:ilvl w:val="5"/>
        <w:numId w:val="2"/>
      </w:numPr>
      <w:tabs>
        <w:tab w:val="left" w:pos="1152"/>
      </w:tabs>
      <w:overflowPunct w:val="0"/>
      <w:autoSpaceDE w:val="0"/>
      <w:autoSpaceDN w:val="0"/>
      <w:adjustRightInd w:val="0"/>
      <w:spacing w:after="120"/>
      <w:jc w:val="left"/>
      <w:textAlignment w:val="baseline"/>
      <w:outlineLvl w:val="5"/>
    </w:pPr>
    <w:rPr>
      <w:rFonts w:ascii="Arial" w:eastAsia="宋体" w:hAnsi="Arial" w:cs="Times New Roman"/>
      <w:b/>
      <w:kern w:val="0"/>
      <w:sz w:val="28"/>
      <w:szCs w:val="20"/>
      <w:lang w:val="en-GB"/>
    </w:rPr>
  </w:style>
  <w:style w:type="paragraph" w:styleId="7">
    <w:name w:val="heading 7"/>
    <w:basedOn w:val="a0"/>
    <w:next w:val="a0"/>
    <w:link w:val="7Char"/>
    <w:qFormat/>
    <w:rsid w:val="00E91790"/>
    <w:pPr>
      <w:keepNext/>
      <w:widowControl/>
      <w:numPr>
        <w:ilvl w:val="6"/>
        <w:numId w:val="2"/>
      </w:numPr>
      <w:tabs>
        <w:tab w:val="left" w:pos="1296"/>
      </w:tabs>
      <w:overflowPunct w:val="0"/>
      <w:autoSpaceDE w:val="0"/>
      <w:autoSpaceDN w:val="0"/>
      <w:adjustRightInd w:val="0"/>
      <w:spacing w:before="40" w:after="40"/>
      <w:jc w:val="left"/>
      <w:textAlignment w:val="baseline"/>
      <w:outlineLvl w:val="6"/>
    </w:pPr>
    <w:rPr>
      <w:rFonts w:ascii="Arial" w:eastAsia="宋体" w:hAnsi="Arial" w:cs="Times New Roman"/>
      <w:b/>
      <w:kern w:val="0"/>
      <w:sz w:val="20"/>
      <w:szCs w:val="20"/>
      <w:lang w:val="en-NZ"/>
    </w:rPr>
  </w:style>
  <w:style w:type="paragraph" w:styleId="8">
    <w:name w:val="heading 8"/>
    <w:basedOn w:val="a0"/>
    <w:next w:val="a0"/>
    <w:link w:val="8Char"/>
    <w:qFormat/>
    <w:rsid w:val="00E91790"/>
    <w:pPr>
      <w:keepNext/>
      <w:widowControl/>
      <w:numPr>
        <w:ilvl w:val="7"/>
        <w:numId w:val="2"/>
      </w:numPr>
      <w:tabs>
        <w:tab w:val="left" w:pos="1440"/>
      </w:tabs>
      <w:overflowPunct w:val="0"/>
      <w:autoSpaceDE w:val="0"/>
      <w:autoSpaceDN w:val="0"/>
      <w:adjustRightInd w:val="0"/>
      <w:spacing w:after="120"/>
      <w:jc w:val="left"/>
      <w:textAlignment w:val="baseline"/>
      <w:outlineLvl w:val="7"/>
    </w:pPr>
    <w:rPr>
      <w:rFonts w:ascii="Arial" w:eastAsia="宋体" w:hAnsi="Arial" w:cs="Times New Roman"/>
      <w:kern w:val="0"/>
      <w:sz w:val="44"/>
      <w:szCs w:val="20"/>
      <w:lang w:val="en-GB"/>
    </w:rPr>
  </w:style>
  <w:style w:type="paragraph" w:styleId="9">
    <w:name w:val="heading 9"/>
    <w:basedOn w:val="a0"/>
    <w:next w:val="a0"/>
    <w:link w:val="9Char"/>
    <w:qFormat/>
    <w:rsid w:val="00E91790"/>
    <w:pPr>
      <w:keepNext/>
      <w:widowControl/>
      <w:numPr>
        <w:ilvl w:val="8"/>
        <w:numId w:val="2"/>
      </w:numPr>
      <w:tabs>
        <w:tab w:val="left" w:pos="1584"/>
      </w:tabs>
      <w:overflowPunct w:val="0"/>
      <w:autoSpaceDE w:val="0"/>
      <w:autoSpaceDN w:val="0"/>
      <w:adjustRightInd w:val="0"/>
      <w:spacing w:after="120"/>
      <w:jc w:val="left"/>
      <w:textAlignment w:val="baseline"/>
      <w:outlineLvl w:val="8"/>
    </w:pPr>
    <w:rPr>
      <w:rFonts w:ascii="Arial" w:eastAsia="宋体" w:hAnsi="Arial" w:cs="Times New Roman"/>
      <w:kern w:val="0"/>
      <w:sz w:val="36"/>
      <w:szCs w:val="20"/>
      <w:lang w:val="en-GB"/>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E9179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E91790"/>
    <w:rPr>
      <w:sz w:val="18"/>
      <w:szCs w:val="18"/>
    </w:rPr>
  </w:style>
  <w:style w:type="paragraph" w:styleId="a5">
    <w:name w:val="footer"/>
    <w:basedOn w:val="a0"/>
    <w:link w:val="Char0"/>
    <w:uiPriority w:val="99"/>
    <w:unhideWhenUsed/>
    <w:rsid w:val="00E91790"/>
    <w:pPr>
      <w:tabs>
        <w:tab w:val="center" w:pos="4153"/>
        <w:tab w:val="right" w:pos="8306"/>
      </w:tabs>
      <w:snapToGrid w:val="0"/>
      <w:jc w:val="left"/>
    </w:pPr>
    <w:rPr>
      <w:sz w:val="18"/>
      <w:szCs w:val="18"/>
    </w:rPr>
  </w:style>
  <w:style w:type="character" w:customStyle="1" w:styleId="Char0">
    <w:name w:val="页脚 Char"/>
    <w:basedOn w:val="a1"/>
    <w:link w:val="a5"/>
    <w:uiPriority w:val="99"/>
    <w:rsid w:val="00E91790"/>
    <w:rPr>
      <w:sz w:val="18"/>
      <w:szCs w:val="18"/>
    </w:rPr>
  </w:style>
  <w:style w:type="paragraph" w:styleId="a6">
    <w:name w:val="Balloon Text"/>
    <w:basedOn w:val="a0"/>
    <w:link w:val="Char1"/>
    <w:unhideWhenUsed/>
    <w:rsid w:val="00E91790"/>
    <w:rPr>
      <w:sz w:val="18"/>
      <w:szCs w:val="18"/>
    </w:rPr>
  </w:style>
  <w:style w:type="character" w:customStyle="1" w:styleId="Char1">
    <w:name w:val="批注框文本 Char"/>
    <w:basedOn w:val="a1"/>
    <w:link w:val="a6"/>
    <w:rsid w:val="00E91790"/>
    <w:rPr>
      <w:sz w:val="18"/>
      <w:szCs w:val="18"/>
    </w:rPr>
  </w:style>
  <w:style w:type="paragraph" w:styleId="a7">
    <w:name w:val="Document Map"/>
    <w:basedOn w:val="a0"/>
    <w:link w:val="Char2"/>
    <w:semiHidden/>
    <w:unhideWhenUsed/>
    <w:rsid w:val="00E91790"/>
    <w:rPr>
      <w:rFonts w:ascii="宋体" w:eastAsia="宋体"/>
      <w:sz w:val="18"/>
      <w:szCs w:val="18"/>
    </w:rPr>
  </w:style>
  <w:style w:type="character" w:customStyle="1" w:styleId="Char2">
    <w:name w:val="文档结构图 Char"/>
    <w:basedOn w:val="a1"/>
    <w:link w:val="a7"/>
    <w:uiPriority w:val="99"/>
    <w:semiHidden/>
    <w:rsid w:val="00E91790"/>
    <w:rPr>
      <w:rFonts w:ascii="宋体" w:eastAsia="宋体"/>
      <w:sz w:val="18"/>
      <w:szCs w:val="18"/>
    </w:rPr>
  </w:style>
  <w:style w:type="paragraph" w:styleId="10">
    <w:name w:val="toc 1"/>
    <w:basedOn w:val="a0"/>
    <w:next w:val="a0"/>
    <w:autoRedefine/>
    <w:uiPriority w:val="39"/>
    <w:qFormat/>
    <w:rsid w:val="00853408"/>
    <w:pPr>
      <w:spacing w:before="120" w:after="120"/>
      <w:jc w:val="left"/>
    </w:pPr>
    <w:rPr>
      <w:rFonts w:cstheme="minorHAnsi"/>
      <w:b/>
      <w:bCs/>
      <w:caps/>
      <w:sz w:val="20"/>
      <w:szCs w:val="20"/>
    </w:rPr>
  </w:style>
  <w:style w:type="paragraph" w:styleId="20">
    <w:name w:val="toc 2"/>
    <w:basedOn w:val="a0"/>
    <w:next w:val="a0"/>
    <w:autoRedefine/>
    <w:uiPriority w:val="39"/>
    <w:qFormat/>
    <w:rsid w:val="00853408"/>
    <w:pPr>
      <w:ind w:left="210"/>
      <w:jc w:val="left"/>
    </w:pPr>
    <w:rPr>
      <w:rFonts w:cstheme="minorHAnsi"/>
      <w:smallCaps/>
      <w:sz w:val="20"/>
      <w:szCs w:val="20"/>
    </w:rPr>
  </w:style>
  <w:style w:type="paragraph" w:styleId="30">
    <w:name w:val="toc 3"/>
    <w:basedOn w:val="a0"/>
    <w:next w:val="a0"/>
    <w:autoRedefine/>
    <w:uiPriority w:val="39"/>
    <w:qFormat/>
    <w:rsid w:val="00B24E0A"/>
    <w:pPr>
      <w:tabs>
        <w:tab w:val="left" w:pos="1260"/>
        <w:tab w:val="right" w:leader="dot" w:pos="9344"/>
      </w:tabs>
      <w:ind w:left="420"/>
      <w:jc w:val="left"/>
    </w:pPr>
    <w:rPr>
      <w:rFonts w:cstheme="minorHAnsi"/>
      <w:i/>
      <w:iCs/>
      <w:sz w:val="20"/>
      <w:szCs w:val="20"/>
    </w:rPr>
  </w:style>
  <w:style w:type="character" w:styleId="a8">
    <w:name w:val="Hyperlink"/>
    <w:aliases w:val="超级链接"/>
    <w:basedOn w:val="a1"/>
    <w:uiPriority w:val="99"/>
    <w:rsid w:val="00E91790"/>
    <w:rPr>
      <w:color w:val="0000FF"/>
      <w:u w:val="single"/>
    </w:rPr>
  </w:style>
  <w:style w:type="character" w:customStyle="1" w:styleId="1Char">
    <w:name w:val="标题 1 Char"/>
    <w:basedOn w:val="a1"/>
    <w:link w:val="1"/>
    <w:rsid w:val="004542D6"/>
    <w:rPr>
      <w:rFonts w:ascii="Arial" w:eastAsia="宋体" w:hAnsi="Arial" w:cs="Times New Roman"/>
      <w:b/>
      <w:caps/>
      <w:kern w:val="0"/>
      <w:sz w:val="28"/>
      <w:szCs w:val="20"/>
      <w:lang w:val="en-NZ"/>
    </w:rPr>
  </w:style>
  <w:style w:type="character" w:customStyle="1" w:styleId="2Char">
    <w:name w:val="标题 2 Char"/>
    <w:aliases w:val="2 Char,Level 2 Heading Char,h2 Char,Numbered indent 2 Char,ni2 Char,Hanging 2 Indent Char,numbered indent 2 Char,Chapter X.X. Statement Char,Header 2 Char,l2 Char,Level 2 Head Char,heading 2 Char"/>
    <w:basedOn w:val="a1"/>
    <w:link w:val="2"/>
    <w:rsid w:val="008A7C4E"/>
    <w:rPr>
      <w:rFonts w:ascii="Arial" w:eastAsia="宋体" w:hAnsi="Arial" w:cs="Times New Roman"/>
      <w:b/>
      <w:kern w:val="0"/>
      <w:sz w:val="24"/>
      <w:szCs w:val="20"/>
      <w:lang w:val="en-NZ"/>
    </w:rPr>
  </w:style>
  <w:style w:type="character" w:customStyle="1" w:styleId="3Char">
    <w:name w:val="标题 3 Char"/>
    <w:aliases w:val="h3 Char,Chapter X.X.X. Char"/>
    <w:basedOn w:val="a1"/>
    <w:link w:val="3"/>
    <w:rsid w:val="00413391"/>
    <w:rPr>
      <w:rFonts w:ascii="Times New Roman" w:eastAsia="宋体" w:hAnsi="Times New Roman" w:cs="Times New Roman"/>
      <w:b/>
      <w:kern w:val="0"/>
      <w:sz w:val="22"/>
      <w:szCs w:val="24"/>
      <w:lang w:val="en-NZ"/>
    </w:rPr>
  </w:style>
  <w:style w:type="character" w:customStyle="1" w:styleId="4Char">
    <w:name w:val="标题 4 Char"/>
    <w:basedOn w:val="a1"/>
    <w:link w:val="4"/>
    <w:rsid w:val="00E91790"/>
    <w:rPr>
      <w:rFonts w:ascii="Arial" w:eastAsia="宋体" w:hAnsi="Arial" w:cs="Times New Roman"/>
      <w:b/>
      <w:kern w:val="0"/>
      <w:sz w:val="22"/>
      <w:szCs w:val="20"/>
      <w:lang w:val="en-NZ"/>
    </w:rPr>
  </w:style>
  <w:style w:type="character" w:customStyle="1" w:styleId="5Char">
    <w:name w:val="标题 5 Char"/>
    <w:basedOn w:val="a1"/>
    <w:link w:val="5"/>
    <w:rsid w:val="00E91790"/>
    <w:rPr>
      <w:rFonts w:ascii="Arial" w:eastAsia="宋体" w:hAnsi="Arial" w:cs="Times New Roman"/>
      <w:kern w:val="0"/>
      <w:sz w:val="22"/>
      <w:szCs w:val="20"/>
      <w:u w:val="single"/>
      <w:lang w:val="en-NZ"/>
    </w:rPr>
  </w:style>
  <w:style w:type="character" w:customStyle="1" w:styleId="6Char">
    <w:name w:val="标题 6 Char"/>
    <w:basedOn w:val="a1"/>
    <w:link w:val="6"/>
    <w:rsid w:val="00E91790"/>
    <w:rPr>
      <w:rFonts w:ascii="Arial" w:eastAsia="宋体" w:hAnsi="Arial" w:cs="Times New Roman"/>
      <w:b/>
      <w:kern w:val="0"/>
      <w:sz w:val="28"/>
      <w:szCs w:val="20"/>
      <w:lang w:val="en-GB"/>
    </w:rPr>
  </w:style>
  <w:style w:type="character" w:customStyle="1" w:styleId="7Char">
    <w:name w:val="标题 7 Char"/>
    <w:basedOn w:val="a1"/>
    <w:link w:val="7"/>
    <w:rsid w:val="00E91790"/>
    <w:rPr>
      <w:rFonts w:ascii="Arial" w:eastAsia="宋体" w:hAnsi="Arial" w:cs="Times New Roman"/>
      <w:b/>
      <w:kern w:val="0"/>
      <w:sz w:val="20"/>
      <w:szCs w:val="20"/>
      <w:lang w:val="en-NZ"/>
    </w:rPr>
  </w:style>
  <w:style w:type="character" w:customStyle="1" w:styleId="8Char">
    <w:name w:val="标题 8 Char"/>
    <w:basedOn w:val="a1"/>
    <w:link w:val="8"/>
    <w:rsid w:val="00E91790"/>
    <w:rPr>
      <w:rFonts w:ascii="Arial" w:eastAsia="宋体" w:hAnsi="Arial" w:cs="Times New Roman"/>
      <w:kern w:val="0"/>
      <w:sz w:val="44"/>
      <w:szCs w:val="20"/>
      <w:lang w:val="en-GB"/>
    </w:rPr>
  </w:style>
  <w:style w:type="character" w:customStyle="1" w:styleId="9Char">
    <w:name w:val="标题 9 Char"/>
    <w:basedOn w:val="a1"/>
    <w:link w:val="9"/>
    <w:rsid w:val="00E91790"/>
    <w:rPr>
      <w:rFonts w:ascii="Arial" w:eastAsia="宋体" w:hAnsi="Arial" w:cs="Times New Roman"/>
      <w:kern w:val="0"/>
      <w:sz w:val="36"/>
      <w:szCs w:val="20"/>
      <w:lang w:val="en-GB"/>
    </w:rPr>
  </w:style>
  <w:style w:type="paragraph" w:styleId="a9">
    <w:name w:val="List Paragraph"/>
    <w:basedOn w:val="a0"/>
    <w:uiPriority w:val="34"/>
    <w:qFormat/>
    <w:rsid w:val="00E91790"/>
    <w:pPr>
      <w:ind w:firstLineChars="200" w:firstLine="420"/>
    </w:pPr>
    <w:rPr>
      <w:rFonts w:ascii="Times New Roman" w:eastAsia="宋体" w:hAnsi="Times New Roman" w:cs="Times New Roman"/>
      <w:szCs w:val="20"/>
    </w:rPr>
  </w:style>
  <w:style w:type="paragraph" w:styleId="TOC">
    <w:name w:val="TOC Heading"/>
    <w:basedOn w:val="1"/>
    <w:next w:val="a0"/>
    <w:uiPriority w:val="39"/>
    <w:unhideWhenUsed/>
    <w:qFormat/>
    <w:rsid w:val="00760F9D"/>
    <w:pPr>
      <w:keepLines/>
      <w:numPr>
        <w:numId w:val="0"/>
      </w:numPr>
      <w:tabs>
        <w:tab w:val="clear" w:pos="432"/>
      </w:tabs>
      <w:overflowPunct/>
      <w:autoSpaceDE/>
      <w:autoSpaceDN/>
      <w:adjustRightInd/>
      <w:spacing w:before="480" w:line="276" w:lineRule="auto"/>
      <w:textAlignment w:val="auto"/>
      <w:outlineLvl w:val="9"/>
    </w:pPr>
    <w:rPr>
      <w:rFonts w:asciiTheme="majorHAnsi" w:eastAsiaTheme="majorEastAsia" w:hAnsiTheme="majorHAnsi" w:cstheme="majorBidi"/>
      <w:bCs/>
      <w:caps w:val="0"/>
      <w:color w:val="365F91" w:themeColor="accent1" w:themeShade="BF"/>
      <w:szCs w:val="28"/>
      <w:lang w:val="en-US"/>
    </w:rPr>
  </w:style>
  <w:style w:type="paragraph" w:customStyle="1" w:styleId="CharCharCharCharCharCharCharCharCharChar">
    <w:name w:val="Char Char Char Char Char Char Char Char Char Char"/>
    <w:basedOn w:val="a0"/>
    <w:rsid w:val="00822C48"/>
    <w:rPr>
      <w:rFonts w:ascii="Times New Roman" w:eastAsia="宋体" w:hAnsi="Times New Roman" w:cs="Times New Roman"/>
      <w:szCs w:val="21"/>
    </w:rPr>
  </w:style>
  <w:style w:type="paragraph" w:styleId="aa">
    <w:name w:val="Date"/>
    <w:basedOn w:val="a0"/>
    <w:next w:val="a0"/>
    <w:link w:val="Char3"/>
    <w:uiPriority w:val="99"/>
    <w:semiHidden/>
    <w:unhideWhenUsed/>
    <w:rsid w:val="00413391"/>
    <w:pPr>
      <w:ind w:leftChars="2500" w:left="100"/>
    </w:pPr>
  </w:style>
  <w:style w:type="character" w:customStyle="1" w:styleId="Char3">
    <w:name w:val="日期 Char"/>
    <w:basedOn w:val="a1"/>
    <w:link w:val="aa"/>
    <w:uiPriority w:val="99"/>
    <w:semiHidden/>
    <w:rsid w:val="00413391"/>
  </w:style>
  <w:style w:type="table" w:styleId="ab">
    <w:name w:val="Table Grid"/>
    <w:basedOn w:val="a2"/>
    <w:uiPriority w:val="59"/>
    <w:rsid w:val="0041339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c">
    <w:name w:val="Emphasis"/>
    <w:basedOn w:val="a1"/>
    <w:uiPriority w:val="20"/>
    <w:qFormat/>
    <w:rsid w:val="00413391"/>
    <w:rPr>
      <w:i/>
      <w:iCs/>
    </w:rPr>
  </w:style>
  <w:style w:type="paragraph" w:styleId="ad">
    <w:name w:val="No Spacing"/>
    <w:link w:val="Char4"/>
    <w:uiPriority w:val="1"/>
    <w:qFormat/>
    <w:rsid w:val="00413391"/>
    <w:rPr>
      <w:kern w:val="0"/>
      <w:sz w:val="22"/>
    </w:rPr>
  </w:style>
  <w:style w:type="character" w:customStyle="1" w:styleId="Char4">
    <w:name w:val="无间隔 Char"/>
    <w:basedOn w:val="a1"/>
    <w:link w:val="ad"/>
    <w:uiPriority w:val="1"/>
    <w:rsid w:val="00413391"/>
    <w:rPr>
      <w:kern w:val="0"/>
      <w:sz w:val="22"/>
    </w:rPr>
  </w:style>
  <w:style w:type="paragraph" w:styleId="ae">
    <w:name w:val="Subtitle"/>
    <w:basedOn w:val="a0"/>
    <w:next w:val="a0"/>
    <w:link w:val="Char5"/>
    <w:uiPriority w:val="11"/>
    <w:qFormat/>
    <w:rsid w:val="0041339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1"/>
    <w:link w:val="ae"/>
    <w:uiPriority w:val="11"/>
    <w:rsid w:val="00413391"/>
    <w:rPr>
      <w:rFonts w:asciiTheme="majorHAnsi" w:eastAsia="宋体" w:hAnsiTheme="majorHAnsi" w:cstheme="majorBidi"/>
      <w:b/>
      <w:bCs/>
      <w:kern w:val="28"/>
      <w:sz w:val="32"/>
      <w:szCs w:val="32"/>
    </w:rPr>
  </w:style>
  <w:style w:type="character" w:styleId="af">
    <w:name w:val="Subtle Emphasis"/>
    <w:basedOn w:val="a1"/>
    <w:uiPriority w:val="19"/>
    <w:qFormat/>
    <w:rsid w:val="00413391"/>
    <w:rPr>
      <w:i/>
      <w:iCs/>
      <w:color w:val="808080" w:themeColor="text1" w:themeTint="7F"/>
    </w:rPr>
  </w:style>
  <w:style w:type="character" w:styleId="af0">
    <w:name w:val="annotation reference"/>
    <w:basedOn w:val="a1"/>
    <w:unhideWhenUsed/>
    <w:rsid w:val="00413391"/>
    <w:rPr>
      <w:sz w:val="21"/>
      <w:szCs w:val="21"/>
    </w:rPr>
  </w:style>
  <w:style w:type="paragraph" w:styleId="af1">
    <w:name w:val="annotation text"/>
    <w:basedOn w:val="a0"/>
    <w:link w:val="Char6"/>
    <w:unhideWhenUsed/>
    <w:rsid w:val="00413391"/>
    <w:pPr>
      <w:jc w:val="left"/>
    </w:pPr>
  </w:style>
  <w:style w:type="character" w:customStyle="1" w:styleId="Char6">
    <w:name w:val="批注文字 Char"/>
    <w:basedOn w:val="a1"/>
    <w:link w:val="af1"/>
    <w:rsid w:val="00413391"/>
  </w:style>
  <w:style w:type="paragraph" w:styleId="af2">
    <w:name w:val="annotation subject"/>
    <w:basedOn w:val="af1"/>
    <w:next w:val="af1"/>
    <w:link w:val="Char7"/>
    <w:unhideWhenUsed/>
    <w:rsid w:val="00413391"/>
    <w:rPr>
      <w:b/>
      <w:bCs/>
    </w:rPr>
  </w:style>
  <w:style w:type="character" w:customStyle="1" w:styleId="Char7">
    <w:name w:val="批注主题 Char"/>
    <w:basedOn w:val="Char6"/>
    <w:link w:val="af2"/>
    <w:rsid w:val="00413391"/>
    <w:rPr>
      <w:b/>
      <w:bCs/>
    </w:rPr>
  </w:style>
  <w:style w:type="paragraph" w:styleId="af3">
    <w:name w:val="Quote"/>
    <w:basedOn w:val="a0"/>
    <w:next w:val="a0"/>
    <w:link w:val="Char8"/>
    <w:uiPriority w:val="29"/>
    <w:qFormat/>
    <w:rsid w:val="00413391"/>
    <w:rPr>
      <w:i/>
      <w:iCs/>
      <w:color w:val="000000" w:themeColor="text1"/>
    </w:rPr>
  </w:style>
  <w:style w:type="character" w:customStyle="1" w:styleId="Char8">
    <w:name w:val="引用 Char"/>
    <w:basedOn w:val="a1"/>
    <w:link w:val="af3"/>
    <w:uiPriority w:val="29"/>
    <w:rsid w:val="00413391"/>
    <w:rPr>
      <w:i/>
      <w:iCs/>
      <w:color w:val="000000" w:themeColor="text1"/>
    </w:rPr>
  </w:style>
  <w:style w:type="paragraph" w:styleId="af4">
    <w:name w:val="Revision"/>
    <w:hidden/>
    <w:uiPriority w:val="99"/>
    <w:semiHidden/>
    <w:rsid w:val="00413391"/>
  </w:style>
  <w:style w:type="paragraph" w:customStyle="1" w:styleId="af5">
    <w:name w:val="缩进"/>
    <w:basedOn w:val="a0"/>
    <w:rsid w:val="00413391"/>
    <w:pPr>
      <w:spacing w:line="360" w:lineRule="auto"/>
      <w:ind w:firstLineChars="200" w:firstLine="200"/>
    </w:pPr>
    <w:rPr>
      <w:rFonts w:ascii="Times New Roman" w:eastAsia="宋体" w:hAnsi="Times New Roman" w:cs="Times New Roman"/>
      <w:szCs w:val="20"/>
    </w:rPr>
  </w:style>
  <w:style w:type="paragraph" w:customStyle="1" w:styleId="11">
    <w:name w:val="列出段落1"/>
    <w:basedOn w:val="a0"/>
    <w:rsid w:val="00413391"/>
    <w:pPr>
      <w:ind w:firstLineChars="200" w:firstLine="420"/>
    </w:pPr>
    <w:rPr>
      <w:rFonts w:ascii="Calibri" w:eastAsia="宋体" w:hAnsi="Calibri" w:cs="Times New Roman"/>
    </w:rPr>
  </w:style>
  <w:style w:type="character" w:styleId="af6">
    <w:name w:val="Strong"/>
    <w:basedOn w:val="a1"/>
    <w:qFormat/>
    <w:rsid w:val="00413391"/>
    <w:rPr>
      <w:b/>
      <w:bCs/>
    </w:rPr>
  </w:style>
  <w:style w:type="paragraph" w:styleId="a">
    <w:name w:val="List Bullet"/>
    <w:basedOn w:val="a0"/>
    <w:uiPriority w:val="99"/>
    <w:unhideWhenUsed/>
    <w:rsid w:val="00413391"/>
    <w:pPr>
      <w:numPr>
        <w:numId w:val="1"/>
      </w:numPr>
      <w:contextualSpacing/>
    </w:pPr>
  </w:style>
  <w:style w:type="paragraph" w:customStyle="1" w:styleId="21">
    <w:name w:val="列出段落2"/>
    <w:basedOn w:val="a0"/>
    <w:rsid w:val="00413391"/>
    <w:pPr>
      <w:ind w:firstLineChars="200" w:firstLine="420"/>
    </w:pPr>
    <w:rPr>
      <w:rFonts w:ascii="Calibri" w:eastAsia="宋体" w:hAnsi="Calibri" w:cs="Times New Roman"/>
    </w:rPr>
  </w:style>
  <w:style w:type="paragraph" w:styleId="af7">
    <w:name w:val="caption"/>
    <w:basedOn w:val="a0"/>
    <w:next w:val="a0"/>
    <w:unhideWhenUsed/>
    <w:qFormat/>
    <w:rsid w:val="00413391"/>
    <w:rPr>
      <w:rFonts w:asciiTheme="majorHAnsi" w:eastAsia="黑体" w:hAnsiTheme="majorHAnsi" w:cstheme="majorBidi"/>
      <w:sz w:val="20"/>
      <w:szCs w:val="20"/>
    </w:rPr>
  </w:style>
  <w:style w:type="table" w:customStyle="1" w:styleId="-11">
    <w:name w:val="浅色底纹 - 强调文字颜色 11"/>
    <w:basedOn w:val="a2"/>
    <w:uiPriority w:val="60"/>
    <w:rsid w:val="0041339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2"/>
    <w:uiPriority w:val="60"/>
    <w:rsid w:val="0041339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List 1 Accent 5"/>
    <w:basedOn w:val="a2"/>
    <w:uiPriority w:val="65"/>
    <w:rsid w:val="00413391"/>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5">
    <w:name w:val="Medium List 2 Accent 5"/>
    <w:basedOn w:val="a2"/>
    <w:uiPriority w:val="66"/>
    <w:rsid w:val="0041339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C7EDCC" w:themeFill="background1"/>
      </w:tcPr>
    </w:tblStylePr>
    <w:tblStylePr w:type="lastRow">
      <w:tblPr/>
      <w:tcPr>
        <w:tcBorders>
          <w:top w:val="single" w:sz="8" w:space="0" w:color="4BACC6" w:themeColor="accent5"/>
          <w:left w:val="nil"/>
          <w:bottom w:val="nil"/>
          <w:right w:val="nil"/>
          <w:insideH w:val="nil"/>
          <w:insideV w:val="nil"/>
        </w:tcBorders>
        <w:shd w:val="clear" w:color="auto" w:fill="C7EDCC" w:themeFill="background1"/>
      </w:tcPr>
    </w:tblStylePr>
    <w:tblStylePr w:type="firstCol">
      <w:tblPr/>
      <w:tcPr>
        <w:tcBorders>
          <w:top w:val="nil"/>
          <w:left w:val="nil"/>
          <w:bottom w:val="nil"/>
          <w:right w:val="single" w:sz="8" w:space="0" w:color="4BACC6" w:themeColor="accent5"/>
          <w:insideH w:val="nil"/>
          <w:insideV w:val="nil"/>
        </w:tcBorders>
        <w:shd w:val="clear" w:color="auto" w:fill="C7EDCC" w:themeFill="background1"/>
      </w:tcPr>
    </w:tblStylePr>
    <w:tblStylePr w:type="lastCol">
      <w:tblPr/>
      <w:tcPr>
        <w:tcBorders>
          <w:top w:val="nil"/>
          <w:left w:val="single" w:sz="8" w:space="0" w:color="4BACC6" w:themeColor="accent5"/>
          <w:bottom w:val="nil"/>
          <w:right w:val="nil"/>
          <w:insideH w:val="nil"/>
          <w:insideV w:val="nil"/>
        </w:tcBorders>
        <w:shd w:val="clear" w:color="auto" w:fill="C7EDCC"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C7EDCC" w:themeFill="background1"/>
      </w:tcPr>
    </w:tblStylePr>
    <w:tblStylePr w:type="swCell">
      <w:tblPr/>
      <w:tcPr>
        <w:tcBorders>
          <w:top w:val="nil"/>
        </w:tcBorders>
      </w:tcPr>
    </w:tblStylePr>
  </w:style>
  <w:style w:type="table" w:styleId="3-5">
    <w:name w:val="Medium Grid 3 Accent 5"/>
    <w:basedOn w:val="a2"/>
    <w:uiPriority w:val="69"/>
    <w:rsid w:val="00413391"/>
    <w:tblPr>
      <w:tblStyleRowBandSize w:val="1"/>
      <w:tblStyleColBandSize w:val="1"/>
      <w:tblInd w:w="0" w:type="dxa"/>
      <w:tblBorders>
        <w:top w:val="single" w:sz="8" w:space="0" w:color="C7EDCC" w:themeColor="background1"/>
        <w:left w:val="single" w:sz="8" w:space="0" w:color="C7EDCC" w:themeColor="background1"/>
        <w:bottom w:val="single" w:sz="8" w:space="0" w:color="C7EDCC" w:themeColor="background1"/>
        <w:right w:val="single" w:sz="8" w:space="0" w:color="C7EDCC" w:themeColor="background1"/>
        <w:insideH w:val="single" w:sz="6" w:space="0" w:color="C7EDCC" w:themeColor="background1"/>
        <w:insideV w:val="single" w:sz="6" w:space="0" w:color="C7EDCC"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C7EDCC" w:themeColor="background1"/>
      </w:rPr>
      <w:tblPr/>
      <w:tcPr>
        <w:tcBorders>
          <w:top w:val="single" w:sz="8" w:space="0" w:color="C7EDCC" w:themeColor="background1"/>
          <w:left w:val="single" w:sz="8" w:space="0" w:color="C7EDCC" w:themeColor="background1"/>
          <w:bottom w:val="single" w:sz="24" w:space="0" w:color="C7EDCC" w:themeColor="background1"/>
          <w:right w:val="single" w:sz="8" w:space="0" w:color="C7EDCC" w:themeColor="background1"/>
          <w:insideH w:val="nil"/>
          <w:insideV w:val="single" w:sz="8" w:space="0" w:color="C7EDCC" w:themeColor="background1"/>
        </w:tcBorders>
        <w:shd w:val="clear" w:color="auto" w:fill="4BACC6" w:themeFill="accent5"/>
      </w:tcPr>
    </w:tblStylePr>
    <w:tblStylePr w:type="lastRow">
      <w:rPr>
        <w:b/>
        <w:bCs/>
        <w:i w:val="0"/>
        <w:iCs w:val="0"/>
        <w:color w:val="C7EDCC" w:themeColor="background1"/>
      </w:rPr>
      <w:tblPr/>
      <w:tcPr>
        <w:tcBorders>
          <w:top w:val="single" w:sz="24" w:space="0" w:color="C7EDCC" w:themeColor="background1"/>
          <w:left w:val="single" w:sz="8" w:space="0" w:color="C7EDCC" w:themeColor="background1"/>
          <w:bottom w:val="single" w:sz="8" w:space="0" w:color="C7EDCC" w:themeColor="background1"/>
          <w:right w:val="single" w:sz="8" w:space="0" w:color="C7EDCC" w:themeColor="background1"/>
          <w:insideH w:val="nil"/>
          <w:insideV w:val="single" w:sz="8" w:space="0" w:color="C7EDCC" w:themeColor="background1"/>
        </w:tcBorders>
        <w:shd w:val="clear" w:color="auto" w:fill="4BACC6" w:themeFill="accent5"/>
      </w:tcPr>
    </w:tblStylePr>
    <w:tblStylePr w:type="firstCol">
      <w:rPr>
        <w:b/>
        <w:bCs/>
        <w:i w:val="0"/>
        <w:iCs w:val="0"/>
        <w:color w:val="C7EDCC" w:themeColor="background1"/>
      </w:rPr>
      <w:tblPr/>
      <w:tcPr>
        <w:tcBorders>
          <w:left w:val="single" w:sz="8" w:space="0" w:color="C7EDCC" w:themeColor="background1"/>
          <w:right w:val="single" w:sz="24" w:space="0" w:color="C7EDCC" w:themeColor="background1"/>
          <w:insideH w:val="nil"/>
          <w:insideV w:val="nil"/>
        </w:tcBorders>
        <w:shd w:val="clear" w:color="auto" w:fill="4BACC6" w:themeFill="accent5"/>
      </w:tcPr>
    </w:tblStylePr>
    <w:tblStylePr w:type="lastCol">
      <w:rPr>
        <w:b/>
        <w:bCs/>
        <w:i w:val="0"/>
        <w:iCs w:val="0"/>
        <w:color w:val="C7EDCC" w:themeColor="background1"/>
      </w:rPr>
      <w:tblPr/>
      <w:tcPr>
        <w:tcBorders>
          <w:top w:val="nil"/>
          <w:left w:val="single" w:sz="24" w:space="0" w:color="C7EDCC" w:themeColor="background1"/>
          <w:bottom w:val="nil"/>
          <w:right w:val="nil"/>
          <w:insideH w:val="nil"/>
          <w:insideV w:val="nil"/>
        </w:tcBorders>
        <w:shd w:val="clear" w:color="auto" w:fill="4BACC6" w:themeFill="accent5"/>
      </w:tcPr>
    </w:tblStylePr>
    <w:tblStylePr w:type="band1Vert">
      <w:tblPr/>
      <w:tcPr>
        <w:tcBorders>
          <w:top w:val="single" w:sz="8" w:space="0" w:color="C7EDCC" w:themeColor="background1"/>
          <w:left w:val="single" w:sz="8" w:space="0" w:color="C7EDCC" w:themeColor="background1"/>
          <w:bottom w:val="single" w:sz="8" w:space="0" w:color="C7EDCC" w:themeColor="background1"/>
          <w:right w:val="single" w:sz="8" w:space="0" w:color="C7EDCC" w:themeColor="background1"/>
          <w:insideH w:val="nil"/>
          <w:insideV w:val="nil"/>
        </w:tcBorders>
        <w:shd w:val="clear" w:color="auto" w:fill="A5D5E2" w:themeFill="accent5" w:themeFillTint="7F"/>
      </w:tcPr>
    </w:tblStylePr>
    <w:tblStylePr w:type="band1Horz">
      <w:tblPr/>
      <w:tcPr>
        <w:tcBorders>
          <w:top w:val="single" w:sz="8" w:space="0" w:color="C7EDCC" w:themeColor="background1"/>
          <w:left w:val="single" w:sz="8" w:space="0" w:color="C7EDCC" w:themeColor="background1"/>
          <w:bottom w:val="single" w:sz="8" w:space="0" w:color="C7EDCC" w:themeColor="background1"/>
          <w:right w:val="single" w:sz="8" w:space="0" w:color="C7EDCC" w:themeColor="background1"/>
          <w:insideH w:val="single" w:sz="8" w:space="0" w:color="C7EDCC" w:themeColor="background1"/>
          <w:insideV w:val="single" w:sz="8" w:space="0" w:color="C7EDCC" w:themeColor="background1"/>
        </w:tcBorders>
        <w:shd w:val="clear" w:color="auto" w:fill="A5D5E2" w:themeFill="accent5" w:themeFillTint="7F"/>
      </w:tcPr>
    </w:tblStylePr>
  </w:style>
  <w:style w:type="table" w:styleId="-6">
    <w:name w:val="Colorful List Accent 6"/>
    <w:basedOn w:val="a2"/>
    <w:uiPriority w:val="72"/>
    <w:rsid w:val="0041339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C7EDCC" w:themeColor="background1"/>
      </w:rPr>
      <w:tblPr/>
      <w:tcPr>
        <w:tcBorders>
          <w:bottom w:val="single" w:sz="12" w:space="0" w:color="C7EDCC"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C7EDCC"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1">
    <w:name w:val="Colorful Grid Accent 1"/>
    <w:basedOn w:val="a2"/>
    <w:uiPriority w:val="73"/>
    <w:rsid w:val="00413391"/>
    <w:rPr>
      <w:color w:val="000000" w:themeColor="text1"/>
    </w:rPr>
    <w:tblPr>
      <w:tblStyleRowBandSize w:val="1"/>
      <w:tblStyleColBandSize w:val="1"/>
      <w:tblInd w:w="0" w:type="dxa"/>
      <w:tblBorders>
        <w:insideH w:val="single" w:sz="4" w:space="0" w:color="C7EDCC"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C7EDCC" w:themeColor="background1"/>
      </w:rPr>
      <w:tblPr/>
      <w:tcPr>
        <w:shd w:val="clear" w:color="auto" w:fill="365F91" w:themeFill="accent1" w:themeFillShade="BF"/>
      </w:tcPr>
    </w:tblStylePr>
    <w:tblStylePr w:type="lastCol">
      <w:rPr>
        <w:color w:val="C7EDCC"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50">
    <w:name w:val="Colorful Grid Accent 5"/>
    <w:basedOn w:val="a2"/>
    <w:uiPriority w:val="73"/>
    <w:rsid w:val="00413391"/>
    <w:rPr>
      <w:color w:val="000000" w:themeColor="text1"/>
    </w:rPr>
    <w:tblPr>
      <w:tblStyleRowBandSize w:val="1"/>
      <w:tblStyleColBandSize w:val="1"/>
      <w:tblInd w:w="0" w:type="dxa"/>
      <w:tblBorders>
        <w:insideH w:val="single" w:sz="4" w:space="0" w:color="C7EDCC"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C7EDCC" w:themeColor="background1"/>
      </w:rPr>
      <w:tblPr/>
      <w:tcPr>
        <w:shd w:val="clear" w:color="auto" w:fill="31849B" w:themeFill="accent5" w:themeFillShade="BF"/>
      </w:tcPr>
    </w:tblStylePr>
    <w:tblStylePr w:type="lastCol">
      <w:rPr>
        <w:color w:val="C7EDCC"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51">
    <w:name w:val="Light List Accent 5"/>
    <w:basedOn w:val="a2"/>
    <w:uiPriority w:val="61"/>
    <w:rsid w:val="0041339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C7EDCC"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3">
    <w:name w:val="Medium Grid 3 Accent 3"/>
    <w:basedOn w:val="a2"/>
    <w:uiPriority w:val="69"/>
    <w:rsid w:val="00413391"/>
    <w:tblPr>
      <w:tblStyleRowBandSize w:val="1"/>
      <w:tblStyleColBandSize w:val="1"/>
      <w:tblInd w:w="0" w:type="dxa"/>
      <w:tblBorders>
        <w:top w:val="single" w:sz="8" w:space="0" w:color="C7EDCC" w:themeColor="background1"/>
        <w:left w:val="single" w:sz="8" w:space="0" w:color="C7EDCC" w:themeColor="background1"/>
        <w:bottom w:val="single" w:sz="8" w:space="0" w:color="C7EDCC" w:themeColor="background1"/>
        <w:right w:val="single" w:sz="8" w:space="0" w:color="C7EDCC" w:themeColor="background1"/>
        <w:insideH w:val="single" w:sz="6" w:space="0" w:color="C7EDCC" w:themeColor="background1"/>
        <w:insideV w:val="single" w:sz="6" w:space="0" w:color="C7EDCC"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C7EDCC" w:themeColor="background1"/>
      </w:rPr>
      <w:tblPr/>
      <w:tcPr>
        <w:tcBorders>
          <w:top w:val="single" w:sz="8" w:space="0" w:color="C7EDCC" w:themeColor="background1"/>
          <w:left w:val="single" w:sz="8" w:space="0" w:color="C7EDCC" w:themeColor="background1"/>
          <w:bottom w:val="single" w:sz="24" w:space="0" w:color="C7EDCC" w:themeColor="background1"/>
          <w:right w:val="single" w:sz="8" w:space="0" w:color="C7EDCC" w:themeColor="background1"/>
          <w:insideH w:val="nil"/>
          <w:insideV w:val="single" w:sz="8" w:space="0" w:color="C7EDCC" w:themeColor="background1"/>
        </w:tcBorders>
        <w:shd w:val="clear" w:color="auto" w:fill="9BBB59" w:themeFill="accent3"/>
      </w:tcPr>
    </w:tblStylePr>
    <w:tblStylePr w:type="lastRow">
      <w:rPr>
        <w:b/>
        <w:bCs/>
        <w:i w:val="0"/>
        <w:iCs w:val="0"/>
        <w:color w:val="C7EDCC" w:themeColor="background1"/>
      </w:rPr>
      <w:tblPr/>
      <w:tcPr>
        <w:tcBorders>
          <w:top w:val="single" w:sz="24" w:space="0" w:color="C7EDCC" w:themeColor="background1"/>
          <w:left w:val="single" w:sz="8" w:space="0" w:color="C7EDCC" w:themeColor="background1"/>
          <w:bottom w:val="single" w:sz="8" w:space="0" w:color="C7EDCC" w:themeColor="background1"/>
          <w:right w:val="single" w:sz="8" w:space="0" w:color="C7EDCC" w:themeColor="background1"/>
          <w:insideH w:val="nil"/>
          <w:insideV w:val="single" w:sz="8" w:space="0" w:color="C7EDCC" w:themeColor="background1"/>
        </w:tcBorders>
        <w:shd w:val="clear" w:color="auto" w:fill="9BBB59" w:themeFill="accent3"/>
      </w:tcPr>
    </w:tblStylePr>
    <w:tblStylePr w:type="firstCol">
      <w:rPr>
        <w:b/>
        <w:bCs/>
        <w:i w:val="0"/>
        <w:iCs w:val="0"/>
        <w:color w:val="C7EDCC" w:themeColor="background1"/>
      </w:rPr>
      <w:tblPr/>
      <w:tcPr>
        <w:tcBorders>
          <w:left w:val="single" w:sz="8" w:space="0" w:color="C7EDCC" w:themeColor="background1"/>
          <w:right w:val="single" w:sz="24" w:space="0" w:color="C7EDCC" w:themeColor="background1"/>
          <w:insideH w:val="nil"/>
          <w:insideV w:val="nil"/>
        </w:tcBorders>
        <w:shd w:val="clear" w:color="auto" w:fill="9BBB59" w:themeFill="accent3"/>
      </w:tcPr>
    </w:tblStylePr>
    <w:tblStylePr w:type="lastCol">
      <w:rPr>
        <w:b/>
        <w:bCs/>
        <w:i w:val="0"/>
        <w:iCs w:val="0"/>
        <w:color w:val="C7EDCC" w:themeColor="background1"/>
      </w:rPr>
      <w:tblPr/>
      <w:tcPr>
        <w:tcBorders>
          <w:top w:val="nil"/>
          <w:left w:val="single" w:sz="24" w:space="0" w:color="C7EDCC" w:themeColor="background1"/>
          <w:bottom w:val="nil"/>
          <w:right w:val="nil"/>
          <w:insideH w:val="nil"/>
          <w:insideV w:val="nil"/>
        </w:tcBorders>
        <w:shd w:val="clear" w:color="auto" w:fill="9BBB59" w:themeFill="accent3"/>
      </w:tcPr>
    </w:tblStylePr>
    <w:tblStylePr w:type="band1Vert">
      <w:tblPr/>
      <w:tcPr>
        <w:tcBorders>
          <w:top w:val="single" w:sz="8" w:space="0" w:color="C7EDCC" w:themeColor="background1"/>
          <w:left w:val="single" w:sz="8" w:space="0" w:color="C7EDCC" w:themeColor="background1"/>
          <w:bottom w:val="single" w:sz="8" w:space="0" w:color="C7EDCC" w:themeColor="background1"/>
          <w:right w:val="single" w:sz="8" w:space="0" w:color="C7EDCC" w:themeColor="background1"/>
          <w:insideH w:val="nil"/>
          <w:insideV w:val="nil"/>
        </w:tcBorders>
        <w:shd w:val="clear" w:color="auto" w:fill="CDDDAC" w:themeFill="accent3" w:themeFillTint="7F"/>
      </w:tcPr>
    </w:tblStylePr>
    <w:tblStylePr w:type="band1Horz">
      <w:tblPr/>
      <w:tcPr>
        <w:tcBorders>
          <w:top w:val="single" w:sz="8" w:space="0" w:color="C7EDCC" w:themeColor="background1"/>
          <w:left w:val="single" w:sz="8" w:space="0" w:color="C7EDCC" w:themeColor="background1"/>
          <w:bottom w:val="single" w:sz="8" w:space="0" w:color="C7EDCC" w:themeColor="background1"/>
          <w:right w:val="single" w:sz="8" w:space="0" w:color="C7EDCC" w:themeColor="background1"/>
          <w:insideH w:val="single" w:sz="8" w:space="0" w:color="C7EDCC" w:themeColor="background1"/>
          <w:insideV w:val="single" w:sz="8" w:space="0" w:color="C7EDCC" w:themeColor="background1"/>
        </w:tcBorders>
        <w:shd w:val="clear" w:color="auto" w:fill="CDDDAC" w:themeFill="accent3" w:themeFillTint="7F"/>
      </w:tcPr>
    </w:tblStylePr>
  </w:style>
  <w:style w:type="table" w:styleId="1-50">
    <w:name w:val="Medium Grid 1 Accent 5"/>
    <w:basedOn w:val="a2"/>
    <w:uiPriority w:val="67"/>
    <w:rsid w:val="0041339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4">
    <w:name w:val="Medium Grid 1 Accent 4"/>
    <w:basedOn w:val="a2"/>
    <w:uiPriority w:val="67"/>
    <w:rsid w:val="0041339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customStyle="1" w:styleId="Default">
    <w:name w:val="Default"/>
    <w:rsid w:val="00413391"/>
    <w:pPr>
      <w:widowControl w:val="0"/>
      <w:autoSpaceDE w:val="0"/>
      <w:autoSpaceDN w:val="0"/>
      <w:adjustRightInd w:val="0"/>
    </w:pPr>
    <w:rPr>
      <w:rFonts w:ascii="宋体" w:eastAsia="宋体" w:hAnsi="Calibri" w:cs="宋体"/>
      <w:color w:val="000000"/>
      <w:kern w:val="0"/>
      <w:sz w:val="24"/>
      <w:szCs w:val="24"/>
    </w:rPr>
  </w:style>
  <w:style w:type="table" w:styleId="1-51">
    <w:name w:val="Medium Shading 1 Accent 5"/>
    <w:basedOn w:val="a2"/>
    <w:uiPriority w:val="63"/>
    <w:rsid w:val="0041339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C7EDCC"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af8">
    <w:name w:val="Body Text"/>
    <w:aliases w:val="正文文字"/>
    <w:basedOn w:val="a0"/>
    <w:link w:val="Char9"/>
    <w:rsid w:val="00413391"/>
    <w:pPr>
      <w:spacing w:before="60" w:after="60" w:line="300" w:lineRule="auto"/>
      <w:jc w:val="left"/>
    </w:pPr>
    <w:rPr>
      <w:rFonts w:ascii="Arial" w:eastAsia="宋体" w:hAnsi="Arial" w:cs="Times New Roman"/>
      <w:kern w:val="0"/>
      <w:szCs w:val="21"/>
      <w:lang w:val="zh-CN"/>
    </w:rPr>
  </w:style>
  <w:style w:type="character" w:customStyle="1" w:styleId="Char9">
    <w:name w:val="正文文本 Char"/>
    <w:aliases w:val="正文文字 Char"/>
    <w:basedOn w:val="a1"/>
    <w:link w:val="af8"/>
    <w:rsid w:val="00413391"/>
    <w:rPr>
      <w:rFonts w:ascii="Arial" w:eastAsia="宋体" w:hAnsi="Arial" w:cs="Times New Roman"/>
      <w:kern w:val="0"/>
      <w:szCs w:val="21"/>
      <w:lang w:val="zh-CN"/>
    </w:rPr>
  </w:style>
  <w:style w:type="paragraph" w:customStyle="1" w:styleId="31">
    <w:name w:val="列出段落3"/>
    <w:basedOn w:val="a0"/>
    <w:rsid w:val="00413391"/>
    <w:pPr>
      <w:ind w:firstLineChars="200" w:firstLine="420"/>
    </w:pPr>
    <w:rPr>
      <w:rFonts w:ascii="Calibri" w:eastAsia="宋体" w:hAnsi="Calibri" w:cs="Times New Roman"/>
    </w:rPr>
  </w:style>
  <w:style w:type="paragraph" w:customStyle="1" w:styleId="40">
    <w:name w:val="列出段落4"/>
    <w:basedOn w:val="a0"/>
    <w:rsid w:val="00413391"/>
    <w:pPr>
      <w:ind w:firstLineChars="200" w:firstLine="420"/>
    </w:pPr>
    <w:rPr>
      <w:rFonts w:ascii="Calibri" w:eastAsia="宋体" w:hAnsi="Calibri" w:cs="Times New Roman"/>
    </w:rPr>
  </w:style>
  <w:style w:type="paragraph" w:customStyle="1" w:styleId="50">
    <w:name w:val="列出段落5"/>
    <w:basedOn w:val="a0"/>
    <w:rsid w:val="00413391"/>
    <w:pPr>
      <w:ind w:firstLineChars="200" w:firstLine="420"/>
    </w:pPr>
    <w:rPr>
      <w:rFonts w:ascii="Calibri" w:eastAsia="宋体" w:hAnsi="Calibri" w:cs="Times New Roman"/>
    </w:rPr>
  </w:style>
  <w:style w:type="paragraph" w:customStyle="1" w:styleId="311">
    <w:name w:val="3.1.1"/>
    <w:basedOn w:val="4"/>
    <w:link w:val="311Char"/>
    <w:qFormat/>
    <w:rsid w:val="00745E47"/>
    <w:pPr>
      <w:keepLines/>
      <w:widowControl w:val="0"/>
      <w:numPr>
        <w:ilvl w:val="0"/>
        <w:numId w:val="0"/>
      </w:numPr>
      <w:tabs>
        <w:tab w:val="clear" w:pos="864"/>
      </w:tabs>
      <w:overflowPunct/>
      <w:autoSpaceDE/>
      <w:autoSpaceDN/>
      <w:adjustRightInd/>
      <w:spacing w:before="280" w:after="290" w:line="376" w:lineRule="auto"/>
      <w:jc w:val="both"/>
      <w:textAlignment w:val="auto"/>
    </w:pPr>
    <w:rPr>
      <w:rFonts w:ascii="Times New Roman" w:eastAsiaTheme="minorEastAsia" w:hAnsi="Times New Roman"/>
      <w:bCs/>
      <w:sz w:val="24"/>
      <w:szCs w:val="28"/>
      <w:lang w:val="en-US"/>
    </w:rPr>
  </w:style>
  <w:style w:type="character" w:customStyle="1" w:styleId="311Char">
    <w:name w:val="3.1.1 Char"/>
    <w:basedOn w:val="4Char"/>
    <w:link w:val="311"/>
    <w:rsid w:val="00745E47"/>
    <w:rPr>
      <w:rFonts w:ascii="Times New Roman" w:hAnsi="Times New Roman"/>
      <w:b/>
      <w:bCs/>
      <w:sz w:val="24"/>
      <w:szCs w:val="28"/>
    </w:rPr>
  </w:style>
  <w:style w:type="table" w:styleId="-4">
    <w:name w:val="Light List Accent 4"/>
    <w:basedOn w:val="a2"/>
    <w:uiPriority w:val="61"/>
    <w:rsid w:val="0041339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C7EDCC"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af9">
    <w:name w:val="table of figures"/>
    <w:basedOn w:val="a0"/>
    <w:next w:val="a0"/>
    <w:uiPriority w:val="99"/>
    <w:unhideWhenUsed/>
    <w:rsid w:val="00413391"/>
    <w:pPr>
      <w:ind w:leftChars="200" w:left="200" w:hangingChars="200" w:hanging="200"/>
    </w:pPr>
  </w:style>
  <w:style w:type="paragraph" w:styleId="12">
    <w:name w:val="index 1"/>
    <w:basedOn w:val="a0"/>
    <w:next w:val="a0"/>
    <w:autoRedefine/>
    <w:uiPriority w:val="99"/>
    <w:semiHidden/>
    <w:unhideWhenUsed/>
    <w:rsid w:val="00413391"/>
  </w:style>
  <w:style w:type="paragraph" w:styleId="afa">
    <w:name w:val="Normal Indent"/>
    <w:aliases w:val="特点,表正文,正文非缩进,正文（首行缩进两字）,R,ind:txt,标题4,段1,ALT+Z,Paragraph2,Paragraph3,Paragraph4,Paragraph5,Paragraph6,四号,正文编号,图号标注,正文不缩进,Indent 1,表正文1,正文非缩进1,Alt+X1,mr正文缩进1,特点1,段11,正文不缩进1,正文缩进 Char1,正文缩进（首行缩进两字）1,正文（首行缩进两字）1,表正文2,正文双线,上海中望标准正文（首行缩进两字）,特"/>
    <w:basedOn w:val="a0"/>
    <w:link w:val="Chara"/>
    <w:rsid w:val="00413391"/>
    <w:pPr>
      <w:widowControl/>
      <w:spacing w:line="360" w:lineRule="auto"/>
      <w:ind w:firstLineChars="200" w:firstLine="420"/>
    </w:pPr>
    <w:rPr>
      <w:rFonts w:ascii="Arial" w:eastAsia="宋体" w:hAnsi="Arial" w:cs="Times New Roman"/>
      <w:sz w:val="24"/>
      <w:szCs w:val="24"/>
    </w:rPr>
  </w:style>
  <w:style w:type="character" w:customStyle="1" w:styleId="Chara">
    <w:name w:val="正文缩进 Char"/>
    <w:aliases w:val="特点 Char,表正文 Char,正文非缩进 Char,正文（首行缩进两字） Char,R Char,ind:txt Char,标题4 Char,段1 Char,ALT+Z Char,Paragraph2 Char,Paragraph3 Char,Paragraph4 Char,Paragraph5 Char,Paragraph6 Char,四号 Char,正文编号 Char,图号标注 Char,正文不缩进 Char,Indent 1 Char,表正文1 Char,特点1 Char"/>
    <w:basedOn w:val="a1"/>
    <w:link w:val="afa"/>
    <w:rsid w:val="00413391"/>
    <w:rPr>
      <w:rFonts w:ascii="Arial" w:eastAsia="宋体" w:hAnsi="Arial" w:cs="Times New Roman"/>
      <w:sz w:val="24"/>
      <w:szCs w:val="24"/>
    </w:rPr>
  </w:style>
  <w:style w:type="paragraph" w:styleId="41">
    <w:name w:val="toc 4"/>
    <w:basedOn w:val="a0"/>
    <w:next w:val="a0"/>
    <w:autoRedefine/>
    <w:uiPriority w:val="39"/>
    <w:unhideWhenUsed/>
    <w:rsid w:val="00FB50B3"/>
    <w:pPr>
      <w:ind w:left="630"/>
      <w:jc w:val="left"/>
    </w:pPr>
    <w:rPr>
      <w:rFonts w:cstheme="minorHAnsi"/>
      <w:sz w:val="18"/>
      <w:szCs w:val="18"/>
    </w:rPr>
  </w:style>
  <w:style w:type="paragraph" w:styleId="51">
    <w:name w:val="toc 5"/>
    <w:basedOn w:val="a0"/>
    <w:next w:val="a0"/>
    <w:autoRedefine/>
    <w:uiPriority w:val="39"/>
    <w:unhideWhenUsed/>
    <w:rsid w:val="00FB50B3"/>
    <w:pPr>
      <w:ind w:left="840"/>
      <w:jc w:val="left"/>
    </w:pPr>
    <w:rPr>
      <w:rFonts w:cstheme="minorHAnsi"/>
      <w:sz w:val="18"/>
      <w:szCs w:val="18"/>
    </w:rPr>
  </w:style>
  <w:style w:type="paragraph" w:styleId="60">
    <w:name w:val="toc 6"/>
    <w:basedOn w:val="a0"/>
    <w:next w:val="a0"/>
    <w:autoRedefine/>
    <w:uiPriority w:val="39"/>
    <w:unhideWhenUsed/>
    <w:rsid w:val="00FB50B3"/>
    <w:pPr>
      <w:ind w:left="1050"/>
      <w:jc w:val="left"/>
    </w:pPr>
    <w:rPr>
      <w:rFonts w:cstheme="minorHAnsi"/>
      <w:sz w:val="18"/>
      <w:szCs w:val="18"/>
    </w:rPr>
  </w:style>
  <w:style w:type="paragraph" w:styleId="70">
    <w:name w:val="toc 7"/>
    <w:basedOn w:val="a0"/>
    <w:next w:val="a0"/>
    <w:autoRedefine/>
    <w:uiPriority w:val="39"/>
    <w:unhideWhenUsed/>
    <w:rsid w:val="00FB50B3"/>
    <w:pPr>
      <w:ind w:left="1260"/>
      <w:jc w:val="left"/>
    </w:pPr>
    <w:rPr>
      <w:rFonts w:cstheme="minorHAnsi"/>
      <w:sz w:val="18"/>
      <w:szCs w:val="18"/>
    </w:rPr>
  </w:style>
  <w:style w:type="paragraph" w:styleId="80">
    <w:name w:val="toc 8"/>
    <w:basedOn w:val="a0"/>
    <w:next w:val="a0"/>
    <w:autoRedefine/>
    <w:uiPriority w:val="39"/>
    <w:unhideWhenUsed/>
    <w:rsid w:val="00FB50B3"/>
    <w:pPr>
      <w:ind w:left="1470"/>
      <w:jc w:val="left"/>
    </w:pPr>
    <w:rPr>
      <w:rFonts w:cstheme="minorHAnsi"/>
      <w:sz w:val="18"/>
      <w:szCs w:val="18"/>
    </w:rPr>
  </w:style>
  <w:style w:type="paragraph" w:styleId="90">
    <w:name w:val="toc 9"/>
    <w:basedOn w:val="a0"/>
    <w:next w:val="a0"/>
    <w:autoRedefine/>
    <w:uiPriority w:val="39"/>
    <w:unhideWhenUsed/>
    <w:rsid w:val="00FB50B3"/>
    <w:pPr>
      <w:ind w:left="1680"/>
      <w:jc w:val="left"/>
    </w:pPr>
    <w:rPr>
      <w:rFonts w:cstheme="minorHAnsi"/>
      <w:sz w:val="18"/>
      <w:szCs w:val="18"/>
    </w:rPr>
  </w:style>
  <w:style w:type="table" w:customStyle="1" w:styleId="13">
    <w:name w:val="网格型1"/>
    <w:basedOn w:val="a2"/>
    <w:next w:val="ab"/>
    <w:uiPriority w:val="59"/>
    <w:rsid w:val="009C40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b">
    <w:name w:val="Body Text Indent"/>
    <w:aliases w:val="正文文字缩进"/>
    <w:basedOn w:val="a0"/>
    <w:link w:val="Charb"/>
    <w:rsid w:val="00575BA4"/>
    <w:pPr>
      <w:ind w:firstLineChars="200" w:firstLine="420"/>
    </w:pPr>
    <w:rPr>
      <w:rFonts w:ascii="Times New Roman" w:eastAsia="宋体" w:hAnsi="Times New Roman" w:cs="Times New Roman"/>
      <w:szCs w:val="24"/>
    </w:rPr>
  </w:style>
  <w:style w:type="character" w:customStyle="1" w:styleId="Charb">
    <w:name w:val="正文文本缩进 Char"/>
    <w:aliases w:val="正文文字缩进 Char"/>
    <w:basedOn w:val="a1"/>
    <w:link w:val="afb"/>
    <w:rsid w:val="00575BA4"/>
    <w:rPr>
      <w:rFonts w:ascii="Times New Roman" w:eastAsia="宋体" w:hAnsi="Times New Roman" w:cs="Times New Roman"/>
      <w:szCs w:val="24"/>
    </w:rPr>
  </w:style>
  <w:style w:type="paragraph" w:styleId="22">
    <w:name w:val="Body Text Indent 2"/>
    <w:aliases w:val="正文文字缩进 2"/>
    <w:basedOn w:val="a0"/>
    <w:link w:val="2Char0"/>
    <w:rsid w:val="00575BA4"/>
    <w:pPr>
      <w:ind w:firstLineChars="202" w:firstLine="424"/>
    </w:pPr>
    <w:rPr>
      <w:rFonts w:ascii="Times New Roman" w:eastAsia="楷体_GB2312" w:hAnsi="Times New Roman" w:cs="Times New Roman"/>
      <w:szCs w:val="24"/>
    </w:rPr>
  </w:style>
  <w:style w:type="character" w:customStyle="1" w:styleId="2Char0">
    <w:name w:val="正文文本缩进 2 Char"/>
    <w:aliases w:val="正文文字缩进 2 Char"/>
    <w:basedOn w:val="a1"/>
    <w:link w:val="22"/>
    <w:rsid w:val="00575BA4"/>
    <w:rPr>
      <w:rFonts w:ascii="Times New Roman" w:eastAsia="楷体_GB2312" w:hAnsi="Times New Roman" w:cs="Times New Roman"/>
      <w:szCs w:val="24"/>
    </w:rPr>
  </w:style>
  <w:style w:type="character" w:styleId="afc">
    <w:name w:val="page number"/>
    <w:basedOn w:val="a1"/>
    <w:rsid w:val="00575BA4"/>
  </w:style>
  <w:style w:type="paragraph" w:styleId="32">
    <w:name w:val="Body Text Indent 3"/>
    <w:aliases w:val="正文文字缩进 3"/>
    <w:basedOn w:val="a0"/>
    <w:link w:val="3Char0"/>
    <w:rsid w:val="00575BA4"/>
    <w:pPr>
      <w:ind w:firstLineChars="200" w:firstLine="2"/>
    </w:pPr>
    <w:rPr>
      <w:rFonts w:ascii="Verdana" w:eastAsia="宋体" w:hAnsi="Verdana" w:cs="Times New Roman"/>
      <w:color w:val="000000"/>
      <w:szCs w:val="24"/>
    </w:rPr>
  </w:style>
  <w:style w:type="character" w:customStyle="1" w:styleId="3Char0">
    <w:name w:val="正文文本缩进 3 Char"/>
    <w:aliases w:val="正文文字缩进 3 Char"/>
    <w:basedOn w:val="a1"/>
    <w:link w:val="32"/>
    <w:rsid w:val="00575BA4"/>
    <w:rPr>
      <w:rFonts w:ascii="Verdana" w:eastAsia="宋体" w:hAnsi="Verdana" w:cs="Times New Roman"/>
      <w:color w:val="000000"/>
      <w:szCs w:val="24"/>
    </w:rPr>
  </w:style>
  <w:style w:type="paragraph" w:styleId="afd">
    <w:name w:val="toa heading"/>
    <w:basedOn w:val="a0"/>
    <w:next w:val="a0"/>
    <w:semiHidden/>
    <w:rsid w:val="00575BA4"/>
    <w:pPr>
      <w:spacing w:before="120"/>
      <w:ind w:firstLineChars="200" w:firstLine="200"/>
    </w:pPr>
    <w:rPr>
      <w:rFonts w:ascii="Arial" w:eastAsia="宋体" w:hAnsi="Arial" w:cs="Arial"/>
      <w:sz w:val="24"/>
      <w:szCs w:val="24"/>
    </w:rPr>
  </w:style>
  <w:style w:type="character" w:styleId="afe">
    <w:name w:val="FollowedHyperlink"/>
    <w:aliases w:val="已访问的超级链接"/>
    <w:basedOn w:val="a1"/>
    <w:rsid w:val="00575BA4"/>
    <w:rPr>
      <w:color w:val="800080"/>
      <w:u w:val="single"/>
    </w:rPr>
  </w:style>
  <w:style w:type="table" w:styleId="14">
    <w:name w:val="Table Classic 1"/>
    <w:basedOn w:val="a2"/>
    <w:rsid w:val="00575BA4"/>
    <w:pPr>
      <w:widowControl w:val="0"/>
      <w:ind w:firstLineChars="200" w:firstLine="20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15">
    <w:name w:val="样式1"/>
    <w:basedOn w:val="a0"/>
    <w:link w:val="1Char0"/>
    <w:autoRedefine/>
    <w:qFormat/>
    <w:rsid w:val="00B0141B"/>
    <w:pPr>
      <w:spacing w:beforeLines="100" w:afterLines="100"/>
      <w:jc w:val="center"/>
      <w:outlineLvl w:val="0"/>
    </w:pPr>
    <w:rPr>
      <w:rFonts w:asciiTheme="majorEastAsia" w:eastAsiaTheme="majorEastAsia" w:hAnsiTheme="majorEastAsia"/>
      <w:b/>
      <w:sz w:val="30"/>
      <w:szCs w:val="30"/>
    </w:rPr>
  </w:style>
  <w:style w:type="paragraph" w:customStyle="1" w:styleId="23">
    <w:name w:val="样式2"/>
    <w:basedOn w:val="a0"/>
    <w:link w:val="2Char1"/>
    <w:qFormat/>
    <w:rsid w:val="00B0141B"/>
    <w:rPr>
      <w:rFonts w:asciiTheme="majorEastAsia" w:eastAsiaTheme="majorEastAsia" w:hAnsiTheme="majorEastAsia"/>
      <w:b/>
      <w:sz w:val="24"/>
      <w:szCs w:val="24"/>
    </w:rPr>
  </w:style>
  <w:style w:type="character" w:customStyle="1" w:styleId="1Char0">
    <w:name w:val="样式1 Char"/>
    <w:basedOn w:val="a1"/>
    <w:link w:val="15"/>
    <w:rsid w:val="00B0141B"/>
    <w:rPr>
      <w:rFonts w:asciiTheme="majorEastAsia" w:eastAsiaTheme="majorEastAsia" w:hAnsiTheme="majorEastAsia"/>
      <w:b/>
      <w:sz w:val="30"/>
      <w:szCs w:val="30"/>
    </w:rPr>
  </w:style>
  <w:style w:type="character" w:customStyle="1" w:styleId="2Char1">
    <w:name w:val="样式2 Char"/>
    <w:basedOn w:val="a1"/>
    <w:link w:val="23"/>
    <w:rsid w:val="00B0141B"/>
    <w:rPr>
      <w:rFonts w:asciiTheme="majorEastAsia" w:eastAsiaTheme="majorEastAsia" w:hAnsiTheme="majorEastAsia"/>
      <w:b/>
      <w:sz w:val="24"/>
      <w:szCs w:val="24"/>
    </w:rPr>
  </w:style>
</w:styles>
</file>

<file path=word/webSettings.xml><?xml version="1.0" encoding="utf-8"?>
<w:webSettings xmlns:r="http://schemas.openxmlformats.org/officeDocument/2006/relationships" xmlns:w="http://schemas.openxmlformats.org/wordprocessingml/2006/main">
  <w:divs>
    <w:div w:id="586423937">
      <w:bodyDiv w:val="1"/>
      <w:marLeft w:val="0"/>
      <w:marRight w:val="0"/>
      <w:marTop w:val="0"/>
      <w:marBottom w:val="0"/>
      <w:divBdr>
        <w:top w:val="none" w:sz="0" w:space="0" w:color="auto"/>
        <w:left w:val="none" w:sz="0" w:space="0" w:color="auto"/>
        <w:bottom w:val="none" w:sz="0" w:space="0" w:color="auto"/>
        <w:right w:val="none" w:sz="0" w:space="0" w:color="auto"/>
      </w:divBdr>
    </w:div>
    <w:div w:id="152791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99" Type="http://schemas.openxmlformats.org/officeDocument/2006/relationships/header" Target="header14.xml"/><Relationship Id="rId303" Type="http://schemas.openxmlformats.org/officeDocument/2006/relationships/header" Target="header15.xml"/><Relationship Id="rId21" Type="http://schemas.openxmlformats.org/officeDocument/2006/relationships/image" Target="media/image10.png"/><Relationship Id="rId42" Type="http://schemas.openxmlformats.org/officeDocument/2006/relationships/image" Target="media/image30.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1.png"/><Relationship Id="rId159" Type="http://schemas.openxmlformats.org/officeDocument/2006/relationships/image" Target="media/image140.png"/><Relationship Id="rId170" Type="http://schemas.openxmlformats.org/officeDocument/2006/relationships/image" Target="media/image151.png"/><Relationship Id="rId191" Type="http://schemas.openxmlformats.org/officeDocument/2006/relationships/image" Target="media/image172.png"/><Relationship Id="rId205" Type="http://schemas.openxmlformats.org/officeDocument/2006/relationships/image" Target="media/image185.png"/><Relationship Id="rId226" Type="http://schemas.openxmlformats.org/officeDocument/2006/relationships/image" Target="media/image204.png"/><Relationship Id="rId247" Type="http://schemas.openxmlformats.org/officeDocument/2006/relationships/image" Target="media/image223.png"/><Relationship Id="rId107" Type="http://schemas.openxmlformats.org/officeDocument/2006/relationships/image" Target="media/image91.png"/><Relationship Id="rId268" Type="http://schemas.openxmlformats.org/officeDocument/2006/relationships/image" Target="media/image242.png"/><Relationship Id="rId289" Type="http://schemas.openxmlformats.org/officeDocument/2006/relationships/image" Target="media/image262.png"/><Relationship Id="rId11" Type="http://schemas.openxmlformats.org/officeDocument/2006/relationships/header" Target="header2.xml"/><Relationship Id="rId32" Type="http://schemas.openxmlformats.org/officeDocument/2006/relationships/image" Target="media/image21.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1.png"/><Relationship Id="rId149" Type="http://schemas.openxmlformats.org/officeDocument/2006/relationships/oleObject" Target="embeddings/oleObject6.bin"/><Relationship Id="rId314" Type="http://schemas.openxmlformats.org/officeDocument/2006/relationships/header" Target="header18.xml"/><Relationship Id="rId5" Type="http://schemas.openxmlformats.org/officeDocument/2006/relationships/webSettings" Target="webSettings.xml"/><Relationship Id="rId95" Type="http://schemas.openxmlformats.org/officeDocument/2006/relationships/image" Target="media/image81.png"/><Relationship Id="rId160" Type="http://schemas.openxmlformats.org/officeDocument/2006/relationships/image" Target="media/image141.png"/><Relationship Id="rId181" Type="http://schemas.openxmlformats.org/officeDocument/2006/relationships/image" Target="media/image162.png"/><Relationship Id="rId216" Type="http://schemas.openxmlformats.org/officeDocument/2006/relationships/image" Target="media/image194.png"/><Relationship Id="rId237" Type="http://schemas.openxmlformats.org/officeDocument/2006/relationships/image" Target="media/image215.png"/><Relationship Id="rId258" Type="http://schemas.openxmlformats.org/officeDocument/2006/relationships/image" Target="media/image232.png"/><Relationship Id="rId279" Type="http://schemas.openxmlformats.org/officeDocument/2006/relationships/image" Target="media/image253.png"/><Relationship Id="rId22" Type="http://schemas.openxmlformats.org/officeDocument/2006/relationships/image" Target="media/image11.png"/><Relationship Id="rId43" Type="http://schemas.openxmlformats.org/officeDocument/2006/relationships/image" Target="media/image31.png"/><Relationship Id="rId64" Type="http://schemas.openxmlformats.org/officeDocument/2006/relationships/image" Target="media/image51.png"/><Relationship Id="rId118" Type="http://schemas.openxmlformats.org/officeDocument/2006/relationships/image" Target="media/image101.png"/><Relationship Id="rId139" Type="http://schemas.openxmlformats.org/officeDocument/2006/relationships/image" Target="media/image122.png"/><Relationship Id="rId290" Type="http://schemas.openxmlformats.org/officeDocument/2006/relationships/image" Target="media/image263.png"/><Relationship Id="rId304" Type="http://schemas.openxmlformats.org/officeDocument/2006/relationships/image" Target="media/image270.png"/><Relationship Id="rId85" Type="http://schemas.openxmlformats.org/officeDocument/2006/relationships/header" Target="header5.xml"/><Relationship Id="rId150" Type="http://schemas.openxmlformats.org/officeDocument/2006/relationships/image" Target="media/image131.png"/><Relationship Id="rId171" Type="http://schemas.openxmlformats.org/officeDocument/2006/relationships/image" Target="media/image152.png"/><Relationship Id="rId192" Type="http://schemas.openxmlformats.org/officeDocument/2006/relationships/image" Target="media/image173.png"/><Relationship Id="rId206" Type="http://schemas.openxmlformats.org/officeDocument/2006/relationships/image" Target="media/image186.png"/><Relationship Id="rId227" Type="http://schemas.openxmlformats.org/officeDocument/2006/relationships/image" Target="media/image205.png"/><Relationship Id="rId248" Type="http://schemas.openxmlformats.org/officeDocument/2006/relationships/oleObject" Target="embeddings/oleObject9.bin"/><Relationship Id="rId269" Type="http://schemas.openxmlformats.org/officeDocument/2006/relationships/image" Target="media/image243.png"/><Relationship Id="rId12" Type="http://schemas.openxmlformats.org/officeDocument/2006/relationships/header" Target="header3.xml"/><Relationship Id="rId33" Type="http://schemas.openxmlformats.org/officeDocument/2006/relationships/image" Target="media/image22.png"/><Relationship Id="rId108" Type="http://schemas.openxmlformats.org/officeDocument/2006/relationships/oleObject" Target="embeddings/oleObject4.bin"/><Relationship Id="rId129" Type="http://schemas.openxmlformats.org/officeDocument/2006/relationships/image" Target="media/image112.png"/><Relationship Id="rId280" Type="http://schemas.openxmlformats.org/officeDocument/2006/relationships/image" Target="media/image254.png"/><Relationship Id="rId315" Type="http://schemas.openxmlformats.org/officeDocument/2006/relationships/fontTable" Target="fontTable.xml"/><Relationship Id="rId54" Type="http://schemas.openxmlformats.org/officeDocument/2006/relationships/image" Target="media/image41.png"/><Relationship Id="rId75" Type="http://schemas.openxmlformats.org/officeDocument/2006/relationships/image" Target="media/image62.png"/><Relationship Id="rId96" Type="http://schemas.openxmlformats.org/officeDocument/2006/relationships/image" Target="media/image82.png"/><Relationship Id="rId140" Type="http://schemas.openxmlformats.org/officeDocument/2006/relationships/image" Target="media/image123.png"/><Relationship Id="rId161" Type="http://schemas.openxmlformats.org/officeDocument/2006/relationships/image" Target="media/image142.png"/><Relationship Id="rId182" Type="http://schemas.openxmlformats.org/officeDocument/2006/relationships/image" Target="media/image163.png"/><Relationship Id="rId217" Type="http://schemas.openxmlformats.org/officeDocument/2006/relationships/image" Target="media/image195.png"/><Relationship Id="rId6" Type="http://schemas.openxmlformats.org/officeDocument/2006/relationships/footnotes" Target="footnotes.xml"/><Relationship Id="rId238" Type="http://schemas.openxmlformats.org/officeDocument/2006/relationships/image" Target="media/image216.png"/><Relationship Id="rId259" Type="http://schemas.openxmlformats.org/officeDocument/2006/relationships/image" Target="media/image233.png"/><Relationship Id="rId23" Type="http://schemas.openxmlformats.org/officeDocument/2006/relationships/image" Target="media/image12.png"/><Relationship Id="rId119" Type="http://schemas.openxmlformats.org/officeDocument/2006/relationships/image" Target="media/image102.png"/><Relationship Id="rId270" Type="http://schemas.openxmlformats.org/officeDocument/2006/relationships/image" Target="media/image244.png"/><Relationship Id="rId291" Type="http://schemas.openxmlformats.org/officeDocument/2006/relationships/image" Target="media/image264.emf"/><Relationship Id="rId305" Type="http://schemas.openxmlformats.org/officeDocument/2006/relationships/image" Target="media/image271.png"/><Relationship Id="rId44" Type="http://schemas.openxmlformats.org/officeDocument/2006/relationships/image" Target="media/image32.png"/><Relationship Id="rId65" Type="http://schemas.openxmlformats.org/officeDocument/2006/relationships/image" Target="media/image52.png"/><Relationship Id="rId86" Type="http://schemas.openxmlformats.org/officeDocument/2006/relationships/image" Target="media/image72.png"/><Relationship Id="rId130" Type="http://schemas.openxmlformats.org/officeDocument/2006/relationships/image" Target="media/image113.png"/><Relationship Id="rId151" Type="http://schemas.openxmlformats.org/officeDocument/2006/relationships/image" Target="media/image132.png"/><Relationship Id="rId172" Type="http://schemas.openxmlformats.org/officeDocument/2006/relationships/image" Target="media/image153.png"/><Relationship Id="rId193" Type="http://schemas.openxmlformats.org/officeDocument/2006/relationships/image" Target="media/image174.png"/><Relationship Id="rId207" Type="http://schemas.openxmlformats.org/officeDocument/2006/relationships/image" Target="media/image187.png"/><Relationship Id="rId228" Type="http://schemas.openxmlformats.org/officeDocument/2006/relationships/image" Target="media/image206.png"/><Relationship Id="rId249" Type="http://schemas.openxmlformats.org/officeDocument/2006/relationships/image" Target="media/image224.png"/><Relationship Id="rId13" Type="http://schemas.openxmlformats.org/officeDocument/2006/relationships/image" Target="media/image3.emf"/><Relationship Id="rId109" Type="http://schemas.openxmlformats.org/officeDocument/2006/relationships/image" Target="media/image92.png"/><Relationship Id="rId260" Type="http://schemas.openxmlformats.org/officeDocument/2006/relationships/image" Target="media/image234.png"/><Relationship Id="rId281" Type="http://schemas.openxmlformats.org/officeDocument/2006/relationships/image" Target="media/image255.png"/><Relationship Id="rId316" Type="http://schemas.openxmlformats.org/officeDocument/2006/relationships/theme" Target="theme/theme1.xml"/><Relationship Id="rId34" Type="http://schemas.openxmlformats.org/officeDocument/2006/relationships/image" Target="media/image23.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3.png"/><Relationship Id="rId120" Type="http://schemas.openxmlformats.org/officeDocument/2006/relationships/image" Target="media/image103.png"/><Relationship Id="rId141" Type="http://schemas.openxmlformats.org/officeDocument/2006/relationships/image" Target="media/image124.png"/><Relationship Id="rId7" Type="http://schemas.openxmlformats.org/officeDocument/2006/relationships/endnotes" Target="endnotes.xml"/><Relationship Id="rId162" Type="http://schemas.openxmlformats.org/officeDocument/2006/relationships/image" Target="media/image143.png"/><Relationship Id="rId183" Type="http://schemas.openxmlformats.org/officeDocument/2006/relationships/image" Target="media/image164.png"/><Relationship Id="rId218" Type="http://schemas.openxmlformats.org/officeDocument/2006/relationships/image" Target="media/image196.png"/><Relationship Id="rId239" Type="http://schemas.openxmlformats.org/officeDocument/2006/relationships/header" Target="header7.xml"/><Relationship Id="rId250" Type="http://schemas.openxmlformats.org/officeDocument/2006/relationships/image" Target="media/image225.png"/><Relationship Id="rId271" Type="http://schemas.openxmlformats.org/officeDocument/2006/relationships/image" Target="media/image245.png"/><Relationship Id="rId292" Type="http://schemas.openxmlformats.org/officeDocument/2006/relationships/oleObject" Target="embeddings/oleObject10.bin"/><Relationship Id="rId306" Type="http://schemas.openxmlformats.org/officeDocument/2006/relationships/image" Target="media/image272.png"/><Relationship Id="rId24" Type="http://schemas.openxmlformats.org/officeDocument/2006/relationships/image" Target="media/image13.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3.png"/><Relationship Id="rId110" Type="http://schemas.openxmlformats.org/officeDocument/2006/relationships/image" Target="media/image93.png"/><Relationship Id="rId131" Type="http://schemas.openxmlformats.org/officeDocument/2006/relationships/image" Target="media/image114.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3.png"/><Relationship Id="rId173" Type="http://schemas.openxmlformats.org/officeDocument/2006/relationships/image" Target="media/image154.png"/><Relationship Id="rId194" Type="http://schemas.openxmlformats.org/officeDocument/2006/relationships/image" Target="media/image175.png"/><Relationship Id="rId199" Type="http://schemas.openxmlformats.org/officeDocument/2006/relationships/image" Target="media/image179.png"/><Relationship Id="rId203" Type="http://schemas.openxmlformats.org/officeDocument/2006/relationships/image" Target="media/image183.png"/><Relationship Id="rId208" Type="http://schemas.openxmlformats.org/officeDocument/2006/relationships/image" Target="media/image188.png"/><Relationship Id="rId229" Type="http://schemas.openxmlformats.org/officeDocument/2006/relationships/image" Target="media/image207.png"/><Relationship Id="rId19" Type="http://schemas.openxmlformats.org/officeDocument/2006/relationships/image" Target="media/image8.png"/><Relationship Id="rId224" Type="http://schemas.openxmlformats.org/officeDocument/2006/relationships/image" Target="media/image202.png"/><Relationship Id="rId240" Type="http://schemas.openxmlformats.org/officeDocument/2006/relationships/header" Target="header8.xml"/><Relationship Id="rId245" Type="http://schemas.openxmlformats.org/officeDocument/2006/relationships/image" Target="media/image221.png"/><Relationship Id="rId261" Type="http://schemas.openxmlformats.org/officeDocument/2006/relationships/image" Target="media/image235.png"/><Relationship Id="rId266" Type="http://schemas.openxmlformats.org/officeDocument/2006/relationships/image" Target="media/image240.png"/><Relationship Id="rId287" Type="http://schemas.openxmlformats.org/officeDocument/2006/relationships/image" Target="media/image260.png"/><Relationship Id="rId14" Type="http://schemas.openxmlformats.org/officeDocument/2006/relationships/oleObject" Target="embeddings/oleObject1.bin"/><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6.png"/><Relationship Id="rId105" Type="http://schemas.openxmlformats.org/officeDocument/2006/relationships/image" Target="media/image90.png"/><Relationship Id="rId126" Type="http://schemas.openxmlformats.org/officeDocument/2006/relationships/image" Target="media/image109.png"/><Relationship Id="rId147" Type="http://schemas.openxmlformats.org/officeDocument/2006/relationships/image" Target="media/image130.png"/><Relationship Id="rId168" Type="http://schemas.openxmlformats.org/officeDocument/2006/relationships/image" Target="media/image149.png"/><Relationship Id="rId282" Type="http://schemas.openxmlformats.org/officeDocument/2006/relationships/header" Target="header10.xml"/><Relationship Id="rId312"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4.png"/><Relationship Id="rId142" Type="http://schemas.openxmlformats.org/officeDocument/2006/relationships/image" Target="media/image125.png"/><Relationship Id="rId163" Type="http://schemas.openxmlformats.org/officeDocument/2006/relationships/image" Target="media/image144.png"/><Relationship Id="rId184" Type="http://schemas.openxmlformats.org/officeDocument/2006/relationships/image" Target="media/image165.png"/><Relationship Id="rId189" Type="http://schemas.openxmlformats.org/officeDocument/2006/relationships/image" Target="media/image170.png"/><Relationship Id="rId219" Type="http://schemas.openxmlformats.org/officeDocument/2006/relationships/image" Target="media/image197.png"/><Relationship Id="rId3" Type="http://schemas.openxmlformats.org/officeDocument/2006/relationships/styles" Target="styles.xml"/><Relationship Id="rId214" Type="http://schemas.openxmlformats.org/officeDocument/2006/relationships/image" Target="media/image192.png"/><Relationship Id="rId230" Type="http://schemas.openxmlformats.org/officeDocument/2006/relationships/image" Target="media/image208.png"/><Relationship Id="rId235" Type="http://schemas.openxmlformats.org/officeDocument/2006/relationships/image" Target="media/image213.png"/><Relationship Id="rId251" Type="http://schemas.openxmlformats.org/officeDocument/2006/relationships/image" Target="media/image226.png"/><Relationship Id="rId256" Type="http://schemas.openxmlformats.org/officeDocument/2006/relationships/header" Target="header9.xml"/><Relationship Id="rId277" Type="http://schemas.openxmlformats.org/officeDocument/2006/relationships/image" Target="media/image251.png"/><Relationship Id="rId298" Type="http://schemas.openxmlformats.org/officeDocument/2006/relationships/header" Target="header13.xml"/><Relationship Id="rId25" Type="http://schemas.openxmlformats.org/officeDocument/2006/relationships/image" Target="media/image14.png"/><Relationship Id="rId46" Type="http://schemas.openxmlformats.org/officeDocument/2006/relationships/header" Target="header4.xml"/><Relationship Id="rId67" Type="http://schemas.openxmlformats.org/officeDocument/2006/relationships/image" Target="media/image54.png"/><Relationship Id="rId116" Type="http://schemas.openxmlformats.org/officeDocument/2006/relationships/image" Target="media/image99.png"/><Relationship Id="rId137" Type="http://schemas.openxmlformats.org/officeDocument/2006/relationships/image" Target="media/image120.png"/><Relationship Id="rId158" Type="http://schemas.openxmlformats.org/officeDocument/2006/relationships/image" Target="media/image139.png"/><Relationship Id="rId272" Type="http://schemas.openxmlformats.org/officeDocument/2006/relationships/image" Target="media/image246.png"/><Relationship Id="rId293" Type="http://schemas.openxmlformats.org/officeDocument/2006/relationships/header" Target="header11.xml"/><Relationship Id="rId302" Type="http://schemas.openxmlformats.org/officeDocument/2006/relationships/image" Target="media/image269.png"/><Relationship Id="rId307" Type="http://schemas.openxmlformats.org/officeDocument/2006/relationships/image" Target="media/image273.png"/><Relationship Id="rId20" Type="http://schemas.openxmlformats.org/officeDocument/2006/relationships/image" Target="media/image9.png"/><Relationship Id="rId41" Type="http://schemas.openxmlformats.org/officeDocument/2006/relationships/oleObject" Target="embeddings/oleObject2.bin"/><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4.png"/><Relationship Id="rId111" Type="http://schemas.openxmlformats.org/officeDocument/2006/relationships/image" Target="media/image94.png"/><Relationship Id="rId132" Type="http://schemas.openxmlformats.org/officeDocument/2006/relationships/image" Target="media/image115.png"/><Relationship Id="rId153" Type="http://schemas.openxmlformats.org/officeDocument/2006/relationships/image" Target="media/image134.png"/><Relationship Id="rId174" Type="http://schemas.openxmlformats.org/officeDocument/2006/relationships/image" Target="media/image155.png"/><Relationship Id="rId179" Type="http://schemas.openxmlformats.org/officeDocument/2006/relationships/image" Target="media/image160.png"/><Relationship Id="rId195" Type="http://schemas.openxmlformats.org/officeDocument/2006/relationships/header" Target="header6.xml"/><Relationship Id="rId209" Type="http://schemas.openxmlformats.org/officeDocument/2006/relationships/image" Target="media/image189.png"/><Relationship Id="rId190" Type="http://schemas.openxmlformats.org/officeDocument/2006/relationships/image" Target="media/image171.png"/><Relationship Id="rId204" Type="http://schemas.openxmlformats.org/officeDocument/2006/relationships/image" Target="media/image184.png"/><Relationship Id="rId220" Type="http://schemas.openxmlformats.org/officeDocument/2006/relationships/image" Target="media/image198.png"/><Relationship Id="rId225" Type="http://schemas.openxmlformats.org/officeDocument/2006/relationships/image" Target="media/image203.png"/><Relationship Id="rId241" Type="http://schemas.openxmlformats.org/officeDocument/2006/relationships/image" Target="media/image217.png"/><Relationship Id="rId246" Type="http://schemas.openxmlformats.org/officeDocument/2006/relationships/image" Target="media/image222.png"/><Relationship Id="rId267" Type="http://schemas.openxmlformats.org/officeDocument/2006/relationships/image" Target="media/image241.png"/><Relationship Id="rId288" Type="http://schemas.openxmlformats.org/officeDocument/2006/relationships/image" Target="media/image261.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4.png"/><Relationship Id="rId106" Type="http://schemas.openxmlformats.org/officeDocument/2006/relationships/oleObject" Target="embeddings/oleObject3.bin"/><Relationship Id="rId127" Type="http://schemas.openxmlformats.org/officeDocument/2006/relationships/image" Target="media/image110.png"/><Relationship Id="rId262" Type="http://schemas.openxmlformats.org/officeDocument/2006/relationships/image" Target="media/image236.png"/><Relationship Id="rId283" Type="http://schemas.openxmlformats.org/officeDocument/2006/relationships/image" Target="media/image256.png"/><Relationship Id="rId313" Type="http://schemas.openxmlformats.org/officeDocument/2006/relationships/header" Target="header17.xml"/><Relationship Id="rId10" Type="http://schemas.openxmlformats.org/officeDocument/2006/relationships/hyperlink" Target="http://www.cncs.bj.cn" TargetMode="External"/><Relationship Id="rId31" Type="http://schemas.openxmlformats.org/officeDocument/2006/relationships/image" Target="media/image20.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5.png"/><Relationship Id="rId143" Type="http://schemas.openxmlformats.org/officeDocument/2006/relationships/image" Target="media/image126.png"/><Relationship Id="rId148" Type="http://schemas.openxmlformats.org/officeDocument/2006/relationships/oleObject" Target="embeddings/oleObject5.bin"/><Relationship Id="rId164" Type="http://schemas.openxmlformats.org/officeDocument/2006/relationships/image" Target="media/image145.png"/><Relationship Id="rId169" Type="http://schemas.openxmlformats.org/officeDocument/2006/relationships/image" Target="media/image150.png"/><Relationship Id="rId185" Type="http://schemas.openxmlformats.org/officeDocument/2006/relationships/image" Target="media/image166.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61.png"/><Relationship Id="rId210" Type="http://schemas.openxmlformats.org/officeDocument/2006/relationships/oleObject" Target="embeddings/oleObject7.bin"/><Relationship Id="rId215" Type="http://schemas.openxmlformats.org/officeDocument/2006/relationships/image" Target="media/image193.png"/><Relationship Id="rId236" Type="http://schemas.openxmlformats.org/officeDocument/2006/relationships/image" Target="media/image214.png"/><Relationship Id="rId257" Type="http://schemas.openxmlformats.org/officeDocument/2006/relationships/image" Target="media/image231.png"/><Relationship Id="rId278" Type="http://schemas.openxmlformats.org/officeDocument/2006/relationships/image" Target="media/image252.png"/><Relationship Id="rId26" Type="http://schemas.openxmlformats.org/officeDocument/2006/relationships/image" Target="media/image15.png"/><Relationship Id="rId231" Type="http://schemas.openxmlformats.org/officeDocument/2006/relationships/image" Target="media/image209.png"/><Relationship Id="rId252" Type="http://schemas.openxmlformats.org/officeDocument/2006/relationships/image" Target="media/image227.png"/><Relationship Id="rId273" Type="http://schemas.openxmlformats.org/officeDocument/2006/relationships/image" Target="media/image247.png"/><Relationship Id="rId294" Type="http://schemas.openxmlformats.org/officeDocument/2006/relationships/image" Target="media/image265.png"/><Relationship Id="rId308" Type="http://schemas.openxmlformats.org/officeDocument/2006/relationships/image" Target="media/image27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5.png"/><Relationship Id="rId112" Type="http://schemas.openxmlformats.org/officeDocument/2006/relationships/image" Target="media/image95.png"/><Relationship Id="rId133" Type="http://schemas.openxmlformats.org/officeDocument/2006/relationships/image" Target="media/image116.png"/><Relationship Id="rId154" Type="http://schemas.openxmlformats.org/officeDocument/2006/relationships/image" Target="media/image135.png"/><Relationship Id="rId175" Type="http://schemas.openxmlformats.org/officeDocument/2006/relationships/image" Target="media/image156.png"/><Relationship Id="rId196" Type="http://schemas.openxmlformats.org/officeDocument/2006/relationships/image" Target="media/image176.png"/><Relationship Id="rId200" Type="http://schemas.openxmlformats.org/officeDocument/2006/relationships/image" Target="media/image180.png"/><Relationship Id="rId16" Type="http://schemas.openxmlformats.org/officeDocument/2006/relationships/image" Target="media/image5.png"/><Relationship Id="rId221" Type="http://schemas.openxmlformats.org/officeDocument/2006/relationships/image" Target="media/image199.png"/><Relationship Id="rId242" Type="http://schemas.openxmlformats.org/officeDocument/2006/relationships/image" Target="media/image218.png"/><Relationship Id="rId263" Type="http://schemas.openxmlformats.org/officeDocument/2006/relationships/image" Target="media/image237.png"/><Relationship Id="rId284" Type="http://schemas.openxmlformats.org/officeDocument/2006/relationships/image" Target="media/image257.png"/><Relationship Id="rId37" Type="http://schemas.openxmlformats.org/officeDocument/2006/relationships/image" Target="media/image26.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8.png"/><Relationship Id="rId123" Type="http://schemas.openxmlformats.org/officeDocument/2006/relationships/image" Target="media/image106.png"/><Relationship Id="rId144" Type="http://schemas.openxmlformats.org/officeDocument/2006/relationships/image" Target="media/image127.png"/><Relationship Id="rId90" Type="http://schemas.openxmlformats.org/officeDocument/2006/relationships/image" Target="media/image76.png"/><Relationship Id="rId165" Type="http://schemas.openxmlformats.org/officeDocument/2006/relationships/image" Target="media/image146.png"/><Relationship Id="rId186" Type="http://schemas.openxmlformats.org/officeDocument/2006/relationships/image" Target="media/image167.png"/><Relationship Id="rId211" Type="http://schemas.openxmlformats.org/officeDocument/2006/relationships/image" Target="media/image190.png"/><Relationship Id="rId232" Type="http://schemas.openxmlformats.org/officeDocument/2006/relationships/image" Target="media/image210.png"/><Relationship Id="rId253" Type="http://schemas.openxmlformats.org/officeDocument/2006/relationships/image" Target="media/image228.png"/><Relationship Id="rId274" Type="http://schemas.openxmlformats.org/officeDocument/2006/relationships/image" Target="media/image248.png"/><Relationship Id="rId295" Type="http://schemas.openxmlformats.org/officeDocument/2006/relationships/header" Target="header12.xml"/><Relationship Id="rId309" Type="http://schemas.openxmlformats.org/officeDocument/2006/relationships/image" Target="media/image275.png"/><Relationship Id="rId27" Type="http://schemas.openxmlformats.org/officeDocument/2006/relationships/image" Target="media/image16.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96.png"/><Relationship Id="rId134" Type="http://schemas.openxmlformats.org/officeDocument/2006/relationships/image" Target="media/image117.png"/><Relationship Id="rId80" Type="http://schemas.openxmlformats.org/officeDocument/2006/relationships/image" Target="media/image67.png"/><Relationship Id="rId155" Type="http://schemas.openxmlformats.org/officeDocument/2006/relationships/image" Target="media/image136.png"/><Relationship Id="rId176" Type="http://schemas.openxmlformats.org/officeDocument/2006/relationships/image" Target="media/image157.png"/><Relationship Id="rId197" Type="http://schemas.openxmlformats.org/officeDocument/2006/relationships/image" Target="media/image177.png"/><Relationship Id="rId201" Type="http://schemas.openxmlformats.org/officeDocument/2006/relationships/image" Target="media/image181.png"/><Relationship Id="rId222" Type="http://schemas.openxmlformats.org/officeDocument/2006/relationships/image" Target="media/image200.png"/><Relationship Id="rId243" Type="http://schemas.openxmlformats.org/officeDocument/2006/relationships/image" Target="media/image219.png"/><Relationship Id="rId264" Type="http://schemas.openxmlformats.org/officeDocument/2006/relationships/image" Target="media/image238.png"/><Relationship Id="rId285" Type="http://schemas.openxmlformats.org/officeDocument/2006/relationships/image" Target="media/image258.png"/><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6.png"/><Relationship Id="rId103" Type="http://schemas.openxmlformats.org/officeDocument/2006/relationships/image" Target="media/image89.png"/><Relationship Id="rId124" Type="http://schemas.openxmlformats.org/officeDocument/2006/relationships/image" Target="media/image107.png"/><Relationship Id="rId310" Type="http://schemas.openxmlformats.org/officeDocument/2006/relationships/image" Target="media/image276.png"/><Relationship Id="rId70" Type="http://schemas.openxmlformats.org/officeDocument/2006/relationships/image" Target="media/image57.png"/><Relationship Id="rId91" Type="http://schemas.openxmlformats.org/officeDocument/2006/relationships/image" Target="media/image77.png"/><Relationship Id="rId145" Type="http://schemas.openxmlformats.org/officeDocument/2006/relationships/image" Target="media/image128.png"/><Relationship Id="rId166" Type="http://schemas.openxmlformats.org/officeDocument/2006/relationships/image" Target="media/image147.png"/><Relationship Id="rId187" Type="http://schemas.openxmlformats.org/officeDocument/2006/relationships/image" Target="media/image168.png"/><Relationship Id="rId1" Type="http://schemas.openxmlformats.org/officeDocument/2006/relationships/customXml" Target="../customXml/item1.xml"/><Relationship Id="rId212" Type="http://schemas.openxmlformats.org/officeDocument/2006/relationships/oleObject" Target="embeddings/oleObject8.bin"/><Relationship Id="rId233" Type="http://schemas.openxmlformats.org/officeDocument/2006/relationships/image" Target="media/image211.png"/><Relationship Id="rId254" Type="http://schemas.openxmlformats.org/officeDocument/2006/relationships/image" Target="media/image229.png"/><Relationship Id="rId28" Type="http://schemas.openxmlformats.org/officeDocument/2006/relationships/image" Target="media/image17.png"/><Relationship Id="rId49" Type="http://schemas.openxmlformats.org/officeDocument/2006/relationships/image" Target="media/image36.png"/><Relationship Id="rId114" Type="http://schemas.openxmlformats.org/officeDocument/2006/relationships/image" Target="media/image97.png"/><Relationship Id="rId275" Type="http://schemas.openxmlformats.org/officeDocument/2006/relationships/image" Target="media/image249.png"/><Relationship Id="rId296" Type="http://schemas.openxmlformats.org/officeDocument/2006/relationships/image" Target="media/image266.wmf"/><Relationship Id="rId300" Type="http://schemas.openxmlformats.org/officeDocument/2006/relationships/image" Target="media/image267.png"/><Relationship Id="rId60" Type="http://schemas.openxmlformats.org/officeDocument/2006/relationships/image" Target="media/image47.png"/><Relationship Id="rId81" Type="http://schemas.openxmlformats.org/officeDocument/2006/relationships/image" Target="media/image68.png"/><Relationship Id="rId135" Type="http://schemas.openxmlformats.org/officeDocument/2006/relationships/image" Target="media/image118.png"/><Relationship Id="rId156" Type="http://schemas.openxmlformats.org/officeDocument/2006/relationships/image" Target="media/image137.png"/><Relationship Id="rId177" Type="http://schemas.openxmlformats.org/officeDocument/2006/relationships/image" Target="media/image158.png"/><Relationship Id="rId198" Type="http://schemas.openxmlformats.org/officeDocument/2006/relationships/image" Target="media/image178.png"/><Relationship Id="rId202" Type="http://schemas.openxmlformats.org/officeDocument/2006/relationships/image" Target="media/image182.png"/><Relationship Id="rId223" Type="http://schemas.openxmlformats.org/officeDocument/2006/relationships/image" Target="media/image201.png"/><Relationship Id="rId244" Type="http://schemas.openxmlformats.org/officeDocument/2006/relationships/image" Target="media/image220.png"/><Relationship Id="rId18" Type="http://schemas.openxmlformats.org/officeDocument/2006/relationships/image" Target="media/image7.png"/><Relationship Id="rId39" Type="http://schemas.openxmlformats.org/officeDocument/2006/relationships/image" Target="media/image28.png"/><Relationship Id="rId265" Type="http://schemas.openxmlformats.org/officeDocument/2006/relationships/image" Target="media/image239.png"/><Relationship Id="rId286" Type="http://schemas.openxmlformats.org/officeDocument/2006/relationships/image" Target="media/image259.png"/><Relationship Id="rId50" Type="http://schemas.openxmlformats.org/officeDocument/2006/relationships/image" Target="media/image37.png"/><Relationship Id="rId104" Type="http://schemas.openxmlformats.org/officeDocument/2006/relationships/image" Target="media/image1.png"/><Relationship Id="rId125" Type="http://schemas.openxmlformats.org/officeDocument/2006/relationships/image" Target="media/image108.png"/><Relationship Id="rId146" Type="http://schemas.openxmlformats.org/officeDocument/2006/relationships/image" Target="media/image129.png"/><Relationship Id="rId167" Type="http://schemas.openxmlformats.org/officeDocument/2006/relationships/image" Target="media/image148.png"/><Relationship Id="rId188" Type="http://schemas.openxmlformats.org/officeDocument/2006/relationships/image" Target="media/image169.png"/><Relationship Id="rId311" Type="http://schemas.openxmlformats.org/officeDocument/2006/relationships/header" Target="header16.xml"/><Relationship Id="rId71" Type="http://schemas.openxmlformats.org/officeDocument/2006/relationships/image" Target="media/image58.png"/><Relationship Id="rId92" Type="http://schemas.openxmlformats.org/officeDocument/2006/relationships/image" Target="media/image78.png"/><Relationship Id="rId213" Type="http://schemas.openxmlformats.org/officeDocument/2006/relationships/image" Target="media/image191.png"/><Relationship Id="rId234" Type="http://schemas.openxmlformats.org/officeDocument/2006/relationships/image" Target="media/image212.png"/><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image" Target="media/image230.png"/><Relationship Id="rId276" Type="http://schemas.openxmlformats.org/officeDocument/2006/relationships/image" Target="media/image250.png"/><Relationship Id="rId297" Type="http://schemas.openxmlformats.org/officeDocument/2006/relationships/oleObject" Target="embeddings/oleObject11.bin"/><Relationship Id="rId40" Type="http://schemas.openxmlformats.org/officeDocument/2006/relationships/image" Target="media/image29.png"/><Relationship Id="rId115" Type="http://schemas.openxmlformats.org/officeDocument/2006/relationships/image" Target="media/image98.png"/><Relationship Id="rId136" Type="http://schemas.openxmlformats.org/officeDocument/2006/relationships/image" Target="media/image119.png"/><Relationship Id="rId157" Type="http://schemas.openxmlformats.org/officeDocument/2006/relationships/image" Target="media/image138.png"/><Relationship Id="rId178" Type="http://schemas.openxmlformats.org/officeDocument/2006/relationships/image" Target="media/image159.png"/><Relationship Id="rId301" Type="http://schemas.openxmlformats.org/officeDocument/2006/relationships/image" Target="media/image26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48F0F8-A9C6-443B-8156-EC516967C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104</Pages>
  <Words>10771</Words>
  <Characters>61395</Characters>
  <Application>Microsoft Office Word</Application>
  <DocSecurity>0</DocSecurity>
  <Lines>511</Lines>
  <Paragraphs>144</Paragraphs>
  <ScaleCrop>false</ScaleCrop>
  <Company>CHINA</Company>
  <LinksUpToDate>false</LinksUpToDate>
  <CharactersWithSpaces>72022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Administrator</cp:lastModifiedBy>
  <cp:revision>447</cp:revision>
  <dcterms:created xsi:type="dcterms:W3CDTF">2014-08-18T07:51:00Z</dcterms:created>
  <dcterms:modified xsi:type="dcterms:W3CDTF">2014-12-11T07:27:00Z</dcterms:modified>
</cp:coreProperties>
</file>